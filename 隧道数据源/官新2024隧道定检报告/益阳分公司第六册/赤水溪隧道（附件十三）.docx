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EE97D97">
      <w:pPr>
        <w:jc w:val="right"/>
        <w:rPr>
          <w:rFonts w:hint="default" w:eastAsia="楷体_GB2312"/>
          <w:sz w:val="30"/>
          <w:lang w:val="en-US" w:eastAsia="zh-CN"/>
        </w:rPr>
      </w:pPr>
      <w:ins w:id="95" w:author="钟志琛" w:date="2024-12-23T00:02:05Z">
        <w:r>
          <w:rPr>
            <w:rFonts w:hint="eastAsia" w:eastAsia="楷体_GB2312"/>
            <w:sz w:val="30"/>
            <w:lang w:val="en-US" w:eastAsia="zh-CN"/>
          </w:rPr>
          <w:t>附件</w:t>
        </w:r>
      </w:ins>
      <w:ins w:id="96" w:author="钟志琛" w:date="2024-12-23T00:02:07Z">
        <w:r>
          <w:rPr>
            <w:rFonts w:hint="eastAsia" w:eastAsia="楷体_GB2312"/>
            <w:sz w:val="30"/>
            <w:lang w:val="en-US" w:eastAsia="zh-CN"/>
          </w:rPr>
          <w:t>十</w:t>
        </w:r>
      </w:ins>
      <w:ins w:id="97" w:author="钟志琛" w:date="2024-12-23T00:02:08Z">
        <w:r>
          <w:rPr>
            <w:rFonts w:hint="eastAsia" w:eastAsia="楷体_GB2312"/>
            <w:sz w:val="30"/>
            <w:lang w:val="en-US" w:eastAsia="zh-CN"/>
          </w:rPr>
          <w:t>三</w:t>
        </w:r>
      </w:ins>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1246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315B39F">
            <w:pPr>
              <w:jc w:val="center"/>
              <w:rPr>
                <w:rFonts w:eastAsia="楷体_GB2312"/>
                <w:color w:val="auto"/>
                <w:sz w:val="28"/>
                <w:szCs w:val="28"/>
                <w:rPrChange w:id="98" w:author="赵翔-深圳" w:date="2024-12-22T14:00:50Z">
                  <w:rPr>
                    <w:rFonts w:eastAsia="楷体_GB2312"/>
                    <w:color w:val="FF0000"/>
                    <w:sz w:val="28"/>
                    <w:szCs w:val="28"/>
                  </w:rPr>
                </w:rPrChange>
              </w:rPr>
            </w:pPr>
            <w:r>
              <w:rPr>
                <w:rFonts w:eastAsia="楷体"/>
                <w:bCs/>
                <w:color w:val="auto"/>
                <w:sz w:val="28"/>
                <w:szCs w:val="28"/>
                <w:rPrChange w:id="99" w:author="赵翔-深圳" w:date="2024-12-22T14:00:50Z">
                  <w:rPr>
                    <w:rFonts w:eastAsia="楷体"/>
                    <w:bCs/>
                    <w:color w:val="FF0000"/>
                    <w:sz w:val="28"/>
                    <w:szCs w:val="28"/>
                  </w:rPr>
                </w:rPrChange>
              </w:rPr>
              <w:t>合同编号</w:t>
            </w:r>
          </w:p>
        </w:tc>
        <w:tc>
          <w:tcPr>
            <w:tcW w:w="3855" w:type="dxa"/>
            <w:shd w:val="clear" w:color="auto" w:fill="auto"/>
            <w:vAlign w:val="center"/>
          </w:tcPr>
          <w:p w14:paraId="17040E8E">
            <w:pPr>
              <w:pStyle w:val="113"/>
              <w:jc w:val="center"/>
              <w:rPr>
                <w:rFonts w:hint="default" w:ascii="Times New Roman" w:hAnsi="Times New Roman" w:eastAsia="楷体_GB2312"/>
                <w:color w:val="auto"/>
                <w:sz w:val="28"/>
                <w:szCs w:val="28"/>
                <w:rPrChange w:id="100" w:author="赵翔-深圳" w:date="2024-12-22T14:00:50Z">
                  <w:rPr>
                    <w:rFonts w:hint="default" w:ascii="Times New Roman" w:hAnsi="Times New Roman" w:eastAsia="楷体_GB2312"/>
                    <w:color w:val="FF0000"/>
                    <w:sz w:val="28"/>
                    <w:szCs w:val="28"/>
                  </w:rPr>
                </w:rPrChange>
              </w:rPr>
            </w:pPr>
            <w:ins w:id="101" w:author="钟志琛" w:date="2024-12-23T00:02:19Z">
              <w:r>
                <w:rPr>
                  <w:rFonts w:hint="default" w:ascii="Times New Roman" w:hAnsi="Times New Roman" w:eastAsia="楷体_GB2312"/>
                  <w:color w:val="auto"/>
                  <w:kern w:val="2"/>
                  <w:sz w:val="28"/>
                  <w:szCs w:val="28"/>
                </w:rPr>
                <w:t>GSZX-JCSY-FW-2024-0453</w:t>
              </w:r>
            </w:ins>
            <w:del w:id="102" w:author="钟志琛" w:date="2024-12-23T00:02:19Z">
              <w:r>
                <w:rPr>
                  <w:rFonts w:hint="default" w:ascii="Times New Roman" w:hAnsi="Times New Roman" w:eastAsia="楷体_GB2312"/>
                  <w:color w:val="auto"/>
                  <w:kern w:val="2"/>
                  <w:sz w:val="28"/>
                  <w:szCs w:val="28"/>
                  <w:rPrChange w:id="103" w:author="赵翔-深圳" w:date="2024-12-22T14:00:50Z">
                    <w:rPr>
                      <w:rFonts w:hint="default" w:ascii="Times New Roman" w:hAnsi="Times New Roman" w:eastAsia="楷体_GB2312"/>
                      <w:color w:val="FF0000"/>
                      <w:kern w:val="2"/>
                      <w:sz w:val="28"/>
                      <w:szCs w:val="28"/>
                    </w:rPr>
                  </w:rPrChange>
                </w:rPr>
                <w:delText>SW-HT-[2022]0401</w:delText>
              </w:r>
            </w:del>
          </w:p>
        </w:tc>
      </w:tr>
      <w:tr w14:paraId="6BBB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7BD731F9">
            <w:pPr>
              <w:jc w:val="center"/>
              <w:rPr>
                <w:rFonts w:eastAsia="楷体_GB2312"/>
                <w:color w:val="auto"/>
                <w:sz w:val="28"/>
                <w:szCs w:val="28"/>
                <w:rPrChange w:id="104" w:author="赵翔-深圳" w:date="2024-12-22T14:00:50Z">
                  <w:rPr>
                    <w:rFonts w:eastAsia="楷体_GB2312"/>
                    <w:color w:val="FF0000"/>
                    <w:sz w:val="28"/>
                    <w:szCs w:val="28"/>
                  </w:rPr>
                </w:rPrChange>
              </w:rPr>
            </w:pPr>
            <w:r>
              <w:rPr>
                <w:rFonts w:eastAsia="楷体"/>
                <w:bCs/>
                <w:color w:val="auto"/>
                <w:sz w:val="28"/>
                <w:szCs w:val="28"/>
                <w:rPrChange w:id="105" w:author="赵翔-深圳" w:date="2024-12-22T14:00:50Z">
                  <w:rPr>
                    <w:rFonts w:eastAsia="楷体"/>
                    <w:bCs/>
                    <w:color w:val="FF0000"/>
                    <w:sz w:val="28"/>
                    <w:szCs w:val="28"/>
                  </w:rPr>
                </w:rPrChange>
              </w:rPr>
              <w:t>报告编号</w:t>
            </w:r>
          </w:p>
        </w:tc>
        <w:tc>
          <w:tcPr>
            <w:tcW w:w="3855" w:type="dxa"/>
            <w:shd w:val="clear" w:color="auto" w:fill="auto"/>
            <w:vAlign w:val="center"/>
          </w:tcPr>
          <w:p w14:paraId="6A663B73">
            <w:pPr>
              <w:jc w:val="center"/>
              <w:rPr>
                <w:rFonts w:eastAsia="楷体_GB2312"/>
                <w:color w:val="auto"/>
                <w:sz w:val="28"/>
                <w:szCs w:val="28"/>
                <w:rPrChange w:id="106" w:author="赵翔-深圳" w:date="2024-12-22T14:00:50Z">
                  <w:rPr>
                    <w:rFonts w:eastAsia="楷体_GB2312"/>
                    <w:color w:val="FF0000"/>
                    <w:sz w:val="28"/>
                    <w:szCs w:val="28"/>
                  </w:rPr>
                </w:rPrChange>
              </w:rPr>
            </w:pPr>
            <w:ins w:id="107" w:author="钟志琛" w:date="2024-12-23T00:02:37Z">
              <w:r>
                <w:rPr>
                  <w:rFonts w:hint="eastAsia" w:eastAsia="楷体_GB2312"/>
                  <w:color w:val="auto"/>
                  <w:sz w:val="28"/>
                  <w:szCs w:val="28"/>
                  <w:lang w:bidi="ar"/>
                  <w:rPrChange w:id="108" w:author="钟志琛" w:date="2024-12-23T00:02:37Z">
                    <w:rPr>
                      <w:rFonts w:hint="eastAsia"/>
                    </w:rPr>
                  </w:rPrChange>
                </w:rPr>
                <w:t>BG2024SDJ-益阳公司-00</w:t>
              </w:r>
            </w:ins>
            <w:ins w:id="109" w:author="钟志琛" w:date="2024-12-23T00:02:42Z">
              <w:r>
                <w:rPr>
                  <w:rFonts w:hint="eastAsia" w:eastAsia="楷体_GB2312"/>
                  <w:color w:val="auto"/>
                  <w:sz w:val="28"/>
                  <w:szCs w:val="28"/>
                  <w:lang w:eastAsia="zh-CN" w:bidi="ar"/>
                </w:rPr>
                <w:t>6</w:t>
              </w:r>
            </w:ins>
            <w:ins w:id="110" w:author="钟志琛" w:date="2024-12-23T00:02:37Z">
              <w:r>
                <w:rPr>
                  <w:rFonts w:hint="eastAsia" w:eastAsia="楷体_GB2312"/>
                  <w:color w:val="auto"/>
                  <w:sz w:val="28"/>
                  <w:szCs w:val="28"/>
                  <w:lang w:bidi="ar"/>
                  <w:rPrChange w:id="111" w:author="钟志琛" w:date="2024-12-23T00:02:37Z">
                    <w:rPr>
                      <w:rFonts w:hint="eastAsia"/>
                    </w:rPr>
                  </w:rPrChange>
                </w:rPr>
                <w:t>-1</w:t>
              </w:r>
            </w:ins>
            <w:ins w:id="112" w:author="钟志琛" w:date="2024-12-23T00:02:44Z">
              <w:r>
                <w:rPr>
                  <w:rFonts w:hint="eastAsia" w:eastAsia="楷体_GB2312"/>
                  <w:color w:val="auto"/>
                  <w:sz w:val="28"/>
                  <w:szCs w:val="28"/>
                  <w:lang w:val="en-US" w:eastAsia="zh-CN" w:bidi="ar"/>
                </w:rPr>
                <w:t>3</w:t>
              </w:r>
            </w:ins>
            <w:del w:id="113" w:author="钟志琛" w:date="2024-12-23T00:02:37Z">
              <w:r>
                <w:rPr>
                  <w:rFonts w:eastAsia="楷体_GB2312"/>
                  <w:color w:val="auto"/>
                  <w:sz w:val="28"/>
                  <w:szCs w:val="28"/>
                  <w:lang w:bidi="ar"/>
                  <w:rPrChange w:id="114" w:author="赵翔-深圳" w:date="2024-12-22T14:00:50Z">
                    <w:rPr>
                      <w:rFonts w:eastAsia="楷体_GB2312"/>
                      <w:color w:val="FF0000"/>
                      <w:sz w:val="28"/>
                      <w:szCs w:val="28"/>
                      <w:lang w:bidi="ar"/>
                    </w:rPr>
                  </w:rPrChange>
                </w:rPr>
                <w:delText>CTCHE-JY( SW )-[20  ]第   号</w:delText>
              </w:r>
            </w:del>
          </w:p>
        </w:tc>
      </w:tr>
    </w:tbl>
    <w:p w14:paraId="3D51958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AB0E6CA">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95BA9F6">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3407E05">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50CBC1D">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69B2683A">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0BEC523F">
            <w:pPr>
              <w:adjustRightInd w:val="0"/>
              <w:snapToGrid w:val="0"/>
              <w:jc w:val="center"/>
              <w:rPr>
                <w:rFonts w:eastAsia="楷体_GB2312"/>
                <w:spacing w:val="14"/>
                <w:sz w:val="32"/>
                <w:szCs w:val="32"/>
              </w:rPr>
            </w:pPr>
            <w:ins w:id="115" w:author="钟志琛" w:date="2024-12-23T00:03:01Z">
              <w:r>
                <w:rPr>
                  <w:rFonts w:hint="eastAsia" w:eastAsia="楷体_GB2312"/>
                  <w:spacing w:val="14"/>
                  <w:sz w:val="32"/>
                  <w:szCs w:val="32"/>
                  <w:lang w:val="en-US" w:eastAsia="zh-CN"/>
                </w:rPr>
                <w:t>赤</w:t>
              </w:r>
            </w:ins>
            <w:ins w:id="116" w:author="钟志琛" w:date="2024-12-23T00:03:03Z">
              <w:r>
                <w:rPr>
                  <w:rFonts w:hint="eastAsia" w:eastAsia="楷体_GB2312"/>
                  <w:spacing w:val="14"/>
                  <w:sz w:val="32"/>
                  <w:szCs w:val="32"/>
                  <w:lang w:val="en-US" w:eastAsia="zh-CN"/>
                </w:rPr>
                <w:t>水</w:t>
              </w:r>
            </w:ins>
            <w:ins w:id="117" w:author="钟志琛" w:date="2024-12-23T00:03:10Z">
              <w:r>
                <w:rPr>
                  <w:rFonts w:hint="eastAsia" w:eastAsia="楷体_GB2312"/>
                  <w:spacing w:val="14"/>
                  <w:sz w:val="32"/>
                  <w:szCs w:val="32"/>
                  <w:lang w:val="en-US" w:eastAsia="zh-CN"/>
                </w:rPr>
                <w:t>溪</w:t>
              </w:r>
            </w:ins>
            <w:ins w:id="118" w:author="钟志琛" w:date="2024-12-23T00:02:55Z">
              <w:r>
                <w:rPr>
                  <w:rFonts w:hint="eastAsia" w:eastAsia="楷体_GB2312"/>
                  <w:spacing w:val="14"/>
                  <w:sz w:val="32"/>
                  <w:szCs w:val="32"/>
                  <w:lang w:val="en-US" w:eastAsia="zh-CN"/>
                </w:rPr>
                <w:t>隧道土建结构、其他工程设施定期检查</w:t>
              </w:r>
            </w:ins>
            <w:del w:id="119" w:author="钟志琛" w:date="2024-12-23T00:02:55Z">
              <w:r>
                <w:rPr>
                  <w:rFonts w:hint="eastAsia" w:eastAsia="楷体_GB2312"/>
                  <w:spacing w:val="14"/>
                  <w:sz w:val="32"/>
                  <w:szCs w:val="32"/>
                  <w:lang w:val="en-US" w:eastAsia="zh-CN"/>
                </w:rPr>
                <w:delText>隧道定期检查</w:delText>
              </w:r>
            </w:del>
          </w:p>
        </w:tc>
      </w:tr>
      <w:tr w14:paraId="2D3EDDA8">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89DF3A6">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55B47A4E">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19E4AA3C">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29FD1EA0">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6DFFFEB9">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Change w:id="120" w:author="赵翔-深圳" w:date="2024-12-22T14:02:07Z">
                  <w:rPr>
                    <w:rFonts w:hint="eastAsia" w:eastAsia="楷体_GB2312"/>
                    <w:color w:val="FF0000"/>
                    <w:spacing w:val="14"/>
                    <w:sz w:val="32"/>
                    <w:szCs w:val="32"/>
                    <w:lang w:val="en-US" w:eastAsia="zh-CN"/>
                  </w:rPr>
                </w:rPrChange>
              </w:rPr>
              <w:t>2024年1</w:t>
            </w:r>
            <w:ins w:id="121" w:author="赵翔-深圳" w:date="2024-12-22T14:00:53Z">
              <w:r>
                <w:rPr>
                  <w:rFonts w:hint="eastAsia" w:eastAsia="楷体_GB2312"/>
                  <w:color w:val="auto"/>
                  <w:spacing w:val="14"/>
                  <w:sz w:val="32"/>
                  <w:szCs w:val="32"/>
                  <w:lang w:val="en-US" w:eastAsia="zh-CN"/>
                  <w:rPrChange w:id="122" w:author="赵翔-深圳" w:date="2024-12-22T14:02:07Z">
                    <w:rPr>
                      <w:rFonts w:hint="eastAsia" w:eastAsia="楷体_GB2312"/>
                      <w:color w:val="FF0000"/>
                      <w:spacing w:val="14"/>
                      <w:sz w:val="32"/>
                      <w:szCs w:val="32"/>
                      <w:lang w:val="en-US" w:eastAsia="zh-CN"/>
                    </w:rPr>
                  </w:rPrChange>
                </w:rPr>
                <w:t>2</w:t>
              </w:r>
            </w:ins>
            <w:del w:id="123" w:author="赵翔-深圳" w:date="2024-12-22T14:00:53Z">
              <w:r>
                <w:rPr>
                  <w:rFonts w:hint="eastAsia" w:eastAsia="楷体_GB2312"/>
                  <w:color w:val="auto"/>
                  <w:spacing w:val="14"/>
                  <w:sz w:val="32"/>
                  <w:szCs w:val="32"/>
                  <w:lang w:val="en-US" w:eastAsia="zh-CN"/>
                  <w:rPrChange w:id="124" w:author="赵翔-深圳" w:date="2024-12-22T14:02:07Z">
                    <w:rPr>
                      <w:rFonts w:hint="eastAsia" w:eastAsia="楷体_GB2312"/>
                      <w:color w:val="FF0000"/>
                      <w:spacing w:val="14"/>
                      <w:sz w:val="32"/>
                      <w:szCs w:val="32"/>
                      <w:lang w:val="en-US" w:eastAsia="zh-CN"/>
                    </w:rPr>
                  </w:rPrChange>
                </w:rPr>
                <w:delText>1</w:delText>
              </w:r>
            </w:del>
            <w:r>
              <w:rPr>
                <w:rFonts w:hint="eastAsia" w:eastAsia="楷体_GB2312"/>
                <w:color w:val="auto"/>
                <w:spacing w:val="14"/>
                <w:sz w:val="32"/>
                <w:szCs w:val="32"/>
                <w:lang w:val="en-US" w:eastAsia="zh-CN"/>
                <w:rPrChange w:id="125" w:author="赵翔-深圳" w:date="2024-12-22T14:02:07Z">
                  <w:rPr>
                    <w:rFonts w:hint="eastAsia" w:eastAsia="楷体_GB2312"/>
                    <w:color w:val="FF0000"/>
                    <w:spacing w:val="14"/>
                    <w:sz w:val="32"/>
                    <w:szCs w:val="32"/>
                    <w:lang w:val="en-US" w:eastAsia="zh-CN"/>
                  </w:rPr>
                </w:rPrChange>
              </w:rPr>
              <w:t>月</w:t>
            </w:r>
            <w:ins w:id="126" w:author="赵翔-深圳" w:date="2024-12-22T14:00:56Z">
              <w:r>
                <w:rPr>
                  <w:rFonts w:hint="eastAsia" w:eastAsia="楷体_GB2312"/>
                  <w:color w:val="auto"/>
                  <w:spacing w:val="14"/>
                  <w:sz w:val="32"/>
                  <w:szCs w:val="32"/>
                  <w:lang w:val="en-US" w:eastAsia="zh-CN"/>
                  <w:rPrChange w:id="127" w:author="赵翔-深圳" w:date="2024-12-22T14:02:07Z">
                    <w:rPr>
                      <w:rFonts w:hint="eastAsia" w:eastAsia="楷体_GB2312"/>
                      <w:color w:val="FF0000"/>
                      <w:spacing w:val="14"/>
                      <w:sz w:val="32"/>
                      <w:szCs w:val="32"/>
                      <w:lang w:val="en-US" w:eastAsia="zh-CN"/>
                    </w:rPr>
                  </w:rPrChange>
                </w:rPr>
                <w:t>21</w:t>
              </w:r>
            </w:ins>
            <w:del w:id="128" w:author="赵翔-深圳" w:date="2024-12-22T14:00:55Z">
              <w:r>
                <w:rPr>
                  <w:rFonts w:hint="eastAsia" w:eastAsia="楷体_GB2312"/>
                  <w:color w:val="auto"/>
                  <w:spacing w:val="14"/>
                  <w:sz w:val="32"/>
                  <w:szCs w:val="32"/>
                  <w:lang w:val="en-US" w:eastAsia="zh-CN"/>
                  <w:rPrChange w:id="129" w:author="赵翔-深圳" w:date="2024-12-22T14:02:07Z">
                    <w:rPr>
                      <w:rFonts w:hint="eastAsia" w:eastAsia="楷体_GB2312"/>
                      <w:color w:val="FF0000"/>
                      <w:spacing w:val="14"/>
                      <w:sz w:val="32"/>
                      <w:szCs w:val="32"/>
                      <w:lang w:val="en-US" w:eastAsia="zh-CN"/>
                    </w:rPr>
                  </w:rPrChange>
                </w:rPr>
                <w:delText>19</w:delText>
              </w:r>
            </w:del>
            <w:r>
              <w:rPr>
                <w:rFonts w:hint="eastAsia" w:eastAsia="楷体_GB2312"/>
                <w:color w:val="auto"/>
                <w:spacing w:val="14"/>
                <w:sz w:val="32"/>
                <w:szCs w:val="32"/>
                <w:lang w:val="en-US" w:eastAsia="zh-CN"/>
                <w:rPrChange w:id="130" w:author="赵翔-深圳" w:date="2024-12-22T14:02:07Z">
                  <w:rPr>
                    <w:rFonts w:hint="eastAsia" w:eastAsia="楷体_GB2312"/>
                    <w:color w:val="FF0000"/>
                    <w:spacing w:val="14"/>
                    <w:sz w:val="32"/>
                    <w:szCs w:val="32"/>
                    <w:lang w:val="en-US" w:eastAsia="zh-CN"/>
                  </w:rPr>
                </w:rPrChange>
              </w:rPr>
              <w:t>日</w:t>
            </w:r>
          </w:p>
        </w:tc>
      </w:tr>
    </w:tbl>
    <w:p w14:paraId="71E024E5">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0E4CFB08">
      <w:pPr>
        <w:jc w:val="center"/>
        <w:rPr>
          <w:rFonts w:eastAsia="楷体_GB2312"/>
          <w:b/>
          <w:sz w:val="28"/>
          <w:szCs w:val="28"/>
        </w:rPr>
      </w:pPr>
    </w:p>
    <w:p w14:paraId="651BD50A">
      <w:pPr>
        <w:jc w:val="center"/>
        <w:rPr>
          <w:rFonts w:eastAsia="楷体_GB2312"/>
          <w:b/>
          <w:sz w:val="28"/>
          <w:szCs w:val="28"/>
        </w:rPr>
      </w:pPr>
    </w:p>
    <w:p w14:paraId="5B3AAFBF">
      <w:pPr>
        <w:jc w:val="center"/>
        <w:rPr>
          <w:rFonts w:eastAsia="楷体_GB2312"/>
          <w:b/>
          <w:sz w:val="28"/>
          <w:szCs w:val="28"/>
        </w:rPr>
      </w:pPr>
    </w:p>
    <w:p w14:paraId="4A608991">
      <w:pPr>
        <w:jc w:val="center"/>
      </w:pPr>
    </w:p>
    <w:p w14:paraId="0160EE54">
      <w:pPr>
        <w:jc w:val="center"/>
        <w:rPr>
          <w:rFonts w:eastAsia="楷体_GB2312"/>
          <w:b/>
          <w:sz w:val="28"/>
          <w:szCs w:val="28"/>
        </w:rPr>
      </w:pPr>
    </w:p>
    <w:p w14:paraId="21FF8AE1">
      <w:pPr>
        <w:jc w:val="center"/>
        <w:rPr>
          <w:rFonts w:eastAsia="楷体_GB2312"/>
          <w:b/>
          <w:sz w:val="44"/>
          <w:szCs w:val="44"/>
        </w:rPr>
      </w:pPr>
      <w:r>
        <w:rPr>
          <w:rFonts w:eastAsia="楷体_GB2312"/>
          <w:b/>
          <w:sz w:val="44"/>
          <w:szCs w:val="44"/>
        </w:rPr>
        <w:t>注 意 事 项</w:t>
      </w:r>
    </w:p>
    <w:p w14:paraId="07495A93">
      <w:pPr>
        <w:jc w:val="center"/>
        <w:rPr>
          <w:rFonts w:eastAsia="楷体_GB2312"/>
          <w:b/>
          <w:sz w:val="28"/>
          <w:szCs w:val="28"/>
        </w:rPr>
      </w:pPr>
    </w:p>
    <w:p w14:paraId="595940D5">
      <w:pPr>
        <w:jc w:val="center"/>
        <w:rPr>
          <w:rFonts w:eastAsia="楷体_GB2312"/>
          <w:b/>
          <w:sz w:val="28"/>
          <w:szCs w:val="28"/>
        </w:rPr>
      </w:pPr>
    </w:p>
    <w:p w14:paraId="60AEA2E6">
      <w:pPr>
        <w:jc w:val="left"/>
        <w:rPr>
          <w:rFonts w:eastAsia="楷体_GB2312"/>
          <w:sz w:val="28"/>
          <w:szCs w:val="28"/>
        </w:rPr>
      </w:pPr>
      <w:r>
        <w:rPr>
          <w:rFonts w:eastAsia="楷体_GB2312"/>
          <w:sz w:val="28"/>
          <w:szCs w:val="28"/>
        </w:rPr>
        <w:t>1、本报告每页都应盖有“</w:t>
      </w:r>
      <w:ins w:id="131" w:author="赵翔-深圳" w:date="2024-12-23T12:28:09Z">
        <w:r>
          <w:rPr>
            <w:rFonts w:hint="eastAsia" w:eastAsia="楷体_GB2312"/>
            <w:sz w:val="28"/>
            <w:szCs w:val="28"/>
            <w:lang w:val="en-US" w:eastAsia="zh-CN"/>
          </w:rPr>
          <w:t>湖南</w:t>
        </w:r>
      </w:ins>
      <w:ins w:id="132" w:author="赵翔-深圳" w:date="2024-12-23T12:28:10Z">
        <w:r>
          <w:rPr>
            <w:rFonts w:hint="eastAsia" w:eastAsia="楷体_GB2312"/>
            <w:sz w:val="28"/>
            <w:szCs w:val="28"/>
            <w:lang w:val="en-US" w:eastAsia="zh-CN"/>
          </w:rPr>
          <w:t>高速</w:t>
        </w:r>
      </w:ins>
      <w:ins w:id="133" w:author="赵翔-深圳" w:date="2024-12-23T12:28:14Z">
        <w:r>
          <w:rPr>
            <w:rFonts w:hint="eastAsia" w:eastAsia="楷体_GB2312"/>
            <w:sz w:val="28"/>
            <w:szCs w:val="28"/>
            <w:lang w:val="en-US" w:eastAsia="zh-CN"/>
          </w:rPr>
          <w:t>工程</w:t>
        </w:r>
      </w:ins>
      <w:ins w:id="134" w:author="赵翔-深圳" w:date="2024-12-23T12:28:15Z">
        <w:r>
          <w:rPr>
            <w:rFonts w:hint="eastAsia" w:eastAsia="楷体_GB2312"/>
            <w:sz w:val="28"/>
            <w:szCs w:val="28"/>
            <w:lang w:val="en-US" w:eastAsia="zh-CN"/>
          </w:rPr>
          <w:t>咨询</w:t>
        </w:r>
      </w:ins>
      <w:ins w:id="135" w:author="赵翔-深圳" w:date="2024-12-23T12:28:19Z">
        <w:r>
          <w:rPr>
            <w:rFonts w:hint="eastAsia" w:eastAsia="楷体_GB2312"/>
            <w:sz w:val="28"/>
            <w:szCs w:val="28"/>
            <w:lang w:val="en-US" w:eastAsia="zh-CN"/>
          </w:rPr>
          <w:t>有限</w:t>
        </w:r>
      </w:ins>
      <w:del w:id="136" w:author="赵翔-深圳" w:date="2024-12-23T12:28:06Z">
        <w:r>
          <w:rPr>
            <w:rFonts w:eastAsia="楷体_GB2312"/>
            <w:sz w:val="28"/>
            <w:szCs w:val="28"/>
          </w:rPr>
          <w:delText>XX</w:delText>
        </w:r>
      </w:del>
      <w:r>
        <w:rPr>
          <w:rFonts w:eastAsia="楷体_GB2312"/>
          <w:sz w:val="28"/>
          <w:szCs w:val="28"/>
        </w:rPr>
        <w:t>公司检验检测专用章”或骑缝章，否则视为无效。</w:t>
      </w:r>
    </w:p>
    <w:p w14:paraId="76044F6C">
      <w:pPr>
        <w:jc w:val="left"/>
        <w:rPr>
          <w:rFonts w:eastAsia="楷体_GB2312"/>
          <w:sz w:val="28"/>
          <w:szCs w:val="28"/>
        </w:rPr>
      </w:pPr>
      <w:r>
        <w:rPr>
          <w:rFonts w:eastAsia="楷体_GB2312"/>
          <w:sz w:val="28"/>
          <w:szCs w:val="28"/>
        </w:rPr>
        <w:t>2、复制本报告未重新加盖“</w:t>
      </w:r>
      <w:ins w:id="137" w:author="赵翔-深圳" w:date="2024-12-23T12:28:29Z">
        <w:r>
          <w:rPr>
            <w:rFonts w:hint="eastAsia" w:eastAsia="楷体_GB2312"/>
            <w:sz w:val="28"/>
            <w:szCs w:val="28"/>
            <w:lang w:val="en-US" w:eastAsia="zh-CN"/>
          </w:rPr>
          <w:t>湖南高速工程咨询有限</w:t>
        </w:r>
      </w:ins>
      <w:del w:id="138" w:author="赵翔-深圳" w:date="2024-12-23T12:28:29Z">
        <w:r>
          <w:rPr>
            <w:rFonts w:eastAsia="楷体_GB2312"/>
            <w:sz w:val="28"/>
            <w:szCs w:val="28"/>
          </w:rPr>
          <w:delText>XX</w:delText>
        </w:r>
      </w:del>
      <w:r>
        <w:rPr>
          <w:rFonts w:eastAsia="楷体_GB2312"/>
          <w:sz w:val="28"/>
          <w:szCs w:val="28"/>
        </w:rPr>
        <w:t>公司检验检测专用章”或检测单位公章无效。</w:t>
      </w:r>
    </w:p>
    <w:p w14:paraId="57B01DB1">
      <w:pPr>
        <w:jc w:val="left"/>
        <w:rPr>
          <w:rFonts w:eastAsia="楷体_GB2312"/>
          <w:sz w:val="28"/>
          <w:szCs w:val="28"/>
        </w:rPr>
      </w:pPr>
      <w:r>
        <w:rPr>
          <w:rFonts w:eastAsia="楷体_GB2312"/>
          <w:sz w:val="28"/>
          <w:szCs w:val="28"/>
        </w:rPr>
        <w:t>3、报告无项目负责人、审核人、批准人签字无效。</w:t>
      </w:r>
    </w:p>
    <w:p w14:paraId="7E0F50F4">
      <w:pPr>
        <w:jc w:val="left"/>
        <w:rPr>
          <w:rFonts w:eastAsia="楷体_GB2312"/>
          <w:sz w:val="28"/>
          <w:szCs w:val="28"/>
        </w:rPr>
      </w:pPr>
      <w:r>
        <w:rPr>
          <w:rFonts w:eastAsia="楷体_GB2312"/>
          <w:sz w:val="28"/>
          <w:szCs w:val="28"/>
        </w:rPr>
        <w:t>4、报告涂改无效，部分提供和部分复制报告无效。</w:t>
      </w:r>
    </w:p>
    <w:p w14:paraId="652DCD99">
      <w:pPr>
        <w:jc w:val="left"/>
        <w:rPr>
          <w:rFonts w:eastAsia="楷体_GB2312"/>
          <w:sz w:val="28"/>
          <w:szCs w:val="28"/>
        </w:rPr>
      </w:pPr>
      <w:r>
        <w:rPr>
          <w:rFonts w:eastAsia="楷体_GB2312"/>
          <w:sz w:val="28"/>
          <w:szCs w:val="28"/>
        </w:rPr>
        <w:t>5、对报告若有异议，应于本报告发出之日起20天向本单位提出。</w:t>
      </w:r>
    </w:p>
    <w:p w14:paraId="6B7E2015">
      <w:pPr>
        <w:rPr>
          <w:rFonts w:eastAsia="楷体_GB2312"/>
          <w:sz w:val="28"/>
          <w:szCs w:val="28"/>
        </w:rPr>
      </w:pPr>
      <w:r>
        <w:rPr>
          <w:rFonts w:eastAsia="楷体_GB2312"/>
          <w:sz w:val="28"/>
          <w:szCs w:val="28"/>
        </w:rPr>
        <w:t>6、对于来样检测，仅对来样的检测数据负责，不对来样所代表的批量产品的质量负责。</w:t>
      </w:r>
    </w:p>
    <w:p w14:paraId="3C8C8E4A">
      <w:pPr>
        <w:pStyle w:val="30"/>
        <w:snapToGrid w:val="0"/>
        <w:spacing w:line="360" w:lineRule="auto"/>
        <w:rPr>
          <w:rFonts w:ascii="Times New Roman" w:hAnsi="Times New Roman"/>
          <w:sz w:val="28"/>
          <w:szCs w:val="28"/>
        </w:rPr>
      </w:pPr>
    </w:p>
    <w:p w14:paraId="7F1184AC">
      <w:pPr>
        <w:pStyle w:val="30"/>
        <w:snapToGrid w:val="0"/>
        <w:spacing w:line="360" w:lineRule="auto"/>
        <w:rPr>
          <w:rFonts w:ascii="Times New Roman" w:hAnsi="Times New Roman"/>
          <w:sz w:val="28"/>
          <w:szCs w:val="28"/>
        </w:rPr>
      </w:pPr>
    </w:p>
    <w:p w14:paraId="2EB0B0A0">
      <w:pPr>
        <w:pStyle w:val="30"/>
        <w:snapToGrid w:val="0"/>
        <w:spacing w:line="360" w:lineRule="auto"/>
        <w:rPr>
          <w:rFonts w:ascii="Times New Roman" w:hAnsi="Times New Roman"/>
          <w:sz w:val="28"/>
          <w:szCs w:val="28"/>
        </w:rPr>
      </w:pPr>
    </w:p>
    <w:p w14:paraId="5C8C1374">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27665F30">
      <w:pPr>
        <w:snapToGrid w:val="0"/>
        <w:spacing w:line="360" w:lineRule="auto"/>
        <w:jc w:val="left"/>
        <w:rPr>
          <w:rFonts w:hint="default" w:eastAsia="楷体"/>
          <w:sz w:val="24"/>
          <w:szCs w:val="24"/>
          <w:lang w:val="en-US" w:eastAsia="zh-CN"/>
          <w:rPrChange w:id="139" w:author="赵翔-深圳" w:date="2024-12-22T14:01:11Z">
            <w:rPr>
              <w:rFonts w:hint="default" w:eastAsia="楷体"/>
              <w:sz w:val="28"/>
              <w:szCs w:val="28"/>
              <w:lang w:val="en-US" w:eastAsia="zh-CN"/>
            </w:rPr>
          </w:rPrChange>
        </w:rPr>
      </w:pPr>
      <w:r>
        <w:rPr>
          <w:rFonts w:eastAsia="楷体"/>
          <w:sz w:val="28"/>
          <w:szCs w:val="28"/>
          <w:lang w:bidi="ar"/>
        </w:rPr>
        <w:t>邮政编码：</w:t>
      </w:r>
      <w:ins w:id="140" w:author="赵翔-深圳" w:date="2024-12-22T14:01:04Z">
        <w:r>
          <w:rPr>
            <w:rFonts w:hint="eastAsia" w:eastAsia="楷体"/>
            <w:color w:val="auto"/>
            <w:sz w:val="24"/>
            <w:szCs w:val="24"/>
            <w:lang w:val="en-US" w:eastAsia="zh-CN" w:bidi="ar"/>
            <w:rPrChange w:id="141" w:author="赵翔-深圳" w:date="2024-12-22T14:01:33Z">
              <w:rPr>
                <w:rFonts w:hint="eastAsia" w:eastAsia="楷体"/>
                <w:sz w:val="28"/>
                <w:szCs w:val="28"/>
                <w:lang w:val="en-US" w:eastAsia="zh-CN" w:bidi="ar"/>
              </w:rPr>
            </w:rPrChange>
          </w:rPr>
          <w:t>4</w:t>
        </w:r>
      </w:ins>
      <w:ins w:id="142" w:author="赵翔-深圳" w:date="2024-12-22T14:01:05Z">
        <w:r>
          <w:rPr>
            <w:rFonts w:hint="eastAsia" w:eastAsia="楷体"/>
            <w:color w:val="auto"/>
            <w:sz w:val="24"/>
            <w:szCs w:val="24"/>
            <w:lang w:val="en-US" w:eastAsia="zh-CN" w:bidi="ar"/>
            <w:rPrChange w:id="143" w:author="赵翔-深圳" w:date="2024-12-22T14:01:33Z">
              <w:rPr>
                <w:rFonts w:hint="eastAsia" w:eastAsia="楷体"/>
                <w:sz w:val="28"/>
                <w:szCs w:val="28"/>
                <w:lang w:val="en-US" w:eastAsia="zh-CN" w:bidi="ar"/>
              </w:rPr>
            </w:rPrChange>
          </w:rPr>
          <w:t>10</w:t>
        </w:r>
      </w:ins>
      <w:ins w:id="144" w:author="赵翔-深圳" w:date="2024-12-22T14:01:06Z">
        <w:r>
          <w:rPr>
            <w:rFonts w:hint="eastAsia" w:eastAsia="楷体"/>
            <w:color w:val="auto"/>
            <w:sz w:val="24"/>
            <w:szCs w:val="24"/>
            <w:lang w:val="en-US" w:eastAsia="zh-CN" w:bidi="ar"/>
            <w:rPrChange w:id="145" w:author="赵翔-深圳" w:date="2024-12-22T14:01:33Z">
              <w:rPr>
                <w:rFonts w:hint="eastAsia" w:eastAsia="楷体"/>
                <w:sz w:val="28"/>
                <w:szCs w:val="28"/>
                <w:lang w:val="en-US" w:eastAsia="zh-CN" w:bidi="ar"/>
              </w:rPr>
            </w:rPrChange>
          </w:rPr>
          <w:t>32</w:t>
        </w:r>
      </w:ins>
      <w:ins w:id="146" w:author="赵翔-深圳" w:date="2024-12-22T14:01:07Z">
        <w:r>
          <w:rPr>
            <w:rFonts w:hint="eastAsia" w:eastAsia="楷体"/>
            <w:color w:val="auto"/>
            <w:sz w:val="24"/>
            <w:szCs w:val="24"/>
            <w:lang w:val="en-US" w:eastAsia="zh-CN" w:bidi="ar"/>
            <w:rPrChange w:id="147" w:author="赵翔-深圳" w:date="2024-12-22T14:01:33Z">
              <w:rPr>
                <w:rFonts w:hint="eastAsia" w:eastAsia="楷体"/>
                <w:sz w:val="28"/>
                <w:szCs w:val="28"/>
                <w:lang w:val="en-US" w:eastAsia="zh-CN" w:bidi="ar"/>
              </w:rPr>
            </w:rPrChange>
          </w:rPr>
          <w:t>9</w:t>
        </w:r>
      </w:ins>
    </w:p>
    <w:p w14:paraId="04C09D40">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26BD7A6B">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0FF0E500">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723DBE5C">
      <w:pPr>
        <w:spacing w:line="360" w:lineRule="auto"/>
      </w:pPr>
    </w:p>
    <w:p w14:paraId="1A434B23">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08D22AA9">
      <w:pPr>
        <w:pStyle w:val="22"/>
      </w:pPr>
    </w:p>
    <w:p w14:paraId="54B91956">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512AFAC7">
      <w:pPr>
        <w:spacing w:after="120"/>
        <w:jc w:val="center"/>
        <w:rPr>
          <w:rFonts w:eastAsia="楷体"/>
          <w:b/>
          <w:spacing w:val="113"/>
          <w:kern w:val="10"/>
          <w:sz w:val="32"/>
          <w:szCs w:val="32"/>
        </w:rPr>
      </w:pPr>
      <w:r>
        <w:rPr>
          <w:rFonts w:eastAsia="楷体"/>
          <w:b/>
          <w:spacing w:val="113"/>
          <w:kern w:val="10"/>
          <w:sz w:val="32"/>
          <w:szCs w:val="32"/>
        </w:rPr>
        <w:t>签字表</w:t>
      </w:r>
    </w:p>
    <w:tbl>
      <w:tblPr>
        <w:tblStyle w:val="32"/>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1632"/>
        <w:gridCol w:w="2196"/>
        <w:gridCol w:w="1914"/>
        <w:gridCol w:w="1914"/>
      </w:tblGrid>
      <w:tr w14:paraId="7F64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48" w:author="赵翔-深圳" w:date="2024-12-22T14:01:47Z"/>
        </w:trPr>
        <w:tc>
          <w:tcPr>
            <w:tcW w:w="1914" w:type="dxa"/>
            <w:vAlign w:val="center"/>
          </w:tcPr>
          <w:p w14:paraId="30A0838F">
            <w:pPr>
              <w:jc w:val="center"/>
              <w:rPr>
                <w:del w:id="149" w:author="赵翔-深圳" w:date="2024-12-22T14:01:47Z"/>
                <w:rFonts w:eastAsia="楷体"/>
                <w:sz w:val="28"/>
                <w:szCs w:val="28"/>
              </w:rPr>
            </w:pPr>
            <w:del w:id="150" w:author="赵翔-深圳" w:date="2024-12-22T14:01:47Z">
              <w:r>
                <w:rPr>
                  <w:rFonts w:eastAsia="楷体"/>
                  <w:sz w:val="28"/>
                  <w:szCs w:val="28"/>
                </w:rPr>
                <w:delText>岗位</w:delText>
              </w:r>
            </w:del>
          </w:p>
        </w:tc>
        <w:tc>
          <w:tcPr>
            <w:tcW w:w="1632" w:type="dxa"/>
            <w:vAlign w:val="center"/>
          </w:tcPr>
          <w:p w14:paraId="6A59AFAD">
            <w:pPr>
              <w:jc w:val="center"/>
              <w:rPr>
                <w:del w:id="151" w:author="赵翔-深圳" w:date="2024-12-22T14:01:47Z"/>
                <w:rFonts w:eastAsia="楷体"/>
                <w:sz w:val="28"/>
                <w:szCs w:val="28"/>
              </w:rPr>
            </w:pPr>
            <w:del w:id="152" w:author="赵翔-深圳" w:date="2024-12-22T14:01:47Z">
              <w:r>
                <w:rPr>
                  <w:rFonts w:eastAsia="楷体"/>
                  <w:sz w:val="28"/>
                  <w:szCs w:val="28"/>
                </w:rPr>
                <w:delText>姓名</w:delText>
              </w:r>
            </w:del>
          </w:p>
        </w:tc>
        <w:tc>
          <w:tcPr>
            <w:tcW w:w="2196" w:type="dxa"/>
            <w:vAlign w:val="center"/>
          </w:tcPr>
          <w:p w14:paraId="2A2F08A1">
            <w:pPr>
              <w:jc w:val="center"/>
              <w:rPr>
                <w:del w:id="153" w:author="赵翔-深圳" w:date="2024-12-22T14:01:47Z"/>
                <w:rFonts w:eastAsia="楷体"/>
                <w:sz w:val="28"/>
                <w:szCs w:val="28"/>
              </w:rPr>
            </w:pPr>
            <w:del w:id="154" w:author="赵翔-深圳" w:date="2024-12-22T14:01:47Z">
              <w:r>
                <w:rPr>
                  <w:rFonts w:eastAsia="楷体"/>
                  <w:sz w:val="28"/>
                  <w:szCs w:val="28"/>
                </w:rPr>
                <w:delText>职业资格</w:delText>
              </w:r>
            </w:del>
          </w:p>
          <w:p w14:paraId="027D140D">
            <w:pPr>
              <w:jc w:val="center"/>
              <w:rPr>
                <w:del w:id="155" w:author="赵翔-深圳" w:date="2024-12-22T14:01:47Z"/>
                <w:rFonts w:eastAsia="楷体"/>
                <w:sz w:val="28"/>
                <w:szCs w:val="28"/>
              </w:rPr>
            </w:pPr>
            <w:del w:id="156" w:author="赵翔-深圳" w:date="2024-12-22T14:01:47Z">
              <w:r>
                <w:rPr>
                  <w:rFonts w:eastAsia="楷体"/>
                  <w:sz w:val="28"/>
                  <w:szCs w:val="28"/>
                </w:rPr>
                <w:delText>证书编号</w:delText>
              </w:r>
            </w:del>
          </w:p>
        </w:tc>
        <w:tc>
          <w:tcPr>
            <w:tcW w:w="1914" w:type="dxa"/>
            <w:vAlign w:val="center"/>
          </w:tcPr>
          <w:p w14:paraId="4A642443">
            <w:pPr>
              <w:jc w:val="center"/>
              <w:rPr>
                <w:del w:id="157" w:author="赵翔-深圳" w:date="2024-12-22T14:01:47Z"/>
                <w:rFonts w:eastAsia="楷体"/>
                <w:sz w:val="28"/>
                <w:szCs w:val="28"/>
              </w:rPr>
            </w:pPr>
            <w:del w:id="158" w:author="赵翔-深圳" w:date="2024-12-22T14:01:47Z">
              <w:r>
                <w:rPr>
                  <w:rFonts w:eastAsia="楷体"/>
                  <w:sz w:val="28"/>
                  <w:szCs w:val="28"/>
                </w:rPr>
                <w:delText>职称</w:delText>
              </w:r>
            </w:del>
          </w:p>
        </w:tc>
        <w:tc>
          <w:tcPr>
            <w:tcW w:w="1914" w:type="dxa"/>
            <w:vAlign w:val="center"/>
          </w:tcPr>
          <w:p w14:paraId="32AACC64">
            <w:pPr>
              <w:jc w:val="center"/>
              <w:rPr>
                <w:del w:id="159" w:author="赵翔-深圳" w:date="2024-12-22T14:01:47Z"/>
                <w:rFonts w:eastAsia="楷体"/>
                <w:sz w:val="28"/>
                <w:szCs w:val="28"/>
              </w:rPr>
            </w:pPr>
            <w:del w:id="160" w:author="赵翔-深圳" w:date="2024-12-22T14:01:47Z">
              <w:r>
                <w:rPr>
                  <w:rFonts w:eastAsia="楷体"/>
                  <w:sz w:val="28"/>
                  <w:szCs w:val="28"/>
                </w:rPr>
                <w:delText>签字</w:delText>
              </w:r>
            </w:del>
          </w:p>
        </w:tc>
      </w:tr>
      <w:tr w14:paraId="144EE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61" w:author="赵翔-深圳" w:date="2024-12-22T14:01:47Z"/>
        </w:trPr>
        <w:tc>
          <w:tcPr>
            <w:tcW w:w="1914" w:type="dxa"/>
            <w:vAlign w:val="center"/>
          </w:tcPr>
          <w:p w14:paraId="79D781BE">
            <w:pPr>
              <w:jc w:val="center"/>
              <w:rPr>
                <w:del w:id="162" w:author="赵翔-深圳" w:date="2024-12-22T14:01:47Z"/>
                <w:rFonts w:eastAsia="楷体"/>
                <w:sz w:val="28"/>
                <w:szCs w:val="28"/>
              </w:rPr>
            </w:pPr>
            <w:del w:id="163" w:author="赵翔-深圳" w:date="2024-12-22T14:01:47Z">
              <w:r>
                <w:rPr>
                  <w:rFonts w:eastAsia="楷体"/>
                  <w:sz w:val="28"/>
                  <w:szCs w:val="28"/>
                </w:rPr>
                <w:delText>项目负责人</w:delText>
              </w:r>
            </w:del>
          </w:p>
        </w:tc>
        <w:tc>
          <w:tcPr>
            <w:tcW w:w="1632" w:type="dxa"/>
            <w:vAlign w:val="center"/>
          </w:tcPr>
          <w:p w14:paraId="4B24FFD8">
            <w:pPr>
              <w:jc w:val="center"/>
              <w:rPr>
                <w:del w:id="164" w:author="赵翔-深圳" w:date="2024-12-22T14:01:47Z"/>
                <w:rFonts w:eastAsia="楷体"/>
                <w:sz w:val="28"/>
                <w:szCs w:val="28"/>
              </w:rPr>
            </w:pPr>
          </w:p>
        </w:tc>
        <w:tc>
          <w:tcPr>
            <w:tcW w:w="2196" w:type="dxa"/>
            <w:vAlign w:val="center"/>
          </w:tcPr>
          <w:p w14:paraId="61F601D8">
            <w:pPr>
              <w:jc w:val="center"/>
              <w:rPr>
                <w:del w:id="165" w:author="赵翔-深圳" w:date="2024-12-22T14:01:47Z"/>
                <w:rFonts w:eastAsia="楷体"/>
                <w:sz w:val="28"/>
                <w:szCs w:val="28"/>
              </w:rPr>
            </w:pPr>
          </w:p>
        </w:tc>
        <w:tc>
          <w:tcPr>
            <w:tcW w:w="1914" w:type="dxa"/>
            <w:vAlign w:val="center"/>
          </w:tcPr>
          <w:p w14:paraId="772B7D6B">
            <w:pPr>
              <w:jc w:val="center"/>
              <w:rPr>
                <w:del w:id="166" w:author="赵翔-深圳" w:date="2024-12-22T14:01:47Z"/>
                <w:rFonts w:eastAsia="楷体"/>
                <w:sz w:val="28"/>
                <w:szCs w:val="28"/>
              </w:rPr>
            </w:pPr>
          </w:p>
        </w:tc>
        <w:tc>
          <w:tcPr>
            <w:tcW w:w="1914" w:type="dxa"/>
            <w:vAlign w:val="center"/>
          </w:tcPr>
          <w:p w14:paraId="01632EAC">
            <w:pPr>
              <w:jc w:val="center"/>
              <w:rPr>
                <w:del w:id="167" w:author="赵翔-深圳" w:date="2024-12-22T14:01:47Z"/>
                <w:rFonts w:eastAsia="楷体"/>
                <w:sz w:val="28"/>
                <w:szCs w:val="28"/>
              </w:rPr>
            </w:pPr>
          </w:p>
        </w:tc>
      </w:tr>
      <w:tr w14:paraId="5BD72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68" w:author="赵翔-深圳" w:date="2024-12-22T14:01:47Z"/>
        </w:trPr>
        <w:tc>
          <w:tcPr>
            <w:tcW w:w="1914" w:type="dxa"/>
            <w:vMerge w:val="restart"/>
            <w:vAlign w:val="center"/>
          </w:tcPr>
          <w:p w14:paraId="6AA904C9">
            <w:pPr>
              <w:jc w:val="center"/>
              <w:rPr>
                <w:del w:id="169" w:author="赵翔-深圳" w:date="2024-12-22T14:01:47Z"/>
                <w:rFonts w:eastAsia="楷体"/>
                <w:sz w:val="28"/>
                <w:szCs w:val="28"/>
              </w:rPr>
            </w:pPr>
            <w:del w:id="170" w:author="赵翔-深圳" w:date="2024-12-22T14:01:47Z">
              <w:r>
                <w:rPr>
                  <w:rFonts w:eastAsia="楷体"/>
                  <w:sz w:val="28"/>
                  <w:szCs w:val="28"/>
                </w:rPr>
                <w:delText>项目主要参加人员</w:delText>
              </w:r>
            </w:del>
          </w:p>
        </w:tc>
        <w:tc>
          <w:tcPr>
            <w:tcW w:w="1632" w:type="dxa"/>
            <w:vAlign w:val="center"/>
          </w:tcPr>
          <w:p w14:paraId="5D72C215">
            <w:pPr>
              <w:jc w:val="center"/>
              <w:rPr>
                <w:del w:id="171" w:author="赵翔-深圳" w:date="2024-12-22T14:01:47Z"/>
                <w:rFonts w:eastAsia="楷体"/>
                <w:sz w:val="28"/>
                <w:szCs w:val="28"/>
              </w:rPr>
            </w:pPr>
          </w:p>
        </w:tc>
        <w:tc>
          <w:tcPr>
            <w:tcW w:w="2196" w:type="dxa"/>
            <w:vAlign w:val="center"/>
          </w:tcPr>
          <w:p w14:paraId="75573CDA">
            <w:pPr>
              <w:jc w:val="center"/>
              <w:rPr>
                <w:del w:id="172" w:author="赵翔-深圳" w:date="2024-12-22T14:01:47Z"/>
                <w:rFonts w:eastAsia="楷体"/>
                <w:sz w:val="28"/>
                <w:szCs w:val="28"/>
              </w:rPr>
            </w:pPr>
          </w:p>
        </w:tc>
        <w:tc>
          <w:tcPr>
            <w:tcW w:w="1914" w:type="dxa"/>
            <w:vAlign w:val="center"/>
          </w:tcPr>
          <w:p w14:paraId="4C2A227E">
            <w:pPr>
              <w:jc w:val="center"/>
              <w:rPr>
                <w:del w:id="173" w:author="赵翔-深圳" w:date="2024-12-22T14:01:47Z"/>
                <w:rFonts w:eastAsia="楷体"/>
                <w:sz w:val="28"/>
                <w:szCs w:val="28"/>
              </w:rPr>
            </w:pPr>
          </w:p>
        </w:tc>
        <w:tc>
          <w:tcPr>
            <w:tcW w:w="1914" w:type="dxa"/>
            <w:vAlign w:val="center"/>
          </w:tcPr>
          <w:p w14:paraId="38BCAC49">
            <w:pPr>
              <w:jc w:val="center"/>
              <w:rPr>
                <w:del w:id="174" w:author="赵翔-深圳" w:date="2024-12-22T14:01:47Z"/>
                <w:rFonts w:eastAsia="楷体"/>
                <w:sz w:val="28"/>
                <w:szCs w:val="28"/>
              </w:rPr>
            </w:pPr>
          </w:p>
        </w:tc>
      </w:tr>
      <w:tr w14:paraId="62F6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75" w:author="赵翔-深圳" w:date="2024-12-22T14:01:47Z"/>
        </w:trPr>
        <w:tc>
          <w:tcPr>
            <w:tcW w:w="1914" w:type="dxa"/>
            <w:vMerge w:val="continue"/>
            <w:vAlign w:val="center"/>
          </w:tcPr>
          <w:p w14:paraId="4AD1CA86">
            <w:pPr>
              <w:jc w:val="center"/>
              <w:rPr>
                <w:del w:id="176" w:author="赵翔-深圳" w:date="2024-12-22T14:01:47Z"/>
                <w:rFonts w:eastAsia="楷体"/>
                <w:sz w:val="28"/>
                <w:szCs w:val="28"/>
              </w:rPr>
            </w:pPr>
          </w:p>
        </w:tc>
        <w:tc>
          <w:tcPr>
            <w:tcW w:w="1632" w:type="dxa"/>
            <w:vAlign w:val="center"/>
          </w:tcPr>
          <w:p w14:paraId="02088123">
            <w:pPr>
              <w:jc w:val="center"/>
              <w:rPr>
                <w:del w:id="177" w:author="赵翔-深圳" w:date="2024-12-22T14:01:47Z"/>
                <w:rFonts w:eastAsia="楷体"/>
                <w:sz w:val="28"/>
                <w:szCs w:val="28"/>
              </w:rPr>
            </w:pPr>
          </w:p>
        </w:tc>
        <w:tc>
          <w:tcPr>
            <w:tcW w:w="2196" w:type="dxa"/>
            <w:vAlign w:val="center"/>
          </w:tcPr>
          <w:p w14:paraId="093A4F50">
            <w:pPr>
              <w:jc w:val="center"/>
              <w:rPr>
                <w:del w:id="178" w:author="赵翔-深圳" w:date="2024-12-22T14:01:47Z"/>
                <w:rFonts w:eastAsia="楷体"/>
                <w:sz w:val="28"/>
                <w:szCs w:val="28"/>
              </w:rPr>
            </w:pPr>
          </w:p>
        </w:tc>
        <w:tc>
          <w:tcPr>
            <w:tcW w:w="1914" w:type="dxa"/>
            <w:vAlign w:val="center"/>
          </w:tcPr>
          <w:p w14:paraId="39B44314">
            <w:pPr>
              <w:jc w:val="center"/>
              <w:rPr>
                <w:del w:id="179" w:author="赵翔-深圳" w:date="2024-12-22T14:01:47Z"/>
                <w:rFonts w:eastAsia="楷体"/>
                <w:sz w:val="28"/>
                <w:szCs w:val="28"/>
              </w:rPr>
            </w:pPr>
          </w:p>
        </w:tc>
        <w:tc>
          <w:tcPr>
            <w:tcW w:w="1914" w:type="dxa"/>
            <w:vAlign w:val="center"/>
          </w:tcPr>
          <w:p w14:paraId="376DA43B">
            <w:pPr>
              <w:jc w:val="center"/>
              <w:rPr>
                <w:del w:id="180" w:author="赵翔-深圳" w:date="2024-12-22T14:01:47Z"/>
                <w:rFonts w:eastAsia="楷体"/>
                <w:sz w:val="28"/>
                <w:szCs w:val="28"/>
              </w:rPr>
            </w:pPr>
          </w:p>
        </w:tc>
      </w:tr>
      <w:tr w14:paraId="601E3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81" w:author="赵翔-深圳" w:date="2024-12-22T14:01:47Z"/>
        </w:trPr>
        <w:tc>
          <w:tcPr>
            <w:tcW w:w="1914" w:type="dxa"/>
            <w:vMerge w:val="continue"/>
            <w:vAlign w:val="center"/>
          </w:tcPr>
          <w:p w14:paraId="34A0D31B">
            <w:pPr>
              <w:jc w:val="center"/>
              <w:rPr>
                <w:del w:id="182" w:author="赵翔-深圳" w:date="2024-12-22T14:01:47Z"/>
                <w:rFonts w:eastAsia="楷体"/>
                <w:sz w:val="28"/>
                <w:szCs w:val="28"/>
              </w:rPr>
            </w:pPr>
          </w:p>
        </w:tc>
        <w:tc>
          <w:tcPr>
            <w:tcW w:w="1632" w:type="dxa"/>
            <w:vAlign w:val="center"/>
          </w:tcPr>
          <w:p w14:paraId="7B7ED36B">
            <w:pPr>
              <w:jc w:val="center"/>
              <w:rPr>
                <w:del w:id="183" w:author="赵翔-深圳" w:date="2024-12-22T14:01:47Z"/>
                <w:rFonts w:eastAsia="楷体"/>
                <w:sz w:val="28"/>
                <w:szCs w:val="28"/>
              </w:rPr>
            </w:pPr>
          </w:p>
        </w:tc>
        <w:tc>
          <w:tcPr>
            <w:tcW w:w="2196" w:type="dxa"/>
            <w:vAlign w:val="center"/>
          </w:tcPr>
          <w:p w14:paraId="5AB4CF4B">
            <w:pPr>
              <w:jc w:val="center"/>
              <w:rPr>
                <w:del w:id="184" w:author="赵翔-深圳" w:date="2024-12-22T14:01:47Z"/>
                <w:rFonts w:eastAsia="楷体"/>
                <w:sz w:val="28"/>
                <w:szCs w:val="28"/>
              </w:rPr>
            </w:pPr>
          </w:p>
        </w:tc>
        <w:tc>
          <w:tcPr>
            <w:tcW w:w="1914" w:type="dxa"/>
            <w:vAlign w:val="center"/>
          </w:tcPr>
          <w:p w14:paraId="6E9665DD">
            <w:pPr>
              <w:jc w:val="center"/>
              <w:rPr>
                <w:del w:id="185" w:author="赵翔-深圳" w:date="2024-12-22T14:01:47Z"/>
                <w:rFonts w:eastAsia="楷体"/>
                <w:sz w:val="28"/>
                <w:szCs w:val="28"/>
              </w:rPr>
            </w:pPr>
          </w:p>
        </w:tc>
        <w:tc>
          <w:tcPr>
            <w:tcW w:w="1914" w:type="dxa"/>
            <w:vAlign w:val="center"/>
          </w:tcPr>
          <w:p w14:paraId="12ADE118">
            <w:pPr>
              <w:jc w:val="center"/>
              <w:rPr>
                <w:del w:id="186" w:author="赵翔-深圳" w:date="2024-12-22T14:01:47Z"/>
                <w:rFonts w:eastAsia="楷体"/>
                <w:sz w:val="28"/>
                <w:szCs w:val="28"/>
              </w:rPr>
            </w:pPr>
          </w:p>
        </w:tc>
      </w:tr>
      <w:tr w14:paraId="7881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87" w:author="赵翔-深圳" w:date="2024-12-22T14:01:47Z"/>
        </w:trPr>
        <w:tc>
          <w:tcPr>
            <w:tcW w:w="1914" w:type="dxa"/>
            <w:vMerge w:val="continue"/>
            <w:vAlign w:val="center"/>
          </w:tcPr>
          <w:p w14:paraId="16DBD8F4">
            <w:pPr>
              <w:jc w:val="center"/>
              <w:rPr>
                <w:del w:id="188" w:author="赵翔-深圳" w:date="2024-12-22T14:01:47Z"/>
                <w:rFonts w:eastAsia="楷体"/>
                <w:sz w:val="28"/>
                <w:szCs w:val="28"/>
              </w:rPr>
            </w:pPr>
          </w:p>
        </w:tc>
        <w:tc>
          <w:tcPr>
            <w:tcW w:w="1632" w:type="dxa"/>
            <w:vAlign w:val="center"/>
          </w:tcPr>
          <w:p w14:paraId="17DC2B4D">
            <w:pPr>
              <w:jc w:val="center"/>
              <w:rPr>
                <w:del w:id="189" w:author="赵翔-深圳" w:date="2024-12-22T14:01:47Z"/>
                <w:rFonts w:eastAsia="楷体"/>
                <w:sz w:val="28"/>
                <w:szCs w:val="28"/>
              </w:rPr>
            </w:pPr>
          </w:p>
        </w:tc>
        <w:tc>
          <w:tcPr>
            <w:tcW w:w="2196" w:type="dxa"/>
            <w:vAlign w:val="center"/>
          </w:tcPr>
          <w:p w14:paraId="164AD275">
            <w:pPr>
              <w:jc w:val="center"/>
              <w:rPr>
                <w:del w:id="190" w:author="赵翔-深圳" w:date="2024-12-22T14:01:47Z"/>
                <w:rFonts w:eastAsia="楷体"/>
                <w:sz w:val="28"/>
                <w:szCs w:val="28"/>
              </w:rPr>
            </w:pPr>
          </w:p>
        </w:tc>
        <w:tc>
          <w:tcPr>
            <w:tcW w:w="1914" w:type="dxa"/>
            <w:vAlign w:val="center"/>
          </w:tcPr>
          <w:p w14:paraId="35634745">
            <w:pPr>
              <w:jc w:val="center"/>
              <w:rPr>
                <w:del w:id="191" w:author="赵翔-深圳" w:date="2024-12-22T14:01:47Z"/>
                <w:rFonts w:eastAsia="楷体"/>
                <w:sz w:val="28"/>
                <w:szCs w:val="28"/>
              </w:rPr>
            </w:pPr>
          </w:p>
        </w:tc>
        <w:tc>
          <w:tcPr>
            <w:tcW w:w="1914" w:type="dxa"/>
            <w:vAlign w:val="center"/>
          </w:tcPr>
          <w:p w14:paraId="0AE741E5">
            <w:pPr>
              <w:jc w:val="center"/>
              <w:rPr>
                <w:del w:id="192" w:author="赵翔-深圳" w:date="2024-12-22T14:01:47Z"/>
                <w:rFonts w:eastAsia="楷体"/>
                <w:sz w:val="28"/>
                <w:szCs w:val="28"/>
              </w:rPr>
            </w:pPr>
          </w:p>
        </w:tc>
      </w:tr>
      <w:tr w14:paraId="2D80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93" w:author="赵翔-深圳" w:date="2024-12-22T14:01:47Z"/>
        </w:trPr>
        <w:tc>
          <w:tcPr>
            <w:tcW w:w="1914" w:type="dxa"/>
            <w:vMerge w:val="continue"/>
            <w:vAlign w:val="center"/>
          </w:tcPr>
          <w:p w14:paraId="02E7C7F7">
            <w:pPr>
              <w:jc w:val="center"/>
              <w:rPr>
                <w:del w:id="194" w:author="赵翔-深圳" w:date="2024-12-22T14:01:47Z"/>
                <w:rFonts w:eastAsia="楷体"/>
                <w:sz w:val="28"/>
                <w:szCs w:val="28"/>
              </w:rPr>
            </w:pPr>
          </w:p>
        </w:tc>
        <w:tc>
          <w:tcPr>
            <w:tcW w:w="1632" w:type="dxa"/>
            <w:vAlign w:val="center"/>
          </w:tcPr>
          <w:p w14:paraId="240BCBCF">
            <w:pPr>
              <w:jc w:val="center"/>
              <w:rPr>
                <w:del w:id="195" w:author="赵翔-深圳" w:date="2024-12-22T14:01:47Z"/>
                <w:rFonts w:eastAsia="楷体"/>
                <w:sz w:val="28"/>
                <w:szCs w:val="28"/>
              </w:rPr>
            </w:pPr>
          </w:p>
        </w:tc>
        <w:tc>
          <w:tcPr>
            <w:tcW w:w="2196" w:type="dxa"/>
            <w:vAlign w:val="center"/>
          </w:tcPr>
          <w:p w14:paraId="131F55AE">
            <w:pPr>
              <w:jc w:val="center"/>
              <w:rPr>
                <w:del w:id="196" w:author="赵翔-深圳" w:date="2024-12-22T14:01:47Z"/>
                <w:rFonts w:eastAsia="楷体"/>
                <w:sz w:val="28"/>
                <w:szCs w:val="28"/>
              </w:rPr>
            </w:pPr>
          </w:p>
        </w:tc>
        <w:tc>
          <w:tcPr>
            <w:tcW w:w="1914" w:type="dxa"/>
            <w:vAlign w:val="center"/>
          </w:tcPr>
          <w:p w14:paraId="2CA8B064">
            <w:pPr>
              <w:jc w:val="center"/>
              <w:rPr>
                <w:del w:id="197" w:author="赵翔-深圳" w:date="2024-12-22T14:01:47Z"/>
                <w:rFonts w:eastAsia="楷体"/>
                <w:sz w:val="28"/>
                <w:szCs w:val="28"/>
              </w:rPr>
            </w:pPr>
          </w:p>
        </w:tc>
        <w:tc>
          <w:tcPr>
            <w:tcW w:w="1914" w:type="dxa"/>
            <w:vAlign w:val="center"/>
          </w:tcPr>
          <w:p w14:paraId="20FB70C9">
            <w:pPr>
              <w:jc w:val="center"/>
              <w:rPr>
                <w:del w:id="198" w:author="赵翔-深圳" w:date="2024-12-22T14:01:47Z"/>
                <w:rFonts w:eastAsia="楷体"/>
                <w:sz w:val="28"/>
                <w:szCs w:val="28"/>
              </w:rPr>
            </w:pPr>
          </w:p>
        </w:tc>
      </w:tr>
      <w:tr w14:paraId="5A08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99" w:author="赵翔-深圳" w:date="2024-12-22T14:01:47Z"/>
        </w:trPr>
        <w:tc>
          <w:tcPr>
            <w:tcW w:w="1914" w:type="dxa"/>
            <w:vMerge w:val="continue"/>
            <w:vAlign w:val="center"/>
          </w:tcPr>
          <w:p w14:paraId="1F85B773">
            <w:pPr>
              <w:jc w:val="center"/>
              <w:rPr>
                <w:del w:id="200" w:author="赵翔-深圳" w:date="2024-12-22T14:01:47Z"/>
                <w:rFonts w:eastAsia="楷体"/>
                <w:sz w:val="28"/>
                <w:szCs w:val="28"/>
              </w:rPr>
            </w:pPr>
          </w:p>
        </w:tc>
        <w:tc>
          <w:tcPr>
            <w:tcW w:w="1632" w:type="dxa"/>
            <w:vAlign w:val="center"/>
          </w:tcPr>
          <w:p w14:paraId="07476798">
            <w:pPr>
              <w:jc w:val="center"/>
              <w:rPr>
                <w:del w:id="201" w:author="赵翔-深圳" w:date="2024-12-22T14:01:47Z"/>
                <w:rFonts w:eastAsia="楷体"/>
                <w:sz w:val="28"/>
                <w:szCs w:val="28"/>
              </w:rPr>
            </w:pPr>
          </w:p>
        </w:tc>
        <w:tc>
          <w:tcPr>
            <w:tcW w:w="2196" w:type="dxa"/>
            <w:vAlign w:val="center"/>
          </w:tcPr>
          <w:p w14:paraId="31EF2A6B">
            <w:pPr>
              <w:jc w:val="center"/>
              <w:rPr>
                <w:del w:id="202" w:author="赵翔-深圳" w:date="2024-12-22T14:01:47Z"/>
                <w:rFonts w:eastAsia="楷体"/>
                <w:sz w:val="28"/>
                <w:szCs w:val="28"/>
              </w:rPr>
            </w:pPr>
          </w:p>
        </w:tc>
        <w:tc>
          <w:tcPr>
            <w:tcW w:w="1914" w:type="dxa"/>
            <w:vAlign w:val="center"/>
          </w:tcPr>
          <w:p w14:paraId="3E4B207E">
            <w:pPr>
              <w:jc w:val="center"/>
              <w:rPr>
                <w:del w:id="203" w:author="赵翔-深圳" w:date="2024-12-22T14:01:47Z"/>
                <w:rFonts w:eastAsia="楷体"/>
                <w:sz w:val="28"/>
                <w:szCs w:val="28"/>
              </w:rPr>
            </w:pPr>
          </w:p>
        </w:tc>
        <w:tc>
          <w:tcPr>
            <w:tcW w:w="1914" w:type="dxa"/>
            <w:vAlign w:val="center"/>
          </w:tcPr>
          <w:p w14:paraId="0908C331">
            <w:pPr>
              <w:jc w:val="center"/>
              <w:rPr>
                <w:del w:id="204" w:author="赵翔-深圳" w:date="2024-12-22T14:01:47Z"/>
                <w:rFonts w:eastAsia="楷体"/>
                <w:sz w:val="28"/>
                <w:szCs w:val="28"/>
              </w:rPr>
            </w:pPr>
          </w:p>
        </w:tc>
      </w:tr>
      <w:tr w14:paraId="7E3F4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205" w:author="赵翔-深圳" w:date="2024-12-22T14:01:47Z"/>
        </w:trPr>
        <w:tc>
          <w:tcPr>
            <w:tcW w:w="1914" w:type="dxa"/>
            <w:vAlign w:val="center"/>
          </w:tcPr>
          <w:p w14:paraId="371F710B">
            <w:pPr>
              <w:jc w:val="center"/>
              <w:rPr>
                <w:del w:id="206" w:author="赵翔-深圳" w:date="2024-12-22T14:01:47Z"/>
                <w:rFonts w:eastAsia="楷体"/>
                <w:sz w:val="28"/>
                <w:szCs w:val="28"/>
              </w:rPr>
            </w:pPr>
            <w:del w:id="207" w:author="赵翔-深圳" w:date="2024-12-22T14:01:47Z">
              <w:r>
                <w:rPr>
                  <w:rFonts w:eastAsia="楷体"/>
                  <w:sz w:val="28"/>
                  <w:szCs w:val="28"/>
                </w:rPr>
                <w:delText>报告编写人</w:delText>
              </w:r>
            </w:del>
          </w:p>
        </w:tc>
        <w:tc>
          <w:tcPr>
            <w:tcW w:w="1632" w:type="dxa"/>
            <w:vAlign w:val="center"/>
          </w:tcPr>
          <w:p w14:paraId="18422556">
            <w:pPr>
              <w:jc w:val="center"/>
              <w:rPr>
                <w:del w:id="208" w:author="赵翔-深圳" w:date="2024-12-22T14:01:47Z"/>
                <w:rFonts w:eastAsia="楷体"/>
                <w:sz w:val="28"/>
                <w:szCs w:val="28"/>
              </w:rPr>
            </w:pPr>
          </w:p>
        </w:tc>
        <w:tc>
          <w:tcPr>
            <w:tcW w:w="2196" w:type="dxa"/>
            <w:vAlign w:val="center"/>
          </w:tcPr>
          <w:p w14:paraId="39D99B5B">
            <w:pPr>
              <w:jc w:val="center"/>
              <w:rPr>
                <w:del w:id="209" w:author="赵翔-深圳" w:date="2024-12-22T14:01:47Z"/>
                <w:rFonts w:eastAsia="楷体"/>
                <w:sz w:val="28"/>
                <w:szCs w:val="28"/>
              </w:rPr>
            </w:pPr>
          </w:p>
        </w:tc>
        <w:tc>
          <w:tcPr>
            <w:tcW w:w="1914" w:type="dxa"/>
            <w:vAlign w:val="center"/>
          </w:tcPr>
          <w:p w14:paraId="2DC173C8">
            <w:pPr>
              <w:jc w:val="center"/>
              <w:rPr>
                <w:del w:id="210" w:author="赵翔-深圳" w:date="2024-12-22T14:01:47Z"/>
                <w:rFonts w:eastAsia="楷体"/>
                <w:sz w:val="28"/>
                <w:szCs w:val="28"/>
              </w:rPr>
            </w:pPr>
          </w:p>
        </w:tc>
        <w:tc>
          <w:tcPr>
            <w:tcW w:w="1914" w:type="dxa"/>
            <w:vAlign w:val="center"/>
          </w:tcPr>
          <w:p w14:paraId="3358DD8F">
            <w:pPr>
              <w:jc w:val="center"/>
              <w:rPr>
                <w:del w:id="211" w:author="赵翔-深圳" w:date="2024-12-22T14:01:47Z"/>
                <w:rFonts w:eastAsia="楷体"/>
                <w:sz w:val="28"/>
                <w:szCs w:val="28"/>
              </w:rPr>
            </w:pPr>
          </w:p>
        </w:tc>
      </w:tr>
      <w:tr w14:paraId="6980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212" w:author="赵翔-深圳" w:date="2024-12-22T14:01:47Z"/>
        </w:trPr>
        <w:tc>
          <w:tcPr>
            <w:tcW w:w="1914" w:type="dxa"/>
            <w:vAlign w:val="center"/>
          </w:tcPr>
          <w:p w14:paraId="08BDA60F">
            <w:pPr>
              <w:jc w:val="center"/>
              <w:rPr>
                <w:del w:id="213" w:author="赵翔-深圳" w:date="2024-12-22T14:01:47Z"/>
                <w:rFonts w:eastAsia="楷体"/>
                <w:sz w:val="28"/>
                <w:szCs w:val="28"/>
              </w:rPr>
            </w:pPr>
            <w:del w:id="214" w:author="赵翔-深圳" w:date="2024-12-22T14:01:47Z">
              <w:r>
                <w:rPr>
                  <w:rFonts w:eastAsia="楷体"/>
                  <w:sz w:val="28"/>
                  <w:szCs w:val="28"/>
                </w:rPr>
                <w:delText>报告审核人</w:delText>
              </w:r>
            </w:del>
          </w:p>
        </w:tc>
        <w:tc>
          <w:tcPr>
            <w:tcW w:w="1632" w:type="dxa"/>
            <w:vAlign w:val="center"/>
          </w:tcPr>
          <w:p w14:paraId="63F07893">
            <w:pPr>
              <w:jc w:val="center"/>
              <w:rPr>
                <w:del w:id="215" w:author="赵翔-深圳" w:date="2024-12-22T14:01:47Z"/>
                <w:rFonts w:eastAsia="楷体"/>
                <w:sz w:val="28"/>
                <w:szCs w:val="28"/>
              </w:rPr>
            </w:pPr>
          </w:p>
        </w:tc>
        <w:tc>
          <w:tcPr>
            <w:tcW w:w="2196" w:type="dxa"/>
            <w:vAlign w:val="center"/>
          </w:tcPr>
          <w:p w14:paraId="0362A81A">
            <w:pPr>
              <w:jc w:val="center"/>
              <w:rPr>
                <w:del w:id="216" w:author="赵翔-深圳" w:date="2024-12-22T14:01:47Z"/>
                <w:rFonts w:eastAsia="楷体"/>
                <w:sz w:val="28"/>
                <w:szCs w:val="28"/>
              </w:rPr>
            </w:pPr>
          </w:p>
        </w:tc>
        <w:tc>
          <w:tcPr>
            <w:tcW w:w="1914" w:type="dxa"/>
            <w:vAlign w:val="center"/>
          </w:tcPr>
          <w:p w14:paraId="40B7C0D1">
            <w:pPr>
              <w:jc w:val="center"/>
              <w:rPr>
                <w:del w:id="217" w:author="赵翔-深圳" w:date="2024-12-22T14:01:47Z"/>
                <w:rFonts w:eastAsia="楷体"/>
                <w:sz w:val="28"/>
                <w:szCs w:val="28"/>
              </w:rPr>
            </w:pPr>
          </w:p>
        </w:tc>
        <w:tc>
          <w:tcPr>
            <w:tcW w:w="1914" w:type="dxa"/>
            <w:vAlign w:val="center"/>
          </w:tcPr>
          <w:p w14:paraId="5B4F079A">
            <w:pPr>
              <w:jc w:val="center"/>
              <w:rPr>
                <w:del w:id="218" w:author="赵翔-深圳" w:date="2024-12-22T14:01:47Z"/>
                <w:rFonts w:eastAsia="楷体"/>
                <w:sz w:val="28"/>
                <w:szCs w:val="28"/>
              </w:rPr>
            </w:pPr>
          </w:p>
        </w:tc>
      </w:tr>
      <w:tr w14:paraId="708C3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219" w:author="赵翔-深圳" w:date="2024-12-22T14:01:47Z"/>
        </w:trPr>
        <w:tc>
          <w:tcPr>
            <w:tcW w:w="1914" w:type="dxa"/>
            <w:vAlign w:val="center"/>
          </w:tcPr>
          <w:p w14:paraId="09957660">
            <w:pPr>
              <w:jc w:val="center"/>
              <w:rPr>
                <w:del w:id="220" w:author="赵翔-深圳" w:date="2024-12-22T14:01:47Z"/>
                <w:rFonts w:eastAsia="楷体"/>
                <w:sz w:val="28"/>
                <w:szCs w:val="28"/>
              </w:rPr>
            </w:pPr>
            <w:del w:id="221" w:author="赵翔-深圳" w:date="2024-12-22T14:01:47Z">
              <w:r>
                <w:rPr>
                  <w:rFonts w:eastAsia="楷体"/>
                  <w:sz w:val="28"/>
                  <w:szCs w:val="28"/>
                </w:rPr>
                <w:delText>报告批准人</w:delText>
              </w:r>
            </w:del>
          </w:p>
        </w:tc>
        <w:tc>
          <w:tcPr>
            <w:tcW w:w="1632" w:type="dxa"/>
            <w:vAlign w:val="center"/>
          </w:tcPr>
          <w:p w14:paraId="3BD7338D">
            <w:pPr>
              <w:jc w:val="center"/>
              <w:rPr>
                <w:del w:id="222" w:author="赵翔-深圳" w:date="2024-12-22T14:01:47Z"/>
                <w:rFonts w:eastAsia="楷体"/>
                <w:sz w:val="28"/>
                <w:szCs w:val="28"/>
              </w:rPr>
            </w:pPr>
          </w:p>
        </w:tc>
        <w:tc>
          <w:tcPr>
            <w:tcW w:w="2196" w:type="dxa"/>
            <w:vAlign w:val="center"/>
          </w:tcPr>
          <w:p w14:paraId="541C8ECB">
            <w:pPr>
              <w:jc w:val="center"/>
              <w:rPr>
                <w:del w:id="223" w:author="赵翔-深圳" w:date="2024-12-22T14:01:47Z"/>
                <w:rFonts w:eastAsia="楷体"/>
                <w:sz w:val="28"/>
                <w:szCs w:val="28"/>
              </w:rPr>
            </w:pPr>
          </w:p>
        </w:tc>
        <w:tc>
          <w:tcPr>
            <w:tcW w:w="1914" w:type="dxa"/>
            <w:vAlign w:val="center"/>
          </w:tcPr>
          <w:p w14:paraId="37B20E39">
            <w:pPr>
              <w:jc w:val="center"/>
              <w:rPr>
                <w:del w:id="224" w:author="赵翔-深圳" w:date="2024-12-22T14:01:47Z"/>
                <w:rFonts w:eastAsia="楷体"/>
                <w:sz w:val="28"/>
                <w:szCs w:val="28"/>
              </w:rPr>
            </w:pPr>
          </w:p>
        </w:tc>
        <w:tc>
          <w:tcPr>
            <w:tcW w:w="1914" w:type="dxa"/>
            <w:vAlign w:val="center"/>
          </w:tcPr>
          <w:p w14:paraId="137477D7">
            <w:pPr>
              <w:jc w:val="center"/>
              <w:rPr>
                <w:del w:id="225" w:author="赵翔-深圳" w:date="2024-12-22T14:01:47Z"/>
                <w:rFonts w:eastAsia="楷体"/>
                <w:sz w:val="28"/>
                <w:szCs w:val="28"/>
              </w:rPr>
            </w:pPr>
          </w:p>
        </w:tc>
      </w:tr>
    </w:tbl>
    <w:tbl>
      <w:tblPr>
        <w:tblStyle w:val="31"/>
        <w:tblW w:w="957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772" w:hRule="atLeast"/>
          <w:jc w:val="center"/>
          <w:ins w:id="226" w:author="赵翔-深圳" w:date="2024-12-23T13:35:58Z"/>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ins w:id="227" w:author="赵翔-深圳" w:date="2024-12-23T13:35:58Z"/>
                <w:rFonts w:hint="default" w:ascii="Times New Roman" w:hAnsi="Times New Roman" w:eastAsia="宋体" w:cs="Times New Roman"/>
                <w:b/>
                <w:bCs/>
                <w:sz w:val="24"/>
                <w:szCs w:val="24"/>
              </w:rPr>
            </w:pPr>
            <w:ins w:id="228" w:author="赵翔-深圳" w:date="2024-12-23T13:35:58Z">
              <w:r>
                <w:rPr>
                  <w:rFonts w:hint="default" w:ascii="Times New Roman" w:hAnsi="Times New Roman" w:eastAsia="宋体" w:cs="Times New Roman"/>
                  <w:b/>
                  <w:bCs/>
                  <w:sz w:val="24"/>
                  <w:szCs w:val="24"/>
                </w:rPr>
                <w:t>岗位</w:t>
              </w:r>
            </w:ins>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ins w:id="229" w:author="赵翔-深圳" w:date="2024-12-23T13:35:58Z"/>
                <w:rFonts w:hint="default" w:ascii="Times New Roman" w:hAnsi="Times New Roman" w:eastAsia="宋体" w:cs="Times New Roman"/>
                <w:b/>
                <w:bCs/>
                <w:sz w:val="24"/>
                <w:szCs w:val="24"/>
              </w:rPr>
            </w:pPr>
            <w:ins w:id="230" w:author="赵翔-深圳" w:date="2024-12-23T13:35:58Z">
              <w:r>
                <w:rPr>
                  <w:rFonts w:hint="default" w:ascii="Times New Roman" w:hAnsi="Times New Roman" w:eastAsia="宋体" w:cs="Times New Roman"/>
                  <w:b/>
                  <w:bCs/>
                  <w:sz w:val="24"/>
                  <w:szCs w:val="24"/>
                </w:rPr>
                <w:t>姓名</w:t>
              </w:r>
            </w:ins>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ins w:id="231" w:author="赵翔-深圳" w:date="2024-12-23T13:35:58Z"/>
                <w:rFonts w:hint="default" w:ascii="Times New Roman" w:hAnsi="Times New Roman" w:eastAsia="宋体" w:cs="Times New Roman"/>
                <w:b/>
                <w:bCs/>
                <w:sz w:val="24"/>
                <w:szCs w:val="24"/>
              </w:rPr>
            </w:pPr>
            <w:ins w:id="232" w:author="赵翔-深圳" w:date="2024-12-23T13:35:58Z">
              <w:r>
                <w:rPr>
                  <w:rFonts w:hint="default" w:ascii="Times New Roman" w:hAnsi="Times New Roman" w:eastAsia="宋体" w:cs="Times New Roman"/>
                  <w:b/>
                  <w:bCs/>
                  <w:sz w:val="24"/>
                  <w:szCs w:val="24"/>
                </w:rPr>
                <w:t>职业资格证书编号</w:t>
              </w:r>
            </w:ins>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ins w:id="233" w:author="赵翔-深圳" w:date="2024-12-23T13:35:58Z"/>
                <w:rFonts w:hint="default" w:ascii="Times New Roman" w:hAnsi="Times New Roman" w:eastAsia="宋体" w:cs="Times New Roman"/>
                <w:b/>
                <w:bCs/>
                <w:sz w:val="24"/>
                <w:szCs w:val="24"/>
              </w:rPr>
            </w:pPr>
            <w:ins w:id="234" w:author="赵翔-深圳" w:date="2024-12-23T13:35:58Z">
              <w:r>
                <w:rPr>
                  <w:rFonts w:hint="default" w:ascii="Times New Roman" w:hAnsi="Times New Roman" w:eastAsia="宋体" w:cs="Times New Roman"/>
                  <w:b/>
                  <w:bCs/>
                  <w:sz w:val="24"/>
                  <w:szCs w:val="24"/>
                </w:rPr>
                <w:t>签字</w:t>
              </w:r>
            </w:ins>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ins w:id="235" w:author="赵翔-深圳" w:date="2024-12-23T13:35:58Z"/>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ins w:id="236" w:author="赵翔-深圳" w:date="2024-12-23T13:35:58Z"/>
                <w:rFonts w:hint="default" w:ascii="Times New Roman" w:hAnsi="Times New Roman" w:eastAsia="宋体" w:cs="Times New Roman"/>
                <w:sz w:val="24"/>
                <w:szCs w:val="24"/>
                <w:lang w:val="en-US" w:eastAsia="zh-CN"/>
              </w:rPr>
            </w:pPr>
            <w:ins w:id="237" w:author="赵翔-深圳" w:date="2024-12-23T13:35:58Z">
              <w:r>
                <w:rPr>
                  <w:rFonts w:hint="default" w:ascii="Times New Roman" w:hAnsi="Times New Roman" w:eastAsia="宋体" w:cs="Times New Roman"/>
                  <w:sz w:val="24"/>
                  <w:szCs w:val="24"/>
                  <w:lang w:val="en-US" w:eastAsia="zh-CN"/>
                </w:rPr>
                <w:t>项目负责人</w:t>
              </w:r>
            </w:ins>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ins w:id="238" w:author="赵翔-深圳" w:date="2024-12-23T13:35:58Z"/>
                <w:rFonts w:hint="default" w:ascii="Times New Roman" w:hAnsi="Times New Roman" w:eastAsia="宋体" w:cs="Times New Roman"/>
                <w:sz w:val="24"/>
                <w:szCs w:val="24"/>
                <w:lang w:val="en-US" w:eastAsia="zh-CN"/>
              </w:rPr>
            </w:pPr>
            <w:ins w:id="239" w:author="赵翔-深圳" w:date="2024-12-23T13:35:58Z">
              <w:r>
                <w:rPr>
                  <w:rFonts w:hint="default" w:ascii="Times New Roman" w:hAnsi="Times New Roman" w:eastAsia="宋体" w:cs="Times New Roman"/>
                  <w:sz w:val="24"/>
                  <w:szCs w:val="24"/>
                  <w:lang w:val="en-US" w:eastAsia="zh-CN"/>
                </w:rPr>
                <w:t>蒙水儒</w:t>
              </w:r>
            </w:ins>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ins w:id="240" w:author="赵翔-深圳" w:date="2024-12-23T13:35:58Z"/>
                <w:rFonts w:hint="default" w:ascii="Times New Roman" w:hAnsi="Times New Roman" w:eastAsia="宋体" w:cs="Times New Roman"/>
                <w:sz w:val="24"/>
                <w:szCs w:val="24"/>
                <w:lang w:val="en-US" w:eastAsia="zh-CN"/>
              </w:rPr>
            </w:pPr>
            <w:ins w:id="241" w:author="赵翔-深圳" w:date="2024-12-23T13:35:58Z">
              <w:r>
                <w:rPr>
                  <w:rFonts w:hint="default" w:ascii="Times New Roman" w:hAnsi="Times New Roman" w:eastAsia="宋体" w:cs="Times New Roman"/>
                  <w:sz w:val="24"/>
                  <w:szCs w:val="24"/>
                  <w:lang w:val="en-US" w:eastAsia="zh-CN"/>
                </w:rPr>
                <w:t>（公路）检师1247256SA</w:t>
              </w:r>
            </w:ins>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ins w:id="242" w:author="赵翔-深圳" w:date="2024-12-23T13:35:58Z"/>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ins w:id="243" w:author="赵翔-深圳" w:date="2024-12-23T13:35:58Z"/>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ins w:id="244" w:author="赵翔-深圳" w:date="2024-12-23T13:35:58Z"/>
                <w:rFonts w:hint="default" w:ascii="Times New Roman" w:hAnsi="Times New Roman" w:eastAsia="宋体" w:cs="Times New Roman"/>
                <w:sz w:val="24"/>
                <w:szCs w:val="24"/>
                <w:lang w:val="en-US" w:eastAsia="zh-CN"/>
              </w:rPr>
            </w:pPr>
            <w:ins w:id="245" w:author="赵翔-深圳" w:date="2024-12-23T13:35:58Z">
              <w:r>
                <w:rPr>
                  <w:rFonts w:hint="default" w:ascii="Times New Roman" w:hAnsi="Times New Roman" w:eastAsia="宋体" w:cs="Times New Roman"/>
                  <w:sz w:val="24"/>
                  <w:szCs w:val="24"/>
                  <w:lang w:val="en-US" w:eastAsia="zh-CN"/>
                </w:rPr>
                <w:t>项目技术负责人</w:t>
              </w:r>
            </w:ins>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ins w:id="246" w:author="赵翔-深圳" w:date="2024-12-23T13:35:58Z"/>
                <w:rFonts w:hint="default" w:ascii="Times New Roman" w:hAnsi="Times New Roman" w:eastAsia="宋体" w:cs="Times New Roman"/>
                <w:sz w:val="24"/>
                <w:szCs w:val="24"/>
                <w:lang w:val="en-US" w:eastAsia="zh-CN"/>
              </w:rPr>
            </w:pPr>
            <w:ins w:id="247" w:author="赵翔-深圳" w:date="2024-12-23T13:35:58Z">
              <w:r>
                <w:rPr>
                  <w:rFonts w:hint="eastAsia" w:ascii="Times New Roman" w:hAnsi="Times New Roman" w:eastAsia="宋体" w:cs="Times New Roman"/>
                  <w:sz w:val="24"/>
                  <w:szCs w:val="24"/>
                  <w:lang w:val="en-US" w:eastAsia="zh-CN"/>
                </w:rPr>
                <w:t>李铁锋</w:t>
              </w:r>
            </w:ins>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ins w:id="248" w:author="赵翔-深圳" w:date="2024-12-23T13:35:58Z"/>
                <w:rFonts w:hint="default" w:ascii="Times New Roman" w:hAnsi="Times New Roman" w:eastAsia="宋体" w:cs="Times New Roman"/>
                <w:sz w:val="24"/>
                <w:szCs w:val="24"/>
                <w:lang w:val="en-US" w:eastAsia="zh-CN"/>
              </w:rPr>
            </w:pPr>
            <w:ins w:id="249" w:author="赵翔-深圳" w:date="2024-12-23T13:35:58Z">
              <w:r>
                <w:rPr>
                  <w:rFonts w:hint="default" w:ascii="Times New Roman" w:hAnsi="Times New Roman" w:eastAsia="宋体" w:cs="Times New Roman"/>
                  <w:sz w:val="24"/>
                  <w:szCs w:val="24"/>
                  <w:lang w:val="en-US" w:eastAsia="zh-CN"/>
                </w:rPr>
                <w:t>31620191101020034883</w:t>
              </w:r>
            </w:ins>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ins w:id="250" w:author="赵翔-深圳" w:date="2024-12-23T13:35:58Z"/>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51" w:author="赵翔-深圳" w:date="2024-12-23T13:35:58Z"/>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ins w:id="252" w:author="赵翔-深圳" w:date="2024-12-23T13:35:58Z"/>
                <w:rFonts w:hint="default" w:ascii="Times New Roman" w:hAnsi="Times New Roman" w:eastAsia="宋体" w:cs="Times New Roman"/>
                <w:sz w:val="24"/>
                <w:szCs w:val="24"/>
                <w:lang w:val="en-US" w:eastAsia="zh-CN"/>
              </w:rPr>
            </w:pPr>
            <w:ins w:id="253" w:author="赵翔-深圳" w:date="2024-12-23T13:35:58Z">
              <w:r>
                <w:rPr>
                  <w:rFonts w:hint="default" w:ascii="Times New Roman" w:hAnsi="Times New Roman" w:eastAsia="宋体" w:cs="Times New Roman"/>
                  <w:sz w:val="24"/>
                  <w:szCs w:val="24"/>
                  <w:lang w:val="en-US" w:eastAsia="zh-CN"/>
                </w:rPr>
                <w:t>项目主要参加人员</w:t>
              </w:r>
            </w:ins>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ins w:id="254" w:author="赵翔-深圳" w:date="2024-12-23T13:35:58Z"/>
                <w:rFonts w:hint="default" w:ascii="Times New Roman" w:hAnsi="Times New Roman" w:eastAsia="宋体" w:cs="Times New Roman"/>
                <w:sz w:val="24"/>
                <w:szCs w:val="24"/>
                <w:lang w:val="en-US" w:eastAsia="zh-CN"/>
              </w:rPr>
            </w:pPr>
            <w:ins w:id="255" w:author="赵翔-深圳" w:date="2024-12-23T13:35:58Z">
              <w:r>
                <w:rPr>
                  <w:rFonts w:hint="eastAsia" w:ascii="Times New Roman" w:hAnsi="Times New Roman" w:eastAsia="宋体" w:cs="Times New Roman"/>
                  <w:sz w:val="24"/>
                  <w:szCs w:val="24"/>
                  <w:lang w:val="en-US" w:eastAsia="zh-CN"/>
                </w:rPr>
                <w:t>赵品政</w:t>
              </w:r>
            </w:ins>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ins w:id="256" w:author="赵翔-深圳" w:date="2024-12-23T13:35:58Z"/>
                <w:rFonts w:hint="default" w:ascii="Times New Roman" w:hAnsi="Times New Roman" w:eastAsia="宋体" w:cs="Times New Roman"/>
                <w:sz w:val="24"/>
                <w:szCs w:val="24"/>
                <w:lang w:val="en-US" w:eastAsia="zh-CN"/>
              </w:rPr>
            </w:pPr>
            <w:ins w:id="257" w:author="赵翔-深圳" w:date="2024-12-23T13:35:58Z">
              <w:r>
                <w:rPr>
                  <w:rFonts w:hint="default" w:ascii="Times New Roman" w:hAnsi="Times New Roman" w:eastAsia="宋体" w:cs="Times New Roman"/>
                  <w:sz w:val="24"/>
                  <w:szCs w:val="24"/>
                  <w:lang w:val="en-US" w:eastAsia="zh-CN"/>
                </w:rPr>
                <w:t>31620230601020022171</w:t>
              </w:r>
            </w:ins>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ins w:id="258" w:author="赵翔-深圳" w:date="2024-12-23T13:35:58Z"/>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980" w:hRule="atLeast"/>
          <w:jc w:val="center"/>
          <w:ins w:id="259" w:author="赵翔-深圳" w:date="2024-12-23T13:35:58Z"/>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ins w:id="260" w:author="赵翔-深圳" w:date="2024-12-23T13:35:58Z"/>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ins w:id="261" w:author="赵翔-深圳" w:date="2024-12-23T13:35:58Z"/>
                <w:rFonts w:hint="default" w:ascii="Times New Roman" w:hAnsi="Times New Roman" w:eastAsia="宋体" w:cs="Times New Roman"/>
                <w:sz w:val="24"/>
                <w:szCs w:val="24"/>
                <w:lang w:val="en-US" w:eastAsia="zh-CN"/>
              </w:rPr>
            </w:pPr>
            <w:ins w:id="262" w:author="赵翔-深圳" w:date="2024-12-23T13:35:58Z">
              <w:r>
                <w:rPr>
                  <w:rFonts w:hint="eastAsia" w:ascii="Times New Roman" w:hAnsi="Times New Roman" w:eastAsia="宋体" w:cs="Times New Roman"/>
                  <w:sz w:val="24"/>
                  <w:szCs w:val="24"/>
                  <w:lang w:val="en-US" w:eastAsia="zh-CN"/>
                </w:rPr>
                <w:t>赵翔</w:t>
              </w:r>
            </w:ins>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ins w:id="263" w:author="赵翔-深圳" w:date="2024-12-23T13:35:58Z"/>
                <w:rFonts w:hint="default" w:ascii="Times New Roman" w:hAnsi="Times New Roman" w:eastAsia="宋体" w:cs="Times New Roman"/>
                <w:sz w:val="24"/>
                <w:szCs w:val="24"/>
                <w:lang w:val="en-US" w:eastAsia="zh-CN"/>
              </w:rPr>
            </w:pPr>
            <w:ins w:id="264" w:author="赵翔-深圳" w:date="2024-12-23T13:35:58Z">
              <w:r>
                <w:rPr>
                  <w:rFonts w:hint="default" w:ascii="Times New Roman" w:hAnsi="Times New Roman" w:eastAsia="宋体" w:cs="Times New Roman"/>
                  <w:sz w:val="24"/>
                  <w:szCs w:val="24"/>
                  <w:lang w:val="en-US" w:eastAsia="zh-CN"/>
                </w:rPr>
                <w:t>31620211002020055555</w:t>
              </w:r>
            </w:ins>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ins w:id="265" w:author="赵翔-深圳" w:date="2024-12-23T13:35:58Z"/>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66" w:author="赵翔-深圳" w:date="2024-12-23T13:35:58Z"/>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ins w:id="267" w:author="赵翔-深圳" w:date="2024-12-23T13:35:58Z"/>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ins w:id="268" w:author="赵翔-深圳" w:date="2024-12-23T13:35:58Z"/>
                <w:rFonts w:hint="default" w:ascii="Times New Roman" w:hAnsi="Times New Roman" w:eastAsia="宋体" w:cs="Times New Roman"/>
                <w:sz w:val="24"/>
                <w:szCs w:val="24"/>
                <w:lang w:val="en-US" w:eastAsia="zh-CN"/>
              </w:rPr>
            </w:pPr>
            <w:ins w:id="269" w:author="赵翔-深圳" w:date="2024-12-23T13:35:58Z">
              <w:r>
                <w:rPr>
                  <w:rFonts w:hint="eastAsia" w:ascii="Times New Roman" w:hAnsi="Times New Roman" w:eastAsia="宋体" w:cs="Times New Roman"/>
                  <w:sz w:val="24"/>
                  <w:szCs w:val="24"/>
                  <w:lang w:val="en-US" w:eastAsia="zh-CN"/>
                </w:rPr>
                <w:t>邓俊</w:t>
              </w:r>
            </w:ins>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ins w:id="270" w:author="赵翔-深圳" w:date="2024-12-23T13:35:58Z"/>
                <w:rFonts w:hint="default" w:ascii="Times New Roman" w:hAnsi="Times New Roman" w:eastAsia="宋体" w:cs="Times New Roman"/>
                <w:sz w:val="24"/>
                <w:szCs w:val="24"/>
                <w:lang w:val="en-US" w:eastAsia="zh-CN"/>
              </w:rPr>
            </w:pPr>
            <w:ins w:id="271" w:author="赵翔-深圳" w:date="2024-12-23T13:35:58Z">
              <w:r>
                <w:rPr>
                  <w:rFonts w:hint="eastAsia" w:ascii="Times New Roman" w:hAnsi="Times New Roman" w:eastAsia="宋体" w:cs="Times New Roman"/>
                  <w:sz w:val="24"/>
                  <w:szCs w:val="24"/>
                  <w:lang w:val="en-US" w:eastAsia="zh-CN"/>
                </w:rPr>
                <w:t>201812011382</w:t>
              </w:r>
            </w:ins>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ins w:id="272" w:author="赵翔-深圳" w:date="2024-12-23T13:35:58Z"/>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73" w:author="赵翔-深圳" w:date="2024-12-23T13:35:58Z"/>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ins w:id="274" w:author="赵翔-深圳" w:date="2024-12-23T13:35:58Z"/>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ins w:id="275" w:author="赵翔-深圳" w:date="2024-12-23T13:35:58Z"/>
                <w:rFonts w:hint="default" w:ascii="Times New Roman" w:hAnsi="Times New Roman" w:eastAsia="宋体" w:cs="Times New Roman"/>
                <w:sz w:val="24"/>
                <w:szCs w:val="24"/>
                <w:lang w:val="en-US" w:eastAsia="zh-CN"/>
              </w:rPr>
            </w:pPr>
            <w:ins w:id="276" w:author="赵翔-深圳" w:date="2024-12-23T13:35:58Z">
              <w:r>
                <w:rPr>
                  <w:rFonts w:hint="eastAsia" w:ascii="Times New Roman" w:hAnsi="Times New Roman" w:eastAsia="宋体" w:cs="Times New Roman"/>
                  <w:sz w:val="24"/>
                  <w:szCs w:val="24"/>
                  <w:lang w:val="en-US" w:eastAsia="zh-CN"/>
                </w:rPr>
                <w:t>章龙</w:t>
              </w:r>
            </w:ins>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ins w:id="277" w:author="赵翔-深圳" w:date="2024-12-23T13:35:58Z"/>
                <w:rFonts w:hint="default" w:ascii="Times New Roman" w:hAnsi="Times New Roman" w:eastAsia="宋体" w:cs="Times New Roman"/>
                <w:sz w:val="24"/>
                <w:szCs w:val="24"/>
                <w:lang w:val="en-US" w:eastAsia="zh-CN"/>
              </w:rPr>
            </w:pPr>
            <w:ins w:id="278" w:author="赵翔-深圳" w:date="2024-12-23T13:35:58Z">
              <w:r>
                <w:rPr>
                  <w:rFonts w:hint="eastAsia" w:ascii="Times New Roman" w:hAnsi="Times New Roman" w:eastAsia="宋体" w:cs="Times New Roman"/>
                  <w:sz w:val="24"/>
                  <w:szCs w:val="24"/>
                  <w:lang w:val="en-US" w:eastAsia="zh-CN"/>
                </w:rPr>
                <w:t>31620241001020056956</w:t>
              </w:r>
            </w:ins>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ins w:id="279" w:author="赵翔-深圳" w:date="2024-12-23T13:35:58Z"/>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80" w:author="赵翔-深圳" w:date="2024-12-23T13:35:58Z"/>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ins w:id="281" w:author="赵翔-深圳" w:date="2024-12-23T13:35:58Z"/>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ins w:id="282" w:author="赵翔-深圳" w:date="2024-12-23T13:35:58Z"/>
                <w:rFonts w:hint="default" w:ascii="Times New Roman" w:hAnsi="Times New Roman" w:eastAsia="宋体" w:cs="Times New Roman"/>
                <w:sz w:val="24"/>
                <w:szCs w:val="24"/>
                <w:lang w:val="en-US" w:eastAsia="zh-CN"/>
              </w:rPr>
            </w:pPr>
            <w:ins w:id="283" w:author="赵翔-深圳" w:date="2024-12-23T13:35:58Z">
              <w:r>
                <w:rPr>
                  <w:rFonts w:hint="eastAsia" w:ascii="Times New Roman" w:hAnsi="Times New Roman" w:eastAsia="宋体" w:cs="Times New Roman"/>
                  <w:sz w:val="24"/>
                  <w:szCs w:val="24"/>
                  <w:lang w:val="en-US" w:eastAsia="zh-CN"/>
                </w:rPr>
                <w:t>胡俊琳</w:t>
              </w:r>
            </w:ins>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ins w:id="284" w:author="赵翔-深圳" w:date="2024-12-23T13:35:58Z"/>
                <w:rFonts w:hint="default" w:ascii="Times New Roman" w:hAnsi="Times New Roman" w:eastAsia="宋体" w:cs="Times New Roman"/>
                <w:sz w:val="24"/>
                <w:szCs w:val="24"/>
                <w:lang w:val="en-US" w:eastAsia="zh-CN"/>
              </w:rPr>
            </w:pPr>
            <w:ins w:id="285" w:author="赵翔-深圳" w:date="2024-12-23T13:35:58Z">
              <w:r>
                <w:rPr>
                  <w:rFonts w:hint="eastAsia" w:ascii="Times New Roman" w:hAnsi="Times New Roman" w:eastAsia="宋体" w:cs="Times New Roman"/>
                  <w:sz w:val="24"/>
                  <w:szCs w:val="24"/>
                  <w:lang w:val="en-US" w:eastAsia="zh-CN"/>
                </w:rPr>
                <w:t>31620230602020012626</w:t>
              </w:r>
            </w:ins>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ins w:id="286" w:author="赵翔-深圳" w:date="2024-12-23T13:35:58Z"/>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87" w:author="赵翔-深圳" w:date="2024-12-23T13:35:58Z"/>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ins w:id="288" w:author="赵翔-深圳" w:date="2024-12-23T13:35:58Z"/>
                <w:rFonts w:hint="default" w:ascii="Times New Roman" w:hAnsi="Times New Roman" w:eastAsia="宋体" w:cs="Times New Roman"/>
                <w:sz w:val="24"/>
                <w:szCs w:val="24"/>
                <w:lang w:val="en-US" w:eastAsia="zh-CN"/>
              </w:rPr>
            </w:pPr>
            <w:ins w:id="289" w:author="赵翔-深圳" w:date="2024-12-23T13:35:58Z">
              <w:r>
                <w:rPr>
                  <w:rFonts w:hint="default" w:ascii="Times New Roman" w:hAnsi="Times New Roman" w:eastAsia="宋体" w:cs="Times New Roman"/>
                  <w:sz w:val="24"/>
                  <w:szCs w:val="24"/>
                  <w:lang w:val="en-US" w:eastAsia="zh-CN"/>
                </w:rPr>
                <w:t>报告编写人</w:t>
              </w:r>
            </w:ins>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ins w:id="290" w:author="赵翔-深圳" w:date="2024-12-23T13:35:58Z"/>
                <w:rFonts w:hint="default" w:ascii="Times New Roman" w:hAnsi="Times New Roman" w:eastAsia="宋体" w:cs="Times New Roman"/>
                <w:sz w:val="24"/>
                <w:szCs w:val="24"/>
                <w:lang w:val="en-US" w:eastAsia="zh-CN"/>
              </w:rPr>
            </w:pPr>
            <w:ins w:id="291" w:author="赵翔-深圳" w:date="2024-12-23T13:35:58Z">
              <w:r>
                <w:rPr>
                  <w:rFonts w:hint="default" w:ascii="Times New Roman" w:hAnsi="Times New Roman" w:eastAsia="宋体" w:cs="Times New Roman"/>
                  <w:sz w:val="24"/>
                  <w:szCs w:val="24"/>
                  <w:lang w:val="en-US" w:eastAsia="zh-CN"/>
                </w:rPr>
                <w:t>蒙水儒</w:t>
              </w:r>
            </w:ins>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ins w:id="292" w:author="赵翔-深圳" w:date="2024-12-23T13:35:58Z"/>
                <w:rFonts w:hint="default" w:ascii="Times New Roman" w:hAnsi="Times New Roman" w:eastAsia="宋体" w:cs="Times New Roman"/>
                <w:sz w:val="24"/>
                <w:szCs w:val="24"/>
                <w:lang w:val="en-US" w:eastAsia="zh-CN"/>
              </w:rPr>
            </w:pPr>
            <w:ins w:id="293" w:author="赵翔-深圳" w:date="2024-12-23T13:35:58Z">
              <w:r>
                <w:rPr>
                  <w:rFonts w:hint="default" w:ascii="Times New Roman" w:hAnsi="Times New Roman" w:eastAsia="宋体" w:cs="Times New Roman"/>
                  <w:sz w:val="24"/>
                  <w:szCs w:val="24"/>
                  <w:lang w:val="en-US" w:eastAsia="zh-CN"/>
                </w:rPr>
                <w:t>（公路）检师1247256SA</w:t>
              </w:r>
            </w:ins>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ins w:id="294" w:author="赵翔-深圳" w:date="2024-12-23T13:35:58Z"/>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95" w:author="赵翔-深圳" w:date="2024-12-23T13:35:58Z"/>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ins w:id="296" w:author="赵翔-深圳" w:date="2024-12-23T13:35:58Z"/>
                <w:rFonts w:hint="default" w:ascii="Times New Roman" w:hAnsi="Times New Roman" w:eastAsia="宋体" w:cs="Times New Roman"/>
                <w:sz w:val="24"/>
                <w:szCs w:val="24"/>
                <w:lang w:val="en-US" w:eastAsia="zh-CN"/>
              </w:rPr>
            </w:pPr>
            <w:ins w:id="297" w:author="赵翔-深圳" w:date="2024-12-23T13:35:58Z">
              <w:r>
                <w:rPr>
                  <w:rFonts w:hint="default" w:ascii="Times New Roman" w:hAnsi="Times New Roman" w:eastAsia="宋体" w:cs="Times New Roman"/>
                  <w:sz w:val="24"/>
                  <w:szCs w:val="24"/>
                  <w:lang w:val="en-US" w:eastAsia="zh-CN"/>
                </w:rPr>
                <w:t>报告审核人</w:t>
              </w:r>
            </w:ins>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ins w:id="298" w:author="赵翔-深圳" w:date="2024-12-23T13:35:58Z"/>
                <w:rFonts w:hint="default" w:ascii="Times New Roman" w:hAnsi="Times New Roman" w:eastAsia="宋体" w:cs="Times New Roman"/>
                <w:sz w:val="24"/>
                <w:szCs w:val="24"/>
                <w:lang w:val="en-US" w:eastAsia="zh-CN"/>
              </w:rPr>
            </w:pPr>
            <w:ins w:id="299" w:author="赵翔-深圳" w:date="2024-12-23T13:35:58Z">
              <w:r>
                <w:rPr>
                  <w:rFonts w:hint="default" w:ascii="Times New Roman" w:hAnsi="Times New Roman" w:eastAsia="宋体" w:cs="Times New Roman"/>
                  <w:sz w:val="24"/>
                  <w:szCs w:val="24"/>
                  <w:lang w:val="en-US" w:eastAsia="zh-CN"/>
                </w:rPr>
                <w:t>刘志强</w:t>
              </w:r>
            </w:ins>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ins w:id="300" w:author="赵翔-深圳" w:date="2024-12-23T13:35:58Z"/>
                <w:rFonts w:hint="default" w:ascii="Times New Roman" w:hAnsi="Times New Roman" w:eastAsia="宋体" w:cs="Times New Roman"/>
                <w:sz w:val="24"/>
                <w:szCs w:val="24"/>
                <w:lang w:val="en-US" w:eastAsia="zh-CN"/>
              </w:rPr>
            </w:pPr>
            <w:ins w:id="301" w:author="赵翔-深圳" w:date="2024-12-23T13:35:58Z">
              <w:r>
                <w:rPr>
                  <w:rFonts w:hint="default" w:ascii="Times New Roman" w:hAnsi="Times New Roman" w:eastAsia="宋体" w:cs="Times New Roman"/>
                  <w:sz w:val="24"/>
                  <w:szCs w:val="24"/>
                  <w:lang w:val="en-US" w:eastAsia="zh-CN"/>
                </w:rPr>
                <w:t>31620201101020015249</w:t>
              </w:r>
            </w:ins>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ins w:id="302" w:author="赵翔-深圳" w:date="2024-12-23T13:35:58Z"/>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ins w:id="303" w:author="赵翔-深圳" w:date="2024-12-23T13:35:58Z"/>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ins w:id="304" w:author="赵翔-深圳" w:date="2024-12-23T13:35:58Z"/>
                <w:rFonts w:hint="default" w:ascii="Times New Roman" w:hAnsi="Times New Roman" w:eastAsia="宋体" w:cs="Times New Roman"/>
                <w:sz w:val="24"/>
                <w:szCs w:val="24"/>
                <w:lang w:val="en-US" w:eastAsia="zh-CN"/>
              </w:rPr>
            </w:pPr>
            <w:ins w:id="305" w:author="赵翔-深圳" w:date="2024-12-23T13:35:58Z">
              <w:r>
                <w:rPr>
                  <w:rFonts w:hint="default" w:ascii="Times New Roman" w:hAnsi="Times New Roman" w:eastAsia="宋体" w:cs="Times New Roman"/>
                  <w:sz w:val="24"/>
                  <w:szCs w:val="24"/>
                  <w:lang w:val="en-US" w:eastAsia="zh-CN"/>
                </w:rPr>
                <w:t>报告批准人</w:t>
              </w:r>
            </w:ins>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ins w:id="306" w:author="赵翔-深圳" w:date="2024-12-23T13:35:58Z"/>
                <w:rFonts w:hint="default" w:ascii="Times New Roman" w:hAnsi="Times New Roman" w:eastAsia="宋体" w:cs="Times New Roman"/>
                <w:sz w:val="24"/>
                <w:szCs w:val="24"/>
                <w:lang w:val="en-US" w:eastAsia="zh-CN"/>
              </w:rPr>
            </w:pPr>
            <w:ins w:id="307" w:author="赵翔-深圳" w:date="2024-12-23T13:35:58Z">
              <w:r>
                <w:rPr>
                  <w:rFonts w:hint="default" w:ascii="Times New Roman" w:hAnsi="Times New Roman" w:eastAsia="宋体" w:cs="Times New Roman"/>
                  <w:sz w:val="24"/>
                  <w:szCs w:val="24"/>
                  <w:lang w:val="en-US" w:eastAsia="zh-CN"/>
                </w:rPr>
                <w:t>陈玉冰</w:t>
              </w:r>
            </w:ins>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ins w:id="308" w:author="赵翔-深圳" w:date="2024-12-23T13:35:58Z"/>
                <w:rFonts w:hint="default" w:ascii="Times New Roman" w:hAnsi="Times New Roman" w:eastAsia="宋体" w:cs="Times New Roman"/>
                <w:sz w:val="24"/>
                <w:szCs w:val="24"/>
                <w:lang w:val="en-US" w:eastAsia="zh-CN"/>
              </w:rPr>
            </w:pPr>
            <w:ins w:id="309" w:author="赵翔-深圳" w:date="2024-12-23T13:35:58Z">
              <w:r>
                <w:rPr>
                  <w:rFonts w:hint="default" w:ascii="Times New Roman" w:hAnsi="Times New Roman" w:eastAsia="宋体" w:cs="Times New Roman"/>
                  <w:sz w:val="24"/>
                  <w:szCs w:val="24"/>
                  <w:lang w:val="en-US" w:eastAsia="zh-CN"/>
                </w:rPr>
                <w:t>（公路）检师1351468QS</w:t>
              </w:r>
            </w:ins>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ins w:id="310" w:author="赵翔-深圳" w:date="2024-12-23T13:35:58Z"/>
                <w:rFonts w:hint="default" w:ascii="Times New Roman" w:hAnsi="Times New Roman" w:eastAsia="宋体" w:cs="Times New Roman"/>
                <w:sz w:val="24"/>
                <w:szCs w:val="24"/>
                <w:lang w:val="en-US" w:eastAsia="zh-CN"/>
              </w:rPr>
            </w:pPr>
          </w:p>
        </w:tc>
      </w:tr>
    </w:tbl>
    <w:p w14:paraId="4D68B11E">
      <w:pPr>
        <w:jc w:val="center"/>
        <w:rPr>
          <w:rFonts w:hint="eastAsia" w:ascii="楷体" w:hAnsi="楷体" w:eastAsia="楷体" w:cs="楷体"/>
          <w:sz w:val="28"/>
          <w:szCs w:val="28"/>
          <w:rPrChange w:id="312" w:author="钟志琛" w:date="2024-12-23T00:03:54Z">
            <w:rPr>
              <w:rFonts w:eastAsia="楷体"/>
              <w:sz w:val="28"/>
              <w:szCs w:val="28"/>
            </w:rPr>
          </w:rPrChange>
        </w:rPr>
        <w:pPrChange w:id="311" w:author="钟志琛" w:date="2024-12-23T00:03:54Z">
          <w:pPr>
            <w:jc w:val="left"/>
          </w:pPr>
        </w:pPrChange>
      </w:pPr>
    </w:p>
    <w:p w14:paraId="6272B3C0">
      <w:pPr>
        <w:jc w:val="center"/>
        <w:rPr>
          <w:rFonts w:hint="eastAsia" w:ascii="楷体" w:hAnsi="楷体" w:eastAsia="楷体" w:cs="楷体"/>
          <w:sz w:val="28"/>
          <w:szCs w:val="28"/>
          <w:rPrChange w:id="314" w:author="钟志琛" w:date="2024-12-23T00:03:54Z">
            <w:rPr>
              <w:rFonts w:eastAsia="楷体"/>
              <w:sz w:val="28"/>
              <w:szCs w:val="28"/>
            </w:rPr>
          </w:rPrChange>
        </w:rPr>
        <w:pPrChange w:id="313" w:author="钟志琛" w:date="2024-12-23T00:03:54Z">
          <w:pPr>
            <w:jc w:val="left"/>
          </w:pPr>
        </w:pPrChange>
      </w:pPr>
      <w:r>
        <w:rPr>
          <w:rFonts w:hint="eastAsia" w:ascii="楷体" w:hAnsi="楷体" w:eastAsia="楷体" w:cs="楷体"/>
          <w:sz w:val="28"/>
          <w:szCs w:val="28"/>
          <w:rPrChange w:id="315" w:author="钟志琛" w:date="2024-12-23T00:03:54Z">
            <w:rPr>
              <w:rFonts w:eastAsia="楷体"/>
              <w:sz w:val="28"/>
              <w:szCs w:val="28"/>
            </w:rPr>
          </w:rPrChange>
        </w:rPr>
        <w:t xml:space="preserve">                               </w:t>
      </w:r>
    </w:p>
    <w:p w14:paraId="783554AF">
      <w:pPr>
        <w:jc w:val="right"/>
        <w:rPr>
          <w:rFonts w:hint="eastAsia" w:ascii="楷体" w:hAnsi="楷体" w:eastAsia="楷体" w:cs="楷体"/>
          <w:sz w:val="28"/>
          <w:szCs w:val="28"/>
          <w:lang w:val="en-US" w:eastAsia="zh-CN"/>
          <w:rPrChange w:id="316" w:author="钟志琛" w:date="2024-12-23T00:03:54Z">
            <w:rPr>
              <w:rFonts w:hint="eastAsia" w:eastAsia="楷体"/>
              <w:sz w:val="28"/>
              <w:szCs w:val="28"/>
              <w:lang w:val="en-US" w:eastAsia="zh-CN"/>
            </w:rPr>
          </w:rPrChange>
        </w:rPr>
      </w:pPr>
      <w:r>
        <w:rPr>
          <w:rFonts w:hint="eastAsia" w:ascii="楷体" w:hAnsi="楷体" w:eastAsia="楷体" w:cs="楷体"/>
          <w:sz w:val="28"/>
          <w:szCs w:val="28"/>
          <w:lang w:val="en-US" w:eastAsia="zh-CN"/>
          <w:rPrChange w:id="317" w:author="钟志琛" w:date="2024-12-23T00:03:54Z">
            <w:rPr>
              <w:rFonts w:hint="eastAsia" w:eastAsia="楷体"/>
              <w:sz w:val="28"/>
              <w:szCs w:val="28"/>
              <w:lang w:val="en-US" w:eastAsia="zh-CN"/>
            </w:rPr>
          </w:rPrChange>
        </w:rPr>
        <w:t>湖南高速工程咨询有限公司</w:t>
      </w:r>
    </w:p>
    <w:p w14:paraId="470C93E0">
      <w:pPr>
        <w:jc w:val="right"/>
        <w:rPr>
          <w:rFonts w:hint="eastAsia" w:ascii="楷体" w:hAnsi="楷体" w:eastAsia="楷体" w:cs="楷体"/>
          <w:sz w:val="28"/>
          <w:szCs w:val="28"/>
          <w:rPrChange w:id="318" w:author="钟志琛" w:date="2024-12-23T00:03:54Z">
            <w:rPr/>
          </w:rPrChange>
        </w:rPr>
      </w:pPr>
      <w:r>
        <w:rPr>
          <w:rFonts w:hint="eastAsia" w:ascii="楷体" w:hAnsi="楷体" w:eastAsia="楷体" w:cs="楷体"/>
          <w:color w:val="auto"/>
          <w:sz w:val="28"/>
          <w:szCs w:val="28"/>
          <w:lang w:val="en-US" w:eastAsia="zh-CN"/>
          <w:rPrChange w:id="319" w:author="钟志琛" w:date="2024-12-23T00:03:54Z">
            <w:rPr>
              <w:rFonts w:hint="eastAsia" w:eastAsia="楷体"/>
              <w:color w:val="FF0000"/>
              <w:sz w:val="28"/>
              <w:szCs w:val="28"/>
              <w:lang w:val="en-US" w:eastAsia="zh-CN"/>
            </w:rPr>
          </w:rPrChange>
        </w:rPr>
        <w:t>2024</w:t>
      </w:r>
      <w:r>
        <w:rPr>
          <w:rFonts w:hint="eastAsia" w:ascii="楷体" w:hAnsi="楷体" w:eastAsia="楷体" w:cs="楷体"/>
          <w:color w:val="auto"/>
          <w:sz w:val="28"/>
          <w:szCs w:val="28"/>
          <w:rPrChange w:id="320" w:author="钟志琛" w:date="2024-12-23T00:03:54Z">
            <w:rPr>
              <w:rFonts w:eastAsia="楷体"/>
              <w:color w:val="FF0000"/>
              <w:sz w:val="28"/>
              <w:szCs w:val="28"/>
            </w:rPr>
          </w:rPrChange>
        </w:rPr>
        <w:t xml:space="preserve">年 </w:t>
      </w:r>
      <w:del w:id="321" w:author="钟志琛" w:date="2024-12-23T00:04:01Z">
        <w:r>
          <w:rPr>
            <w:rFonts w:hint="eastAsia" w:ascii="楷体" w:hAnsi="楷体" w:eastAsia="楷体" w:cs="楷体"/>
            <w:color w:val="auto"/>
            <w:sz w:val="28"/>
            <w:szCs w:val="28"/>
            <w:rPrChange w:id="322" w:author="钟志琛" w:date="2024-12-23T00:03:54Z">
              <w:rPr>
                <w:rFonts w:eastAsia="楷体"/>
                <w:color w:val="FF0000"/>
                <w:sz w:val="28"/>
                <w:szCs w:val="28"/>
              </w:rPr>
            </w:rPrChange>
          </w:rPr>
          <w:delText xml:space="preserve"> </w:delText>
        </w:r>
      </w:del>
      <w:r>
        <w:rPr>
          <w:rFonts w:hint="eastAsia" w:ascii="楷体" w:hAnsi="楷体" w:eastAsia="楷体" w:cs="楷体"/>
          <w:color w:val="auto"/>
          <w:sz w:val="28"/>
          <w:szCs w:val="28"/>
          <w:lang w:val="en-US" w:eastAsia="zh-CN"/>
          <w:rPrChange w:id="323" w:author="钟志琛" w:date="2024-12-23T00:03:54Z">
            <w:rPr>
              <w:rFonts w:hint="eastAsia" w:eastAsia="楷体"/>
              <w:color w:val="FF0000"/>
              <w:sz w:val="28"/>
              <w:szCs w:val="28"/>
              <w:lang w:val="en-US" w:eastAsia="zh-CN"/>
            </w:rPr>
          </w:rPrChange>
        </w:rPr>
        <w:t>1</w:t>
      </w:r>
      <w:ins w:id="324" w:author="赵翔-深圳" w:date="2024-12-22T14:01:53Z">
        <w:r>
          <w:rPr>
            <w:rFonts w:hint="eastAsia" w:ascii="楷体" w:hAnsi="楷体" w:eastAsia="楷体" w:cs="楷体"/>
            <w:color w:val="auto"/>
            <w:sz w:val="28"/>
            <w:szCs w:val="28"/>
            <w:lang w:val="en-US" w:eastAsia="zh-CN"/>
            <w:rPrChange w:id="325" w:author="钟志琛" w:date="2024-12-23T00:03:54Z">
              <w:rPr>
                <w:rFonts w:hint="eastAsia" w:eastAsia="楷体"/>
                <w:color w:val="FF0000"/>
                <w:sz w:val="28"/>
                <w:szCs w:val="28"/>
                <w:lang w:val="en-US" w:eastAsia="zh-CN"/>
              </w:rPr>
            </w:rPrChange>
          </w:rPr>
          <w:t>2</w:t>
        </w:r>
      </w:ins>
      <w:del w:id="326" w:author="赵翔-深圳" w:date="2024-12-22T14:01:53Z">
        <w:r>
          <w:rPr>
            <w:rFonts w:hint="eastAsia" w:ascii="楷体" w:hAnsi="楷体" w:eastAsia="楷体" w:cs="楷体"/>
            <w:color w:val="auto"/>
            <w:sz w:val="28"/>
            <w:szCs w:val="28"/>
            <w:lang w:val="en-US" w:eastAsia="zh-CN"/>
            <w:rPrChange w:id="327" w:author="钟志琛" w:date="2024-12-23T00:03:54Z">
              <w:rPr>
                <w:rFonts w:hint="eastAsia" w:eastAsia="楷体"/>
                <w:color w:val="FF0000"/>
                <w:sz w:val="28"/>
                <w:szCs w:val="28"/>
                <w:lang w:val="en-US" w:eastAsia="zh-CN"/>
              </w:rPr>
            </w:rPrChange>
          </w:rPr>
          <w:delText>1</w:delText>
        </w:r>
      </w:del>
      <w:r>
        <w:rPr>
          <w:rFonts w:hint="eastAsia" w:ascii="楷体" w:hAnsi="楷体" w:eastAsia="楷体" w:cs="楷体"/>
          <w:color w:val="auto"/>
          <w:sz w:val="28"/>
          <w:szCs w:val="28"/>
          <w:rPrChange w:id="328" w:author="钟志琛" w:date="2024-12-23T00:03:54Z">
            <w:rPr>
              <w:rFonts w:eastAsia="楷体"/>
              <w:color w:val="FF0000"/>
              <w:sz w:val="28"/>
              <w:szCs w:val="28"/>
            </w:rPr>
          </w:rPrChange>
        </w:rPr>
        <w:t xml:space="preserve">月 </w:t>
      </w:r>
      <w:del w:id="329" w:author="钟志琛" w:date="2024-12-23T00:04:02Z">
        <w:r>
          <w:rPr>
            <w:rFonts w:hint="eastAsia" w:ascii="楷体" w:hAnsi="楷体" w:eastAsia="楷体" w:cs="楷体"/>
            <w:color w:val="auto"/>
            <w:sz w:val="28"/>
            <w:szCs w:val="28"/>
            <w:rPrChange w:id="330" w:author="钟志琛" w:date="2024-12-23T00:03:54Z">
              <w:rPr>
                <w:rFonts w:eastAsia="楷体"/>
                <w:color w:val="FF0000"/>
                <w:sz w:val="28"/>
                <w:szCs w:val="28"/>
              </w:rPr>
            </w:rPrChange>
          </w:rPr>
          <w:delText xml:space="preserve"> </w:delText>
        </w:r>
      </w:del>
      <w:ins w:id="331" w:author="赵翔-深圳" w:date="2024-12-22T14:01:56Z">
        <w:r>
          <w:rPr>
            <w:rFonts w:hint="eastAsia" w:ascii="楷体" w:hAnsi="楷体" w:eastAsia="楷体" w:cs="楷体"/>
            <w:color w:val="auto"/>
            <w:sz w:val="28"/>
            <w:szCs w:val="28"/>
            <w:lang w:val="en-US" w:eastAsia="zh-CN"/>
            <w:rPrChange w:id="332" w:author="钟志琛" w:date="2024-12-23T00:03:54Z">
              <w:rPr>
                <w:rFonts w:hint="eastAsia" w:eastAsia="楷体"/>
                <w:color w:val="FF0000"/>
                <w:sz w:val="28"/>
                <w:szCs w:val="28"/>
                <w:lang w:val="en-US" w:eastAsia="zh-CN"/>
              </w:rPr>
            </w:rPrChange>
          </w:rPr>
          <w:t>21</w:t>
        </w:r>
      </w:ins>
      <w:del w:id="333" w:author="赵翔-深圳" w:date="2024-12-22T14:01:55Z">
        <w:r>
          <w:rPr>
            <w:rFonts w:hint="eastAsia" w:ascii="楷体" w:hAnsi="楷体" w:eastAsia="楷体" w:cs="楷体"/>
            <w:color w:val="auto"/>
            <w:sz w:val="28"/>
            <w:szCs w:val="28"/>
            <w:lang w:val="en-US" w:eastAsia="zh-CN"/>
            <w:rPrChange w:id="334" w:author="钟志琛" w:date="2024-12-23T00:03:54Z">
              <w:rPr>
                <w:rFonts w:hint="eastAsia" w:eastAsia="楷体"/>
                <w:color w:val="FF0000"/>
                <w:sz w:val="28"/>
                <w:szCs w:val="28"/>
                <w:lang w:val="en-US" w:eastAsia="zh-CN"/>
              </w:rPr>
            </w:rPrChange>
          </w:rPr>
          <w:delText>19</w:delText>
        </w:r>
      </w:del>
      <w:r>
        <w:rPr>
          <w:rFonts w:hint="eastAsia" w:ascii="楷体" w:hAnsi="楷体" w:eastAsia="楷体" w:cs="楷体"/>
          <w:color w:val="auto"/>
          <w:sz w:val="28"/>
          <w:szCs w:val="28"/>
          <w:rPrChange w:id="335" w:author="钟志琛" w:date="2024-12-23T00:03:54Z">
            <w:rPr>
              <w:rFonts w:eastAsia="楷体"/>
              <w:color w:val="FF0000"/>
              <w:sz w:val="28"/>
              <w:szCs w:val="28"/>
            </w:rPr>
          </w:rPrChange>
        </w:rPr>
        <w:t>日</w:t>
      </w:r>
    </w:p>
    <w:p w14:paraId="3B2E0832">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77A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2E45986A">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2880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4B2FCE6D">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1AF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0B676208">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60348398">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13297C31">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38241C7">
            <w:pPr>
              <w:jc w:val="center"/>
              <w:rPr>
                <w:rFonts w:hint="eastAsia" w:eastAsia="楷体_GB2312"/>
                <w:snapToGrid w:val="0"/>
                <w:szCs w:val="20"/>
                <w:rPrChange w:id="336" w:author="钟志琛" w:date="2024-12-23T00:05:13Z">
                  <w:rPr>
                    <w:rFonts w:eastAsia="楷体_GB2312"/>
                    <w:snapToGrid w:val="0"/>
                    <w:szCs w:val="21"/>
                  </w:rPr>
                </w:rPrChange>
              </w:rPr>
            </w:pPr>
            <w:ins w:id="337" w:author="钟志琛" w:date="2024-12-23T00:05:07Z">
              <w:r>
                <w:rPr>
                  <w:rFonts w:hint="eastAsia" w:eastAsia="楷体_GB2312"/>
                  <w:snapToGrid w:val="0"/>
                  <w:color w:val="auto"/>
                  <w:rPrChange w:id="338" w:author="钟志琛" w:date="2024-12-23T00:05:13Z">
                    <w:rPr>
                      <w:rFonts w:hint="eastAsia" w:eastAsia="楷体_GB2312"/>
                      <w:snapToGrid w:val="0"/>
                      <w:color w:val="FF0000"/>
                    </w:rPr>
                  </w:rPrChange>
                </w:rPr>
                <w:t>GSZX-JCSY-FW-2024-0453</w:t>
              </w:r>
            </w:ins>
            <w:del w:id="339" w:author="钟志琛" w:date="2024-12-23T00:05:07Z">
              <w:r>
                <w:rPr>
                  <w:rFonts w:hint="eastAsia" w:eastAsia="楷体_GB2312"/>
                  <w:snapToGrid w:val="0"/>
                  <w:color w:val="auto"/>
                  <w:rPrChange w:id="340" w:author="钟志琛" w:date="2024-12-23T00:05:13Z">
                    <w:rPr>
                      <w:rFonts w:eastAsia="楷体_GB2312"/>
                      <w:snapToGrid w:val="0"/>
                      <w:color w:val="FF0000"/>
                    </w:rPr>
                  </w:rPrChange>
                </w:rPr>
                <w:delText>000001</w:delText>
              </w:r>
            </w:del>
          </w:p>
        </w:tc>
      </w:tr>
      <w:tr w14:paraId="05860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175FF91">
            <w:pPr>
              <w:jc w:val="center"/>
              <w:rPr>
                <w:rFonts w:eastAsia="楷体_GB2312"/>
              </w:rPr>
            </w:pPr>
            <w:r>
              <w:rPr>
                <w:rFonts w:eastAsia="楷体_GB2312"/>
              </w:rPr>
              <w:t>工程名称</w:t>
            </w:r>
          </w:p>
        </w:tc>
        <w:tc>
          <w:tcPr>
            <w:tcW w:w="3802" w:type="dxa"/>
            <w:vMerge w:val="restart"/>
            <w:shd w:val="clear" w:color="auto" w:fill="auto"/>
            <w:vAlign w:val="center"/>
          </w:tcPr>
          <w:p w14:paraId="5E4FD080">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赤水溪隧道</w:t>
            </w:r>
          </w:p>
        </w:tc>
        <w:tc>
          <w:tcPr>
            <w:tcW w:w="1353" w:type="dxa"/>
            <w:shd w:val="clear" w:color="auto" w:fill="auto"/>
            <w:vAlign w:val="center"/>
          </w:tcPr>
          <w:p w14:paraId="795A1669">
            <w:pPr>
              <w:jc w:val="center"/>
              <w:rPr>
                <w:rFonts w:eastAsia="楷体_GB2312"/>
              </w:rPr>
            </w:pPr>
            <w:r>
              <w:rPr>
                <w:rFonts w:eastAsia="楷体_GB2312"/>
              </w:rPr>
              <w:t>项目时间</w:t>
            </w:r>
          </w:p>
        </w:tc>
        <w:tc>
          <w:tcPr>
            <w:tcW w:w="3417" w:type="dxa"/>
            <w:shd w:val="clear" w:color="auto" w:fill="auto"/>
            <w:vAlign w:val="center"/>
          </w:tcPr>
          <w:p w14:paraId="1700D292">
            <w:pPr>
              <w:jc w:val="center"/>
              <w:rPr>
                <w:rFonts w:eastAsia="楷体_GB2312"/>
                <w:snapToGrid w:val="0"/>
                <w:color w:val="auto"/>
                <w:spacing w:val="-16"/>
                <w:rPrChange w:id="341" w:author="赵翔-深圳" w:date="2024-12-22T14:02:41Z">
                  <w:rPr>
                    <w:rFonts w:eastAsia="楷体_GB2312"/>
                    <w:snapToGrid w:val="0"/>
                    <w:spacing w:val="-16"/>
                  </w:rPr>
                </w:rPrChange>
              </w:rPr>
            </w:pPr>
            <w:ins w:id="342" w:author="赵翔-深圳" w:date="2024-12-22T14:02:22Z">
              <w:r>
                <w:rPr>
                  <w:rFonts w:hint="eastAsia" w:eastAsia="楷体_GB2312"/>
                  <w:snapToGrid w:val="0"/>
                  <w:color w:val="auto"/>
                  <w:spacing w:val="-16"/>
                  <w:rPrChange w:id="343" w:author="赵翔-深圳" w:date="2024-12-22T14:02:41Z">
                    <w:rPr>
                      <w:rFonts w:hint="eastAsia" w:eastAsia="楷体_GB2312"/>
                      <w:snapToGrid w:val="0"/>
                      <w:color w:val="FF0000"/>
                      <w:spacing w:val="-16"/>
                    </w:rPr>
                  </w:rPrChange>
                </w:rPr>
                <w:t>2024年10月20日~11月18日</w:t>
              </w:r>
            </w:ins>
            <w:del w:id="344" w:author="赵翔-深圳" w:date="2024-12-22T14:02:22Z">
              <w:r>
                <w:rPr>
                  <w:rFonts w:eastAsia="楷体_GB2312"/>
                  <w:snapToGrid w:val="0"/>
                  <w:color w:val="auto"/>
                  <w:spacing w:val="-16"/>
                  <w:rPrChange w:id="345" w:author="赵翔-深圳" w:date="2024-12-22T14:02:41Z">
                    <w:rPr>
                      <w:rFonts w:eastAsia="楷体_GB2312"/>
                      <w:snapToGrid w:val="0"/>
                      <w:color w:val="FF0000"/>
                      <w:spacing w:val="-16"/>
                    </w:rPr>
                  </w:rPrChange>
                </w:rPr>
                <w:delText>2023年10月28日~/</w:delText>
              </w:r>
            </w:del>
          </w:p>
        </w:tc>
      </w:tr>
      <w:tr w14:paraId="1E55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190DCEA8">
            <w:pPr>
              <w:jc w:val="center"/>
              <w:rPr>
                <w:rFonts w:eastAsia="楷体_GB2312"/>
              </w:rPr>
            </w:pPr>
          </w:p>
        </w:tc>
        <w:tc>
          <w:tcPr>
            <w:tcW w:w="3802" w:type="dxa"/>
            <w:vMerge w:val="continue"/>
            <w:shd w:val="clear" w:color="auto" w:fill="auto"/>
            <w:vAlign w:val="center"/>
          </w:tcPr>
          <w:p w14:paraId="26ABFBF3">
            <w:pPr>
              <w:snapToGrid w:val="0"/>
              <w:jc w:val="center"/>
              <w:rPr>
                <w:rFonts w:eastAsia="楷体_GB2312"/>
                <w:snapToGrid w:val="0"/>
              </w:rPr>
            </w:pPr>
          </w:p>
        </w:tc>
        <w:tc>
          <w:tcPr>
            <w:tcW w:w="1353" w:type="dxa"/>
            <w:shd w:val="clear" w:color="auto" w:fill="auto"/>
            <w:vAlign w:val="center"/>
          </w:tcPr>
          <w:p w14:paraId="22309236">
            <w:pPr>
              <w:jc w:val="center"/>
              <w:rPr>
                <w:rFonts w:eastAsia="楷体_GB2312"/>
              </w:rPr>
            </w:pPr>
            <w:r>
              <w:rPr>
                <w:rFonts w:eastAsia="楷体_GB2312"/>
              </w:rPr>
              <w:t>检测时间</w:t>
            </w:r>
          </w:p>
        </w:tc>
        <w:tc>
          <w:tcPr>
            <w:tcW w:w="3417" w:type="dxa"/>
            <w:shd w:val="clear" w:color="auto" w:fill="auto"/>
            <w:vAlign w:val="center"/>
          </w:tcPr>
          <w:p w14:paraId="4890DBE5">
            <w:pPr>
              <w:jc w:val="center"/>
              <w:rPr>
                <w:rFonts w:eastAsia="楷体_GB2312"/>
                <w:snapToGrid w:val="0"/>
                <w:color w:val="auto"/>
                <w:spacing w:val="-16"/>
                <w:rPrChange w:id="346" w:author="赵翔-深圳" w:date="2024-12-22T14:02:41Z">
                  <w:rPr>
                    <w:rFonts w:eastAsia="楷体_GB2312"/>
                    <w:snapToGrid w:val="0"/>
                    <w:spacing w:val="-16"/>
                  </w:rPr>
                </w:rPrChange>
              </w:rPr>
            </w:pPr>
            <w:ins w:id="347" w:author="赵翔-深圳" w:date="2024-12-22T14:02:29Z">
              <w:r>
                <w:rPr>
                  <w:rFonts w:hint="eastAsia" w:eastAsia="楷体_GB2312"/>
                  <w:snapToGrid w:val="0"/>
                  <w:color w:val="auto"/>
                  <w:spacing w:val="-16"/>
                  <w:rPrChange w:id="348" w:author="赵翔-深圳" w:date="2024-12-22T14:02:41Z">
                    <w:rPr>
                      <w:rFonts w:hint="eastAsia" w:eastAsia="楷体_GB2312"/>
                      <w:snapToGrid w:val="0"/>
                      <w:color w:val="FF0000"/>
                      <w:spacing w:val="-16"/>
                    </w:rPr>
                  </w:rPrChange>
                </w:rPr>
                <w:t>2024年11月</w:t>
              </w:r>
            </w:ins>
            <w:ins w:id="349" w:author="赵翔-深圳" w:date="2024-12-22T14:02:38Z">
              <w:r>
                <w:rPr>
                  <w:rFonts w:hint="eastAsia" w:eastAsia="楷体_GB2312"/>
                  <w:snapToGrid w:val="0"/>
                  <w:color w:val="auto"/>
                  <w:spacing w:val="-16"/>
                  <w:lang w:val="en-US" w:eastAsia="zh-CN"/>
                  <w:rPrChange w:id="350" w:author="赵翔-深圳" w:date="2024-12-22T14:02:41Z">
                    <w:rPr>
                      <w:rFonts w:hint="eastAsia" w:eastAsia="楷体_GB2312"/>
                      <w:snapToGrid w:val="0"/>
                      <w:color w:val="FF0000"/>
                      <w:spacing w:val="-16"/>
                      <w:lang w:val="en-US" w:eastAsia="zh-CN"/>
                    </w:rPr>
                  </w:rPrChange>
                </w:rPr>
                <w:t>1</w:t>
              </w:r>
            </w:ins>
            <w:ins w:id="351" w:author="赵翔-深圳" w:date="2024-12-22T14:02:29Z">
              <w:r>
                <w:rPr>
                  <w:rFonts w:hint="eastAsia" w:eastAsia="楷体_GB2312"/>
                  <w:snapToGrid w:val="0"/>
                  <w:color w:val="auto"/>
                  <w:spacing w:val="-16"/>
                  <w:rPrChange w:id="352" w:author="赵翔-深圳" w:date="2024-12-22T14:02:41Z">
                    <w:rPr>
                      <w:rFonts w:hint="eastAsia" w:eastAsia="楷体_GB2312"/>
                      <w:snapToGrid w:val="0"/>
                      <w:color w:val="FF0000"/>
                      <w:spacing w:val="-16"/>
                    </w:rPr>
                  </w:rPrChange>
                </w:rPr>
                <w:t>日</w:t>
              </w:r>
            </w:ins>
            <w:del w:id="353" w:author="赵翔-深圳" w:date="2024-12-22T14:02:29Z">
              <w:r>
                <w:rPr>
                  <w:rFonts w:eastAsia="楷体_GB2312"/>
                  <w:snapToGrid w:val="0"/>
                  <w:color w:val="auto"/>
                  <w:spacing w:val="-16"/>
                  <w:rPrChange w:id="354" w:author="赵翔-深圳" w:date="2024-12-22T14:02:41Z">
                    <w:rPr>
                      <w:rFonts w:eastAsia="楷体_GB2312"/>
                      <w:snapToGrid w:val="0"/>
                      <w:color w:val="FF0000"/>
                      <w:spacing w:val="-16"/>
                    </w:rPr>
                  </w:rPrChange>
                </w:rPr>
                <w:delText>XXXX年XX月XX日</w:delText>
              </w:r>
            </w:del>
          </w:p>
        </w:tc>
      </w:tr>
      <w:tr w14:paraId="28D5B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73A7FF50">
            <w:pPr>
              <w:jc w:val="center"/>
              <w:rPr>
                <w:rFonts w:eastAsia="楷体_GB2312"/>
              </w:rPr>
            </w:pPr>
            <w:r>
              <w:rPr>
                <w:rFonts w:eastAsia="楷体_GB2312"/>
              </w:rPr>
              <w:t>检测依据</w:t>
            </w:r>
          </w:p>
        </w:tc>
        <w:tc>
          <w:tcPr>
            <w:tcW w:w="3802" w:type="dxa"/>
            <w:shd w:val="clear" w:color="auto" w:fill="auto"/>
            <w:vAlign w:val="center"/>
          </w:tcPr>
          <w:p w14:paraId="49BB9319">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35CEEED1">
            <w:pPr>
              <w:jc w:val="center"/>
              <w:rPr>
                <w:rFonts w:eastAsia="楷体_GB2312"/>
              </w:rPr>
            </w:pPr>
            <w:r>
              <w:rPr>
                <w:rFonts w:eastAsia="楷体_GB2312"/>
              </w:rPr>
              <w:t>判定依据</w:t>
            </w:r>
          </w:p>
        </w:tc>
        <w:tc>
          <w:tcPr>
            <w:tcW w:w="3417" w:type="dxa"/>
            <w:shd w:val="clear" w:color="auto" w:fill="auto"/>
            <w:vAlign w:val="center"/>
          </w:tcPr>
          <w:p w14:paraId="3C0E9040">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1FDB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D9A0C2D">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267E9E0F">
            <w:pPr>
              <w:rPr>
                <w:rFonts w:eastAsia="楷体_GB2312"/>
                <w:snapToGrid w:val="0"/>
              </w:rPr>
            </w:pPr>
            <w:ins w:id="355" w:author="赵翔-深圳" w:date="2024-12-23T08:32:18Z">
              <w:r>
                <w:rPr>
                  <w:rFonts w:hint="eastAsia" w:eastAsia="楷体_GB2312"/>
                  <w:snapToGrid w:val="0"/>
                  <w:rPrChange w:id="356" w:author="赵翔-深圳" w:date="2024-12-23T08:32:18Z">
                    <w:rPr>
                      <w:rFonts w:hint="eastAsia"/>
                    </w:rPr>
                  </w:rPrChange>
                </w:rPr>
                <w:t>裂缝综合测试仪（ZX210501)、钢筋检测仪（ZX210400)、非金属超声波检测仪（ZX210201)、精密水准仪（ZX200101)、全站仪（ZX200202)、数码相机（SONY)、钢卷尺（5米）（ZX202401)、钢卷尺（50米）（ZX202300)、手持钻芯机（ZX211400）、碳化深度测试仪（ZX210300）、数显回弹仪（ZX210104）</w:t>
              </w:r>
            </w:ins>
          </w:p>
        </w:tc>
      </w:tr>
      <w:tr w14:paraId="7F011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132B383A">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39868795">
            <w:pPr>
              <w:snapToGrid w:val="0"/>
              <w:ind w:firstLine="364" w:firstLineChars="200"/>
              <w:rPr>
                <w:rFonts w:eastAsia="楷体_GB2312"/>
                <w:snapToGrid w:val="0"/>
              </w:rPr>
            </w:pPr>
            <w:r>
              <w:rPr>
                <w:rFonts w:hint="eastAsia" w:eastAsia="楷体_GB2312"/>
                <w:snapToGrid w:val="0"/>
                <w:color w:val="auto"/>
                <w:rPrChange w:id="357" w:author="赵翔-深圳" w:date="2024-12-22T14:03:10Z">
                  <w:rPr>
                    <w:rFonts w:hint="eastAsia" w:eastAsia="楷体_GB2312"/>
                    <w:snapToGrid w:val="0"/>
                    <w:color w:val="FF0000"/>
                  </w:rPr>
                </w:rPrChange>
              </w:rPr>
              <w:t>本项目业主为</w:t>
            </w:r>
            <w:r>
              <w:rPr>
                <w:rFonts w:hint="eastAsia" w:eastAsia="楷体_GB2312"/>
                <w:snapToGrid w:val="0"/>
                <w:color w:val="auto"/>
                <w:lang w:val="en-US" w:eastAsia="zh-CN"/>
                <w:rPrChange w:id="358" w:author="赵翔-深圳" w:date="2024-12-22T14:03:10Z">
                  <w:rPr>
                    <w:rFonts w:hint="eastAsia" w:eastAsia="楷体_GB2312"/>
                    <w:snapToGrid w:val="0"/>
                    <w:color w:val="FF0000"/>
                    <w:lang w:val="en-US" w:eastAsia="zh-CN"/>
                  </w:rPr>
                </w:rPrChange>
              </w:rPr>
              <w:t>湖南高速公路集团有限公司</w:t>
            </w:r>
            <w:r>
              <w:rPr>
                <w:rFonts w:hint="eastAsia" w:eastAsia="楷体_GB2312"/>
                <w:snapToGrid w:val="0"/>
                <w:color w:val="auto"/>
                <w:rPrChange w:id="359" w:author="赵翔-深圳" w:date="2024-12-22T14:03:10Z">
                  <w:rPr>
                    <w:rFonts w:hint="eastAsia" w:eastAsia="楷体_GB2312"/>
                    <w:snapToGrid w:val="0"/>
                    <w:color w:val="FF0000"/>
                  </w:rPr>
                </w:rPrChange>
              </w:rPr>
              <w:t>，经</w:t>
            </w:r>
            <w:r>
              <w:rPr>
                <w:rFonts w:hint="eastAsia" w:eastAsia="楷体_GB2312"/>
                <w:snapToGrid w:val="0"/>
                <w:color w:val="auto"/>
                <w:lang w:val="en-US" w:eastAsia="zh-CN"/>
                <w:rPrChange w:id="360" w:author="赵翔-深圳" w:date="2024-12-22T14:03:10Z">
                  <w:rPr>
                    <w:rFonts w:hint="eastAsia" w:eastAsia="楷体_GB2312"/>
                    <w:snapToGrid w:val="0"/>
                    <w:color w:val="FF0000"/>
                    <w:lang w:val="en-US" w:eastAsia="zh-CN"/>
                  </w:rPr>
                </w:rPrChange>
              </w:rPr>
              <w:t>集团委托</w:t>
            </w:r>
            <w:r>
              <w:rPr>
                <w:rFonts w:hint="eastAsia" w:eastAsia="楷体_GB2312"/>
                <w:snapToGrid w:val="0"/>
                <w:color w:val="auto"/>
                <w:rPrChange w:id="361" w:author="赵翔-深圳" w:date="2024-12-22T14:03:10Z">
                  <w:rPr>
                    <w:rFonts w:hint="eastAsia" w:eastAsia="楷体_GB2312"/>
                    <w:snapToGrid w:val="0"/>
                    <w:color w:val="FF0000"/>
                  </w:rPr>
                </w:rPrChange>
              </w:rPr>
              <w:t>后，在</w:t>
            </w:r>
            <w:r>
              <w:rPr>
                <w:rFonts w:hint="eastAsia" w:eastAsia="楷体_GB2312"/>
                <w:snapToGrid w:val="0"/>
                <w:color w:val="auto"/>
                <w:lang w:val="en-US" w:eastAsia="zh-CN"/>
                <w:rPrChange w:id="362" w:author="赵翔-深圳" w:date="2024-12-22T14:03:10Z">
                  <w:rPr>
                    <w:rFonts w:hint="eastAsia" w:eastAsia="楷体_GB2312"/>
                    <w:snapToGrid w:val="0"/>
                    <w:color w:val="FF0000"/>
                    <w:lang w:val="en-US" w:eastAsia="zh-CN"/>
                  </w:rPr>
                </w:rPrChange>
              </w:rPr>
              <w:t>集团</w:t>
            </w:r>
            <w:r>
              <w:rPr>
                <w:rFonts w:hint="eastAsia" w:eastAsia="楷体_GB2312"/>
                <w:snapToGrid w:val="0"/>
                <w:color w:val="auto"/>
                <w:rPrChange w:id="363" w:author="赵翔-深圳" w:date="2024-12-22T14:03:10Z">
                  <w:rPr>
                    <w:rFonts w:hint="eastAsia" w:eastAsia="楷体_GB2312"/>
                    <w:snapToGrid w:val="0"/>
                    <w:color w:val="FF0000"/>
                  </w:rPr>
                </w:rPrChange>
              </w:rPr>
              <w:t>的精心安排与支持配合下，于</w:t>
            </w:r>
            <w:ins w:id="364" w:author="赵翔-深圳" w:date="2024-12-22T14:02:50Z">
              <w:r>
                <w:rPr>
                  <w:rFonts w:hint="eastAsia" w:eastAsia="楷体_GB2312"/>
                  <w:snapToGrid w:val="0"/>
                  <w:color w:val="auto"/>
                  <w:rPrChange w:id="365" w:author="赵翔-深圳" w:date="2024-12-22T14:03:10Z">
                    <w:rPr>
                      <w:rFonts w:hint="eastAsia" w:eastAsia="楷体_GB2312"/>
                      <w:snapToGrid w:val="0"/>
                      <w:color w:val="FF0000"/>
                    </w:rPr>
                  </w:rPrChange>
                </w:rPr>
                <w:t>2024年11月</w:t>
              </w:r>
            </w:ins>
            <w:ins w:id="366" w:author="赵翔-深圳" w:date="2024-12-22T14:02:57Z">
              <w:r>
                <w:rPr>
                  <w:rFonts w:hint="eastAsia" w:eastAsia="楷体_GB2312"/>
                  <w:snapToGrid w:val="0"/>
                  <w:color w:val="auto"/>
                  <w:lang w:val="en-US" w:eastAsia="zh-CN"/>
                  <w:rPrChange w:id="367" w:author="赵翔-深圳" w:date="2024-12-22T14:03:10Z">
                    <w:rPr>
                      <w:rFonts w:hint="eastAsia" w:eastAsia="楷体_GB2312"/>
                      <w:snapToGrid w:val="0"/>
                      <w:color w:val="FF0000"/>
                      <w:lang w:val="en-US" w:eastAsia="zh-CN"/>
                    </w:rPr>
                  </w:rPrChange>
                </w:rPr>
                <w:t>1</w:t>
              </w:r>
            </w:ins>
            <w:ins w:id="368" w:author="赵翔-深圳" w:date="2024-12-22T14:02:50Z">
              <w:r>
                <w:rPr>
                  <w:rFonts w:hint="eastAsia" w:eastAsia="楷体_GB2312"/>
                  <w:snapToGrid w:val="0"/>
                  <w:color w:val="auto"/>
                  <w:rPrChange w:id="369" w:author="赵翔-深圳" w:date="2024-12-22T14:03:10Z">
                    <w:rPr>
                      <w:rFonts w:hint="eastAsia" w:eastAsia="楷体_GB2312"/>
                      <w:snapToGrid w:val="0"/>
                      <w:color w:val="FF0000"/>
                    </w:rPr>
                  </w:rPrChange>
                </w:rPr>
                <w:t>日对官新高速</w:t>
              </w:r>
            </w:ins>
            <w:ins w:id="370" w:author="赵翔-深圳" w:date="2024-12-22T14:03:05Z">
              <w:r>
                <w:rPr>
                  <w:rFonts w:hint="eastAsia" w:eastAsia="楷体_GB2312"/>
                  <w:snapToGrid w:val="0"/>
                  <w:color w:val="auto"/>
                  <w:lang w:val="en-US" w:eastAsia="zh-CN"/>
                  <w:rPrChange w:id="371" w:author="赵翔-深圳" w:date="2024-12-22T14:03:10Z">
                    <w:rPr>
                      <w:rFonts w:hint="eastAsia" w:eastAsia="楷体_GB2312"/>
                      <w:snapToGrid w:val="0"/>
                      <w:color w:val="FF0000"/>
                      <w:lang w:val="en-US" w:eastAsia="zh-CN"/>
                    </w:rPr>
                  </w:rPrChange>
                </w:rPr>
                <w:t>赤</w:t>
              </w:r>
            </w:ins>
            <w:ins w:id="372" w:author="赵翔-深圳" w:date="2024-12-22T14:03:06Z">
              <w:r>
                <w:rPr>
                  <w:rFonts w:hint="eastAsia" w:eastAsia="楷体_GB2312"/>
                  <w:snapToGrid w:val="0"/>
                  <w:color w:val="auto"/>
                  <w:lang w:val="en-US" w:eastAsia="zh-CN"/>
                  <w:rPrChange w:id="373" w:author="赵翔-深圳" w:date="2024-12-22T14:03:10Z">
                    <w:rPr>
                      <w:rFonts w:hint="eastAsia" w:eastAsia="楷体_GB2312"/>
                      <w:snapToGrid w:val="0"/>
                      <w:color w:val="FF0000"/>
                      <w:lang w:val="en-US" w:eastAsia="zh-CN"/>
                    </w:rPr>
                  </w:rPrChange>
                </w:rPr>
                <w:t>水</w:t>
              </w:r>
            </w:ins>
            <w:ins w:id="374" w:author="赵翔-深圳" w:date="2024-12-22T14:03:08Z">
              <w:r>
                <w:rPr>
                  <w:rFonts w:hint="eastAsia" w:eastAsia="楷体_GB2312"/>
                  <w:snapToGrid w:val="0"/>
                  <w:color w:val="auto"/>
                  <w:lang w:val="en-US" w:eastAsia="zh-CN"/>
                  <w:rPrChange w:id="375" w:author="赵翔-深圳" w:date="2024-12-22T14:03:10Z">
                    <w:rPr>
                      <w:rFonts w:hint="eastAsia" w:eastAsia="楷体_GB2312"/>
                      <w:snapToGrid w:val="0"/>
                      <w:color w:val="FF0000"/>
                      <w:lang w:val="en-US" w:eastAsia="zh-CN"/>
                    </w:rPr>
                  </w:rPrChange>
                </w:rPr>
                <w:t>溪</w:t>
              </w:r>
            </w:ins>
            <w:del w:id="376" w:author="赵翔-深圳" w:date="2024-12-22T14:02:50Z">
              <w:r>
                <w:rPr>
                  <w:rFonts w:hint="eastAsia" w:eastAsia="楷体_GB2312"/>
                  <w:snapToGrid w:val="0"/>
                  <w:color w:val="auto"/>
                  <w:rPrChange w:id="377" w:author="赵翔-深圳" w:date="2024-12-22T14:03:10Z">
                    <w:rPr>
                      <w:rFonts w:hint="eastAsia" w:eastAsia="楷体_GB2312"/>
                      <w:snapToGrid w:val="0"/>
                      <w:color w:val="FF0000"/>
                    </w:rPr>
                  </w:rPrChange>
                </w:rPr>
                <w:delText>XX年XX月XX日对GXXX线XX</w:delText>
              </w:r>
            </w:del>
            <w:r>
              <w:rPr>
                <w:rFonts w:hint="eastAsia" w:eastAsia="楷体_GB2312"/>
                <w:snapToGrid w:val="0"/>
                <w:color w:val="auto"/>
                <w:rPrChange w:id="378" w:author="赵翔-深圳" w:date="2024-12-22T14:03:10Z">
                  <w:rPr>
                    <w:rFonts w:hint="eastAsia" w:eastAsia="楷体_GB2312"/>
                    <w:snapToGrid w:val="0"/>
                    <w:color w:val="FF0000"/>
                  </w:rPr>
                </w:rPrChange>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A16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B472579">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734EE6D2">
            <w:pPr>
              <w:numPr>
                <w:ilvl w:val="0"/>
                <w:numId w:val="2"/>
              </w:numPr>
              <w:rPr>
                <w:rFonts w:eastAsia="楷体_GB2312"/>
                <w:snapToGrid w:val="0"/>
              </w:rPr>
            </w:pPr>
            <w:r>
              <w:rPr>
                <w:rFonts w:eastAsia="楷体_GB2312"/>
                <w:snapToGrid w:val="0"/>
              </w:rPr>
              <w:t>土建结构定期检查结果</w:t>
            </w:r>
          </w:p>
          <w:p w14:paraId="108E6082">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27F2D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6F882A">
                  <w:pPr>
                    <w:spacing w:line="240" w:lineRule="exact"/>
                    <w:jc w:val="center"/>
                  </w:pPr>
                  <w:r>
                    <w:rPr>
                      <w:rFonts w:eastAsia="楷体_GB2312"/>
                      <w:snapToGrid w:val="0"/>
                    </w:rPr>
                    <w:t>类别</w:t>
                  </w:r>
                </w:p>
              </w:tc>
              <w:tc>
                <w:tcPr>
                  <w:tcW w:w="4644" w:type="dxa"/>
                  <w:shd w:val="clear" w:color="auto" w:fill="auto"/>
                  <w:vAlign w:val="center"/>
                </w:tcPr>
                <w:p w14:paraId="585E5251">
                  <w:pPr>
                    <w:spacing w:line="240" w:lineRule="exact"/>
                    <w:jc w:val="center"/>
                  </w:pPr>
                  <w:r>
                    <w:rPr>
                      <w:rFonts w:eastAsia="楷体_GB2312"/>
                      <w:snapToGrid w:val="0"/>
                    </w:rPr>
                    <w:t>病害情况</w:t>
                  </w:r>
                </w:p>
              </w:tc>
              <w:tc>
                <w:tcPr>
                  <w:tcW w:w="1777" w:type="dxa"/>
                  <w:shd w:val="clear" w:color="auto" w:fill="auto"/>
                  <w:vAlign w:val="center"/>
                </w:tcPr>
                <w:p w14:paraId="16B5F1A6">
                  <w:pPr>
                    <w:spacing w:line="240" w:lineRule="exact"/>
                  </w:pPr>
                  <w:r>
                    <w:rPr>
                      <w:rFonts w:eastAsia="楷体_GB2312"/>
                      <w:snapToGrid w:val="0"/>
                    </w:rPr>
                    <w:t>最大技术状况值</w:t>
                  </w:r>
                </w:p>
              </w:tc>
            </w:tr>
            <w:tr w14:paraId="2EEE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BAA22E7">
                  <w:pPr>
                    <w:spacing w:line="240" w:lineRule="exact"/>
                    <w:jc w:val="center"/>
                  </w:pPr>
                  <w:r>
                    <w:rPr>
                      <w:rFonts w:eastAsia="楷体_GB2312"/>
                      <w:snapToGrid w:val="0"/>
                    </w:rPr>
                    <w:t>洞口</w:t>
                  </w:r>
                </w:p>
              </w:tc>
              <w:tc>
                <w:tcPr>
                  <w:tcW w:w="4644" w:type="dxa"/>
                  <w:shd w:val="clear" w:color="auto" w:fill="auto"/>
                  <w:vAlign w:val="center"/>
                </w:tcPr>
                <w:p w14:paraId="38AB47C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9834A85">
                  <w:pPr>
                    <w:jc w:val="center"/>
                  </w:pPr>
                  <w:r>
                    <w:rPr>
                      <w:rFonts w:eastAsia="楷体_GB2312"/>
                      <w:snapToGrid w:val="0"/>
                    </w:rPr>
                    <w:t>0</w:t>
                  </w:r>
                </w:p>
              </w:tc>
            </w:tr>
            <w:tr w14:paraId="4EC9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17DC0DD">
                  <w:pPr>
                    <w:spacing w:line="240" w:lineRule="exact"/>
                    <w:jc w:val="center"/>
                  </w:pPr>
                  <w:r>
                    <w:rPr>
                      <w:rFonts w:eastAsia="楷体_GB2312"/>
                      <w:snapToGrid w:val="0"/>
                    </w:rPr>
                    <w:t>洞门</w:t>
                  </w:r>
                </w:p>
              </w:tc>
              <w:tc>
                <w:tcPr>
                  <w:tcW w:w="4644" w:type="dxa"/>
                  <w:shd w:val="clear" w:color="auto" w:fill="auto"/>
                  <w:vAlign w:val="center"/>
                </w:tcPr>
                <w:p w14:paraId="1FE3A43F">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6A201372">
                  <w:pPr>
                    <w:jc w:val="center"/>
                    <w:rPr>
                      <w:rFonts w:hint="default" w:eastAsia="宋体"/>
                      <w:lang w:val="en-US" w:eastAsia="zh-CN"/>
                    </w:rPr>
                  </w:pPr>
                  <w:r>
                    <w:rPr>
                      <w:rFonts w:hint="eastAsia"/>
                      <w:lang w:val="en-US" w:eastAsia="zh-CN"/>
                    </w:rPr>
                    <w:t>0</w:t>
                  </w:r>
                </w:p>
              </w:tc>
            </w:tr>
            <w:tr w14:paraId="423B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AFB6B2E">
                  <w:pPr>
                    <w:spacing w:line="240" w:lineRule="exact"/>
                    <w:jc w:val="center"/>
                  </w:pPr>
                  <w:r>
                    <w:rPr>
                      <w:rFonts w:eastAsia="楷体_GB2312"/>
                      <w:snapToGrid w:val="0"/>
                    </w:rPr>
                    <w:t>衬砌</w:t>
                  </w:r>
                </w:p>
              </w:tc>
              <w:tc>
                <w:tcPr>
                  <w:tcW w:w="4644" w:type="dxa"/>
                  <w:shd w:val="clear" w:color="auto" w:fill="auto"/>
                  <w:vAlign w:val="center"/>
                </w:tcPr>
                <w:p w14:paraId="3C846867">
                  <w:pPr>
                    <w:spacing w:line="240" w:lineRule="exact"/>
                    <w:jc w:val="both"/>
                    <w:rPr>
                      <w:rFonts w:eastAsia="楷体_GB2312"/>
                      <w:snapToGrid w:val="0"/>
                    </w:rPr>
                  </w:pPr>
                  <w:r>
                    <w:rPr>
                      <w:rFonts w:eastAsia="楷体_GB2312"/>
                      <w:snapToGrid w:val="0"/>
                    </w:rPr>
                    <w:t>1）衬砌破损</w:t>
                  </w:r>
                </w:p>
                <w:p w14:paraId="4E1015C2">
                  <w:pPr>
                    <w:spacing w:line="240" w:lineRule="exact"/>
                    <w:jc w:val="both"/>
                    <w:rPr>
                      <w:rFonts w:hint="default" w:eastAsia="楷体_GB2312"/>
                      <w:snapToGrid w:val="0"/>
                      <w:lang w:val="en-US" w:eastAsia="zh-CN"/>
                    </w:rPr>
                  </w:pPr>
                  <w:del w:id="379" w:author="赵翔-深圳" w:date="2024-12-20T20:33:50Z">
                    <w:r>
                      <w:rPr>
                        <w:rFonts w:hint="eastAsia" w:eastAsia="楷体_GB2312"/>
                        <w:snapToGrid w:val="0"/>
                        <w:lang w:val="en-US" w:eastAsia="zh-CN"/>
                      </w:rPr>
                      <w:delText>1</w:delText>
                    </w:r>
                  </w:del>
                  <w:r>
                    <w:rPr>
                      <w:rFonts w:hint="eastAsia" w:eastAsia="楷体_GB2312"/>
                      <w:snapToGrid w:val="0"/>
                      <w:lang w:val="en-US" w:eastAsia="zh-CN"/>
                    </w:rPr>
                    <w:t>4</w:t>
                  </w:r>
                  <w:r>
                    <w:rPr>
                      <w:rFonts w:hint="eastAsia" w:eastAsia="楷体_GB2312"/>
                      <w:snapToGrid w:val="0"/>
                    </w:rPr>
                    <w:t>处纵向裂缝，长</w:t>
                  </w:r>
                  <w:r>
                    <w:rPr>
                      <w:rFonts w:hint="eastAsia" w:eastAsia="楷体_GB2312"/>
                      <w:snapToGrid w:val="0"/>
                      <w:lang w:val="en-US" w:eastAsia="zh-CN"/>
                    </w:rPr>
                    <w:t>为</w:t>
                  </w:r>
                  <w:ins w:id="380" w:author="赵翔-深圳" w:date="2024-12-20T20:34:24Z">
                    <w:r>
                      <w:rPr>
                        <w:rFonts w:hint="eastAsia" w:eastAsia="楷体_GB2312"/>
                        <w:snapToGrid w:val="0"/>
                        <w:lang w:val="en-US" w:eastAsia="zh-CN"/>
                      </w:rPr>
                      <w:t>6.</w:t>
                    </w:r>
                  </w:ins>
                  <w:ins w:id="381" w:author="赵翔-深圳" w:date="2024-12-20T20:34:25Z">
                    <w:r>
                      <w:rPr>
                        <w:rFonts w:hint="eastAsia" w:eastAsia="楷体_GB2312"/>
                        <w:snapToGrid w:val="0"/>
                        <w:lang w:val="en-US" w:eastAsia="zh-CN"/>
                      </w:rPr>
                      <w:t>88</w:t>
                    </w:r>
                  </w:ins>
                  <w:del w:id="382" w:author="赵翔-深圳" w:date="2024-12-20T20:34:23Z">
                    <w:r>
                      <w:rPr>
                        <w:rFonts w:hint="eastAsia" w:eastAsia="楷体_GB2312"/>
                        <w:snapToGrid w:val="0"/>
                        <w:lang w:val="en-US" w:eastAsia="zh-CN"/>
                      </w:rPr>
                      <w:delText>48.</w:delText>
                    </w:r>
                  </w:del>
                  <w:del w:id="383" w:author="赵翔-深圳" w:date="2024-12-20T20:34:22Z">
                    <w:r>
                      <w:rPr>
                        <w:rFonts w:hint="eastAsia" w:eastAsia="楷体_GB2312"/>
                        <w:snapToGrid w:val="0"/>
                        <w:lang w:val="en-US" w:eastAsia="zh-CN"/>
                      </w:rPr>
                      <w:delText>71</w:delText>
                    </w:r>
                  </w:del>
                  <w:r>
                    <w:rPr>
                      <w:rFonts w:hint="eastAsia" w:eastAsia="楷体_GB2312"/>
                      <w:snapToGrid w:val="0"/>
                    </w:rPr>
                    <w:t>m，宽度为</w:t>
                  </w:r>
                  <w:r>
                    <w:rPr>
                      <w:rFonts w:hint="eastAsia" w:eastAsia="楷体_GB2312"/>
                      <w:snapToGrid w:val="0"/>
                      <w:lang w:val="en-US" w:eastAsia="zh-CN"/>
                    </w:rPr>
                    <w:t>0.21~0.</w:t>
                  </w:r>
                  <w:ins w:id="384" w:author="赵翔-深圳" w:date="2024-12-20T20:34:35Z">
                    <w:r>
                      <w:rPr>
                        <w:rFonts w:hint="eastAsia" w:eastAsia="楷体_GB2312"/>
                        <w:snapToGrid w:val="0"/>
                        <w:lang w:val="en-US" w:eastAsia="zh-CN"/>
                      </w:rPr>
                      <w:t>5</w:t>
                    </w:r>
                  </w:ins>
                  <w:ins w:id="385" w:author="赵翔-深圳" w:date="2024-12-20T20:34:36Z">
                    <w:r>
                      <w:rPr>
                        <w:rFonts w:hint="eastAsia" w:eastAsia="楷体_GB2312"/>
                        <w:snapToGrid w:val="0"/>
                        <w:lang w:val="en-US" w:eastAsia="zh-CN"/>
                      </w:rPr>
                      <w:t>4</w:t>
                    </w:r>
                  </w:ins>
                  <w:del w:id="386" w:author="赵翔-深圳" w:date="2024-12-20T20:34:35Z">
                    <w:r>
                      <w:rPr>
                        <w:rFonts w:hint="eastAsia" w:eastAsia="楷体_GB2312"/>
                        <w:snapToGrid w:val="0"/>
                        <w:lang w:val="en-US" w:eastAsia="zh-CN"/>
                      </w:rPr>
                      <w:delText>3</w:delText>
                    </w:r>
                  </w:del>
                  <w:del w:id="387" w:author="赵翔-深圳" w:date="2024-12-20T20:34:34Z">
                    <w:r>
                      <w:rPr>
                        <w:rFonts w:hint="eastAsia" w:eastAsia="楷体_GB2312"/>
                        <w:snapToGrid w:val="0"/>
                        <w:lang w:val="en-US" w:eastAsia="zh-CN"/>
                      </w:rPr>
                      <w:delText>8</w:delText>
                    </w:r>
                  </w:del>
                  <w:r>
                    <w:rPr>
                      <w:rFonts w:hint="eastAsia" w:eastAsia="楷体_GB2312"/>
                      <w:snapToGrid w:val="0"/>
                    </w:rPr>
                    <w:t>mm</w:t>
                  </w:r>
                  <w:r>
                    <w:rPr>
                      <w:rFonts w:hint="eastAsia" w:eastAsia="楷体_GB2312"/>
                      <w:snapToGrid w:val="0"/>
                      <w:lang w:eastAsia="zh-CN"/>
                    </w:rPr>
                    <w:t>。</w:t>
                  </w:r>
                  <w:ins w:id="388" w:author="赵翔-深圳" w:date="2024-12-20T20:34:40Z">
                    <w:r>
                      <w:rPr>
                        <w:rFonts w:hint="eastAsia" w:eastAsia="楷体_GB2312"/>
                        <w:snapToGrid w:val="0"/>
                        <w:lang w:val="en-US" w:eastAsia="zh-CN"/>
                      </w:rPr>
                      <w:t>1</w:t>
                    </w:r>
                  </w:ins>
                  <w:del w:id="389" w:author="赵翔-深圳" w:date="2024-12-20T20:34:40Z">
                    <w:r>
                      <w:rPr>
                        <w:rFonts w:hint="eastAsia" w:eastAsia="楷体_GB2312"/>
                        <w:snapToGrid w:val="0"/>
                        <w:lang w:val="en-US" w:eastAsia="zh-CN"/>
                      </w:rPr>
                      <w:delText>3</w:delText>
                    </w:r>
                  </w:del>
                  <w:r>
                    <w:rPr>
                      <w:rFonts w:hint="eastAsia" w:eastAsia="楷体_GB2312"/>
                      <w:snapToGrid w:val="0"/>
                      <w:lang w:val="en-US" w:eastAsia="zh-CN"/>
                    </w:rPr>
                    <w:t>处环向裂缝，长为1</w:t>
                  </w:r>
                  <w:ins w:id="390" w:author="赵翔-深圳" w:date="2024-12-20T20:34:47Z">
                    <w:r>
                      <w:rPr>
                        <w:rFonts w:hint="eastAsia" w:eastAsia="楷体_GB2312"/>
                        <w:snapToGrid w:val="0"/>
                        <w:lang w:val="en-US" w:eastAsia="zh-CN"/>
                      </w:rPr>
                      <w:t>.52</w:t>
                    </w:r>
                  </w:ins>
                  <w:del w:id="391" w:author="赵翔-深圳" w:date="2024-12-20T20:34:45Z">
                    <w:r>
                      <w:rPr>
                        <w:rFonts w:hint="eastAsia" w:eastAsia="楷体_GB2312"/>
                        <w:snapToGrid w:val="0"/>
                        <w:lang w:val="en-US" w:eastAsia="zh-CN"/>
                      </w:rPr>
                      <w:delText>0.3</w:delText>
                    </w:r>
                  </w:del>
                  <w:r>
                    <w:rPr>
                      <w:rFonts w:hint="eastAsia" w:eastAsia="楷体_GB2312"/>
                      <w:snapToGrid w:val="0"/>
                    </w:rPr>
                    <w:t>m，</w:t>
                  </w:r>
                  <w:r>
                    <w:rPr>
                      <w:rFonts w:hint="eastAsia" w:eastAsia="楷体_GB2312"/>
                      <w:snapToGrid w:val="0"/>
                      <w:lang w:val="en-US" w:eastAsia="zh-CN"/>
                    </w:rPr>
                    <w:t>宽为</w:t>
                  </w:r>
                  <w:ins w:id="392" w:author="赵翔-深圳" w:date="2024-12-20T20:34:54Z">
                    <w:r>
                      <w:rPr>
                        <w:rFonts w:hint="eastAsia" w:eastAsia="楷体_GB2312"/>
                        <w:snapToGrid w:val="0"/>
                        <w:lang w:val="en-US" w:eastAsia="zh-CN"/>
                      </w:rPr>
                      <w:t>0.2</w:t>
                    </w:r>
                  </w:ins>
                  <w:ins w:id="393" w:author="赵翔-深圳" w:date="2024-12-20T20:34:55Z">
                    <w:r>
                      <w:rPr>
                        <w:rFonts w:hint="eastAsia" w:eastAsia="楷体_GB2312"/>
                        <w:snapToGrid w:val="0"/>
                        <w:lang w:val="en-US" w:eastAsia="zh-CN"/>
                      </w:rPr>
                      <w:t>7</w:t>
                    </w:r>
                  </w:ins>
                  <w:del w:id="394" w:author="赵翔-深圳" w:date="2024-12-20T20:34:53Z">
                    <w:r>
                      <w:rPr>
                        <w:rFonts w:hint="eastAsia" w:eastAsia="楷体_GB2312"/>
                        <w:snapToGrid w:val="0"/>
                        <w:lang w:val="en-US" w:eastAsia="zh-CN"/>
                      </w:rPr>
                      <w:delText>0.</w:delText>
                    </w:r>
                  </w:del>
                  <w:del w:id="395" w:author="赵翔-深圳" w:date="2024-12-20T20:34:52Z">
                    <w:r>
                      <w:rPr>
                        <w:rFonts w:hint="eastAsia" w:eastAsia="楷体_GB2312"/>
                        <w:snapToGrid w:val="0"/>
                        <w:lang w:val="en-US" w:eastAsia="zh-CN"/>
                      </w:rPr>
                      <w:delText>32~0.</w:delText>
                    </w:r>
                  </w:del>
                  <w:del w:id="396" w:author="赵翔-深圳" w:date="2024-12-20T20:34:51Z">
                    <w:r>
                      <w:rPr>
                        <w:rFonts w:hint="eastAsia" w:eastAsia="楷体_GB2312"/>
                        <w:snapToGrid w:val="0"/>
                        <w:lang w:val="en-US" w:eastAsia="zh-CN"/>
                      </w:rPr>
                      <w:delText>42</w:delText>
                    </w:r>
                  </w:del>
                  <w:r>
                    <w:rPr>
                      <w:rFonts w:hint="eastAsia" w:eastAsia="楷体_GB2312"/>
                      <w:snapToGrid w:val="0"/>
                      <w:lang w:val="en-US" w:eastAsia="zh-CN"/>
                    </w:rPr>
                    <w:t>mm。</w:t>
                  </w:r>
                  <w:del w:id="397" w:author="赵翔-深圳" w:date="2024-12-20T20:35:02Z">
                    <w:r>
                      <w:rPr>
                        <w:rFonts w:hint="eastAsia" w:eastAsia="楷体_GB2312"/>
                        <w:snapToGrid w:val="0"/>
                        <w:lang w:val="en-US" w:eastAsia="zh-CN"/>
                      </w:rPr>
                      <w:delText>2</w:delText>
                    </w:r>
                  </w:del>
                  <w:del w:id="398" w:author="赵翔-深圳" w:date="2024-12-20T20:35:01Z">
                    <w:r>
                      <w:rPr>
                        <w:rFonts w:hint="eastAsia" w:eastAsia="楷体_GB2312"/>
                        <w:snapToGrid w:val="0"/>
                        <w:lang w:val="en-US" w:eastAsia="zh-CN"/>
                      </w:rPr>
                      <w:delText>处斜向裂缝</w:delText>
                    </w:r>
                  </w:del>
                  <w:del w:id="399" w:author="赵翔-深圳" w:date="2024-12-20T20:35:00Z">
                    <w:r>
                      <w:rPr>
                        <w:rFonts w:hint="eastAsia" w:eastAsia="楷体_GB2312"/>
                        <w:snapToGrid w:val="0"/>
                        <w:lang w:val="en-US" w:eastAsia="zh-CN"/>
                      </w:rPr>
                      <w:delText>，长为1.38m</w:delText>
                    </w:r>
                  </w:del>
                  <w:del w:id="400" w:author="赵翔-深圳" w:date="2024-12-20T20:34:59Z">
                    <w:r>
                      <w:rPr>
                        <w:rFonts w:hint="eastAsia" w:eastAsia="楷体_GB2312"/>
                        <w:snapToGrid w:val="0"/>
                        <w:lang w:val="en-US" w:eastAsia="zh-CN"/>
                      </w:rPr>
                      <w:delText>，宽为0.2</w:delText>
                    </w:r>
                  </w:del>
                  <w:del w:id="401" w:author="赵翔-深圳" w:date="2024-12-20T20:34:58Z">
                    <w:r>
                      <w:rPr>
                        <w:rFonts w:hint="eastAsia" w:eastAsia="楷体_GB2312"/>
                        <w:snapToGrid w:val="0"/>
                        <w:lang w:val="en-US" w:eastAsia="zh-CN"/>
                      </w:rPr>
                      <w:delText>4~0.3</w:delText>
                    </w:r>
                  </w:del>
                  <w:del w:id="402" w:author="赵翔-深圳" w:date="2024-12-20T20:34:57Z">
                    <w:r>
                      <w:rPr>
                        <w:rFonts w:hint="eastAsia" w:eastAsia="楷体_GB2312"/>
                        <w:snapToGrid w:val="0"/>
                        <w:lang w:val="en-US" w:eastAsia="zh-CN"/>
                      </w:rPr>
                      <w:delText>3mm。</w:delText>
                    </w:r>
                  </w:del>
                </w:p>
                <w:p w14:paraId="50792BB9">
                  <w:pPr>
                    <w:spacing w:line="240" w:lineRule="exact"/>
                    <w:jc w:val="both"/>
                    <w:rPr>
                      <w:rFonts w:eastAsia="楷体_GB2312"/>
                      <w:snapToGrid w:val="0"/>
                    </w:rPr>
                  </w:pPr>
                  <w:r>
                    <w:rPr>
                      <w:rFonts w:eastAsia="楷体_GB2312"/>
                      <w:snapToGrid w:val="0"/>
                    </w:rPr>
                    <w:t>2）衬砌渗漏水</w:t>
                  </w:r>
                </w:p>
                <w:p w14:paraId="15F6678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581CD457">
                  <w:pPr>
                    <w:spacing w:line="240" w:lineRule="exact"/>
                    <w:rPr>
                      <w:rFonts w:eastAsia="楷体_GB2312"/>
                      <w:snapToGrid w:val="0"/>
                    </w:rPr>
                  </w:pPr>
                </w:p>
              </w:tc>
              <w:tc>
                <w:tcPr>
                  <w:tcW w:w="1777" w:type="dxa"/>
                  <w:shd w:val="clear" w:color="auto" w:fill="auto"/>
                  <w:vAlign w:val="center"/>
                </w:tcPr>
                <w:p w14:paraId="1711F640">
                  <w:pPr>
                    <w:jc w:val="center"/>
                    <w:rPr>
                      <w:rFonts w:hint="default" w:eastAsia="宋体"/>
                      <w:lang w:val="en-US" w:eastAsia="zh-CN"/>
                    </w:rPr>
                  </w:pPr>
                  <w:r>
                    <w:rPr>
                      <w:rFonts w:hint="eastAsia"/>
                      <w:lang w:val="en-US" w:eastAsia="zh-CN"/>
                    </w:rPr>
                    <w:t>1</w:t>
                  </w:r>
                </w:p>
              </w:tc>
            </w:tr>
            <w:tr w14:paraId="1BA8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5E029FE">
                  <w:pPr>
                    <w:spacing w:line="240" w:lineRule="exact"/>
                    <w:jc w:val="center"/>
                  </w:pPr>
                  <w:r>
                    <w:rPr>
                      <w:rFonts w:eastAsia="楷体_GB2312"/>
                      <w:snapToGrid w:val="0"/>
                    </w:rPr>
                    <w:t>路面</w:t>
                  </w:r>
                </w:p>
              </w:tc>
              <w:tc>
                <w:tcPr>
                  <w:tcW w:w="4644" w:type="dxa"/>
                  <w:shd w:val="clear" w:color="auto" w:fill="auto"/>
                  <w:vAlign w:val="center"/>
                </w:tcPr>
                <w:p w14:paraId="71509F2B">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B5B5A85">
                  <w:pPr>
                    <w:jc w:val="center"/>
                    <w:rPr>
                      <w:rFonts w:hint="eastAsia" w:eastAsia="宋体"/>
                      <w:lang w:val="en-US" w:eastAsia="zh-CN"/>
                    </w:rPr>
                  </w:pPr>
                  <w:r>
                    <w:rPr>
                      <w:rFonts w:hint="eastAsia"/>
                      <w:lang w:val="en-US" w:eastAsia="zh-CN"/>
                    </w:rPr>
                    <w:t>0</w:t>
                  </w:r>
                </w:p>
              </w:tc>
            </w:tr>
            <w:tr w14:paraId="5A74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D82B639">
                  <w:pPr>
                    <w:spacing w:line="240" w:lineRule="exact"/>
                    <w:jc w:val="center"/>
                  </w:pPr>
                  <w:r>
                    <w:rPr>
                      <w:rFonts w:eastAsia="楷体_GB2312"/>
                      <w:snapToGrid w:val="0"/>
                    </w:rPr>
                    <w:t>检修道</w:t>
                  </w:r>
                </w:p>
              </w:tc>
              <w:tc>
                <w:tcPr>
                  <w:tcW w:w="4644" w:type="dxa"/>
                  <w:shd w:val="clear" w:color="auto" w:fill="auto"/>
                  <w:vAlign w:val="center"/>
                </w:tcPr>
                <w:p w14:paraId="06AEA085">
                  <w:pPr>
                    <w:spacing w:line="240" w:lineRule="exact"/>
                    <w:rPr>
                      <w:rFonts w:hint="default" w:eastAsia="楷体_GB2312"/>
                      <w:snapToGrid w:val="0"/>
                      <w:lang w:val="en-US" w:eastAsia="zh-CN"/>
                    </w:rPr>
                  </w:pPr>
                  <w:ins w:id="403" w:author="赵翔-深圳" w:date="2024-12-20T20:35:27Z">
                    <w:r>
                      <w:rPr>
                        <w:rFonts w:hint="eastAsia" w:eastAsia="楷体_GB2312"/>
                        <w:snapToGrid w:val="0"/>
                        <w:lang w:val="en-US" w:eastAsia="zh-CN"/>
                      </w:rPr>
                      <w:t>未发现明显病害。</w:t>
                    </w:r>
                  </w:ins>
                  <w:del w:id="404" w:author="赵翔-深圳" w:date="2024-12-20T20:35:19Z">
                    <w:r>
                      <w:rPr>
                        <w:rFonts w:hint="eastAsia" w:eastAsia="楷体_GB2312"/>
                        <w:snapToGrid w:val="0"/>
                        <w:lang w:val="en-US" w:eastAsia="zh-CN"/>
                      </w:rPr>
                      <w:delText>1处</w:delText>
                    </w:r>
                  </w:del>
                  <w:del w:id="405" w:author="赵翔-深圳" w:date="2024-12-20T20:35:18Z">
                    <w:r>
                      <w:rPr>
                        <w:rFonts w:hint="eastAsia" w:eastAsia="楷体_GB2312"/>
                        <w:snapToGrid w:val="0"/>
                        <w:lang w:val="en-US" w:eastAsia="zh-CN"/>
                      </w:rPr>
                      <w:delText>盖板破损，面积为</w:delText>
                    </w:r>
                  </w:del>
                  <w:del w:id="406" w:author="赵翔-深圳" w:date="2024-12-20T20:35:17Z">
                    <w:r>
                      <w:rPr>
                        <w:rFonts w:hint="eastAsia" w:eastAsia="楷体_GB2312"/>
                        <w:snapToGrid w:val="0"/>
                        <w:lang w:val="en-US" w:eastAsia="zh-CN"/>
                      </w:rPr>
                      <w:delText>0.19m²。</w:delText>
                    </w:r>
                  </w:del>
                </w:p>
              </w:tc>
              <w:tc>
                <w:tcPr>
                  <w:tcW w:w="1777" w:type="dxa"/>
                  <w:shd w:val="clear" w:color="auto" w:fill="auto"/>
                  <w:vAlign w:val="center"/>
                </w:tcPr>
                <w:p w14:paraId="1998D4DB">
                  <w:pPr>
                    <w:jc w:val="center"/>
                    <w:rPr>
                      <w:rFonts w:hint="default" w:eastAsia="宋体"/>
                      <w:lang w:val="en-US" w:eastAsia="zh-CN"/>
                    </w:rPr>
                  </w:pPr>
                  <w:ins w:id="407" w:author="赵翔-深圳" w:date="2024-12-20T20:35:31Z">
                    <w:r>
                      <w:rPr>
                        <w:rFonts w:hint="eastAsia"/>
                        <w:lang w:val="en-US" w:eastAsia="zh-CN"/>
                      </w:rPr>
                      <w:t>0</w:t>
                    </w:r>
                  </w:ins>
                  <w:del w:id="408" w:author="赵翔-深圳" w:date="2024-12-20T20:35:30Z">
                    <w:r>
                      <w:rPr>
                        <w:rFonts w:hint="eastAsia"/>
                        <w:lang w:val="en-US" w:eastAsia="zh-CN"/>
                      </w:rPr>
                      <w:delText>1</w:delText>
                    </w:r>
                  </w:del>
                </w:p>
              </w:tc>
            </w:tr>
            <w:tr w14:paraId="78DE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216EC8F">
                  <w:pPr>
                    <w:spacing w:line="240" w:lineRule="exact"/>
                    <w:jc w:val="center"/>
                  </w:pPr>
                  <w:r>
                    <w:rPr>
                      <w:rFonts w:eastAsia="楷体_GB2312"/>
                      <w:snapToGrid w:val="0"/>
                    </w:rPr>
                    <w:t>排水系统</w:t>
                  </w:r>
                </w:p>
              </w:tc>
              <w:tc>
                <w:tcPr>
                  <w:tcW w:w="4644" w:type="dxa"/>
                  <w:shd w:val="clear" w:color="auto" w:fill="auto"/>
                  <w:vAlign w:val="center"/>
                </w:tcPr>
                <w:p w14:paraId="15A76115">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107782AF">
                  <w:pPr>
                    <w:jc w:val="center"/>
                    <w:rPr>
                      <w:rFonts w:hint="eastAsia" w:eastAsia="宋体"/>
                      <w:lang w:val="en-US" w:eastAsia="zh-CN"/>
                    </w:rPr>
                  </w:pPr>
                  <w:r>
                    <w:rPr>
                      <w:rFonts w:hint="eastAsia"/>
                      <w:lang w:val="en-US" w:eastAsia="zh-CN"/>
                    </w:rPr>
                    <w:t>0</w:t>
                  </w:r>
                </w:p>
              </w:tc>
            </w:tr>
            <w:tr w14:paraId="246B5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1C140E">
                  <w:pPr>
                    <w:spacing w:line="240" w:lineRule="exact"/>
                    <w:jc w:val="center"/>
                  </w:pPr>
                  <w:r>
                    <w:rPr>
                      <w:rFonts w:eastAsia="楷体_GB2312"/>
                      <w:snapToGrid w:val="0"/>
                    </w:rPr>
                    <w:t>吊顶及各种预埋件</w:t>
                  </w:r>
                </w:p>
              </w:tc>
              <w:tc>
                <w:tcPr>
                  <w:tcW w:w="4644" w:type="dxa"/>
                  <w:shd w:val="clear" w:color="auto" w:fill="auto"/>
                  <w:vAlign w:val="center"/>
                </w:tcPr>
                <w:p w14:paraId="6AA01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020C5443">
                  <w:pPr>
                    <w:jc w:val="center"/>
                  </w:pPr>
                  <w:r>
                    <w:rPr>
                      <w:rFonts w:eastAsia="楷体_GB2312"/>
                      <w:snapToGrid w:val="0"/>
                    </w:rPr>
                    <w:t>0</w:t>
                  </w:r>
                </w:p>
              </w:tc>
            </w:tr>
            <w:tr w14:paraId="78650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518A001">
                  <w:pPr>
                    <w:spacing w:line="240" w:lineRule="exact"/>
                    <w:jc w:val="center"/>
                  </w:pPr>
                  <w:r>
                    <w:rPr>
                      <w:rFonts w:eastAsia="楷体_GB2312"/>
                      <w:snapToGrid w:val="0"/>
                    </w:rPr>
                    <w:t>内装饰</w:t>
                  </w:r>
                </w:p>
              </w:tc>
              <w:tc>
                <w:tcPr>
                  <w:tcW w:w="4644" w:type="dxa"/>
                  <w:shd w:val="clear" w:color="auto" w:fill="auto"/>
                  <w:vAlign w:val="center"/>
                </w:tcPr>
                <w:p w14:paraId="7D1041C6">
                  <w:pPr>
                    <w:spacing w:line="240" w:lineRule="exact"/>
                    <w:rPr>
                      <w:rFonts w:hint="default" w:eastAsia="楷体_GB2312"/>
                      <w:snapToGrid w:val="0"/>
                      <w:lang w:val="en-US" w:eastAsia="zh-CN"/>
                    </w:rPr>
                  </w:pPr>
                  <w:ins w:id="409" w:author="赵翔-深圳" w:date="2024-12-20T20:35:39Z">
                    <w:r>
                      <w:rPr>
                        <w:rFonts w:hint="eastAsia" w:eastAsia="楷体_GB2312"/>
                        <w:snapToGrid w:val="0"/>
                        <w:lang w:val="en-US" w:eastAsia="zh-CN"/>
                      </w:rPr>
                      <w:t>1</w:t>
                    </w:r>
                  </w:ins>
                  <w:ins w:id="410" w:author="赵翔-深圳" w:date="2024-12-20T20:35:40Z">
                    <w:r>
                      <w:rPr>
                        <w:rFonts w:hint="eastAsia" w:eastAsia="楷体_GB2312"/>
                        <w:snapToGrid w:val="0"/>
                        <w:lang w:val="en-US" w:eastAsia="zh-CN"/>
                      </w:rPr>
                      <w:t>处</w:t>
                    </w:r>
                  </w:ins>
                  <w:ins w:id="411" w:author="赵翔-深圳" w:date="2024-12-20T20:35:45Z">
                    <w:r>
                      <w:rPr>
                        <w:rFonts w:hint="eastAsia" w:eastAsia="楷体_GB2312"/>
                        <w:snapToGrid w:val="0"/>
                        <w:lang w:val="en-US" w:eastAsia="zh-CN"/>
                      </w:rPr>
                      <w:t>防火</w:t>
                    </w:r>
                  </w:ins>
                  <w:ins w:id="412" w:author="赵翔-深圳" w:date="2024-12-20T20:35:48Z">
                    <w:r>
                      <w:rPr>
                        <w:rFonts w:hint="eastAsia" w:eastAsia="楷体_GB2312"/>
                        <w:snapToGrid w:val="0"/>
                        <w:lang w:val="en-US" w:eastAsia="zh-CN"/>
                      </w:rPr>
                      <w:t>涂料</w:t>
                    </w:r>
                  </w:ins>
                  <w:ins w:id="413" w:author="赵翔-深圳" w:date="2024-12-20T20:35:50Z">
                    <w:r>
                      <w:rPr>
                        <w:rFonts w:hint="eastAsia" w:eastAsia="楷体_GB2312"/>
                        <w:snapToGrid w:val="0"/>
                        <w:lang w:val="en-US" w:eastAsia="zh-CN"/>
                      </w:rPr>
                      <w:t>剥落</w:t>
                    </w:r>
                  </w:ins>
                  <w:ins w:id="414" w:author="赵翔-深圳" w:date="2024-12-20T20:35:51Z">
                    <w:r>
                      <w:rPr>
                        <w:rFonts w:hint="eastAsia" w:eastAsia="楷体_GB2312"/>
                        <w:snapToGrid w:val="0"/>
                        <w:lang w:val="en-US" w:eastAsia="zh-CN"/>
                      </w:rPr>
                      <w:t>，</w:t>
                    </w:r>
                  </w:ins>
                  <w:ins w:id="415" w:author="赵翔-深圳" w:date="2024-12-20T20:35:53Z">
                    <w:r>
                      <w:rPr>
                        <w:rFonts w:hint="eastAsia" w:eastAsia="楷体_GB2312"/>
                        <w:snapToGrid w:val="0"/>
                        <w:lang w:val="en-US" w:eastAsia="zh-CN"/>
                      </w:rPr>
                      <w:t>面积</w:t>
                    </w:r>
                  </w:ins>
                  <w:ins w:id="416" w:author="赵翔-深圳" w:date="2024-12-20T20:35:54Z">
                    <w:r>
                      <w:rPr>
                        <w:rFonts w:hint="eastAsia" w:eastAsia="楷体_GB2312"/>
                        <w:snapToGrid w:val="0"/>
                        <w:lang w:val="en-US" w:eastAsia="zh-CN"/>
                      </w:rPr>
                      <w:t>为</w:t>
                    </w:r>
                  </w:ins>
                  <w:ins w:id="417" w:author="赵翔-深圳" w:date="2024-12-20T20:35:56Z">
                    <w:r>
                      <w:rPr>
                        <w:rFonts w:hint="eastAsia" w:eastAsia="楷体_GB2312"/>
                        <w:snapToGrid w:val="0"/>
                        <w:lang w:val="en-US" w:eastAsia="zh-CN"/>
                      </w:rPr>
                      <w:t>0.</w:t>
                    </w:r>
                  </w:ins>
                  <w:ins w:id="418" w:author="赵翔-深圳" w:date="2024-12-20T20:35:57Z">
                    <w:r>
                      <w:rPr>
                        <w:rFonts w:hint="eastAsia" w:eastAsia="楷体_GB2312"/>
                        <w:snapToGrid w:val="0"/>
                        <w:lang w:val="en-US" w:eastAsia="zh-CN"/>
                      </w:rPr>
                      <w:t>1</w:t>
                    </w:r>
                  </w:ins>
                  <w:ins w:id="419" w:author="赵翔-深圳" w:date="2024-12-20T20:36:04Z">
                    <w:r>
                      <w:rPr>
                        <w:rFonts w:hint="eastAsia" w:eastAsia="楷体_GB2312"/>
                        <w:snapToGrid w:val="0"/>
                        <w:lang w:val="en-US" w:eastAsia="zh-CN"/>
                      </w:rPr>
                      <w:t>m²</w:t>
                    </w:r>
                  </w:ins>
                  <w:ins w:id="420" w:author="赵翔-深圳" w:date="2024-12-20T20:36:12Z">
                    <w:r>
                      <w:rPr>
                        <w:rFonts w:hint="eastAsia" w:eastAsia="楷体_GB2312"/>
                        <w:snapToGrid w:val="0"/>
                        <w:lang w:val="en-US" w:eastAsia="zh-CN"/>
                      </w:rPr>
                      <w:t>。</w:t>
                    </w:r>
                  </w:ins>
                  <w:del w:id="421" w:author="赵翔-深圳" w:date="2024-12-20T20:35:38Z">
                    <w:r>
                      <w:rPr>
                        <w:rFonts w:hint="eastAsia" w:eastAsia="楷体_GB2312"/>
                        <w:snapToGrid w:val="0"/>
                        <w:lang w:val="en-US" w:eastAsia="zh-CN"/>
                      </w:rPr>
                      <w:delText>未发</w:delText>
                    </w:r>
                  </w:del>
                  <w:del w:id="422" w:author="赵翔-深圳" w:date="2024-12-20T20:35:37Z">
                    <w:r>
                      <w:rPr>
                        <w:rFonts w:hint="eastAsia" w:eastAsia="楷体_GB2312"/>
                        <w:snapToGrid w:val="0"/>
                        <w:lang w:val="en-US" w:eastAsia="zh-CN"/>
                      </w:rPr>
                      <w:delText>现</w:delText>
                    </w:r>
                  </w:del>
                  <w:del w:id="423" w:author="赵翔-深圳" w:date="2024-12-20T20:35:35Z">
                    <w:r>
                      <w:rPr>
                        <w:rFonts w:hint="eastAsia" w:eastAsia="楷体_GB2312"/>
                        <w:snapToGrid w:val="0"/>
                        <w:lang w:val="en-US" w:eastAsia="zh-CN"/>
                      </w:rPr>
                      <w:delText>明显病害。</w:delText>
                    </w:r>
                  </w:del>
                </w:p>
              </w:tc>
              <w:tc>
                <w:tcPr>
                  <w:tcW w:w="1777" w:type="dxa"/>
                  <w:shd w:val="clear" w:color="auto" w:fill="auto"/>
                  <w:vAlign w:val="center"/>
                </w:tcPr>
                <w:p w14:paraId="265CE7A8">
                  <w:pPr>
                    <w:jc w:val="center"/>
                    <w:rPr>
                      <w:rFonts w:hint="default" w:eastAsia="宋体"/>
                      <w:lang w:val="en-US" w:eastAsia="zh-CN"/>
                    </w:rPr>
                  </w:pPr>
                  <w:ins w:id="424" w:author="赵翔-深圳" w:date="2024-12-20T20:36:15Z">
                    <w:r>
                      <w:rPr>
                        <w:rFonts w:hint="eastAsia"/>
                        <w:lang w:val="en-US" w:eastAsia="zh-CN"/>
                      </w:rPr>
                      <w:t>1</w:t>
                    </w:r>
                  </w:ins>
                  <w:del w:id="425" w:author="赵翔-深圳" w:date="2024-12-20T20:36:14Z">
                    <w:r>
                      <w:rPr>
                        <w:rFonts w:hint="eastAsia"/>
                        <w:lang w:val="en-US" w:eastAsia="zh-CN"/>
                      </w:rPr>
                      <w:delText>0</w:delText>
                    </w:r>
                  </w:del>
                </w:p>
              </w:tc>
            </w:tr>
            <w:tr w14:paraId="71F5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7CA5781">
                  <w:pPr>
                    <w:spacing w:line="240" w:lineRule="exact"/>
                    <w:jc w:val="center"/>
                  </w:pPr>
                  <w:r>
                    <w:rPr>
                      <w:rFonts w:eastAsia="楷体_GB2312"/>
                      <w:snapToGrid w:val="0"/>
                    </w:rPr>
                    <w:t>标志、标线、轮廓标</w:t>
                  </w:r>
                </w:p>
              </w:tc>
              <w:tc>
                <w:tcPr>
                  <w:tcW w:w="4644" w:type="dxa"/>
                  <w:shd w:val="clear" w:color="auto" w:fill="auto"/>
                  <w:vAlign w:val="center"/>
                </w:tcPr>
                <w:p w14:paraId="34DD7F06">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632A3EF5">
                  <w:pPr>
                    <w:jc w:val="center"/>
                    <w:rPr>
                      <w:rFonts w:hint="eastAsia" w:eastAsia="宋体"/>
                      <w:lang w:val="en-US" w:eastAsia="zh-CN"/>
                    </w:rPr>
                  </w:pPr>
                  <w:r>
                    <w:rPr>
                      <w:rFonts w:hint="eastAsia"/>
                      <w:lang w:val="en-US" w:eastAsia="zh-CN"/>
                    </w:rPr>
                    <w:t>0</w:t>
                  </w:r>
                </w:p>
              </w:tc>
            </w:tr>
          </w:tbl>
          <w:p w14:paraId="0358BB97">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108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163388CF">
                  <w:pPr>
                    <w:spacing w:line="240" w:lineRule="exact"/>
                    <w:jc w:val="center"/>
                  </w:pPr>
                  <w:r>
                    <w:rPr>
                      <w:rFonts w:eastAsia="楷体_GB2312"/>
                      <w:snapToGrid w:val="0"/>
                    </w:rPr>
                    <w:t>类别</w:t>
                  </w:r>
                </w:p>
              </w:tc>
              <w:tc>
                <w:tcPr>
                  <w:tcW w:w="4644" w:type="dxa"/>
                  <w:shd w:val="clear" w:color="auto" w:fill="auto"/>
                  <w:vAlign w:val="center"/>
                </w:tcPr>
                <w:p w14:paraId="68871DE6">
                  <w:pPr>
                    <w:spacing w:line="240" w:lineRule="exact"/>
                    <w:jc w:val="center"/>
                  </w:pPr>
                  <w:r>
                    <w:rPr>
                      <w:rFonts w:eastAsia="楷体_GB2312"/>
                      <w:snapToGrid w:val="0"/>
                    </w:rPr>
                    <w:t>病害情况</w:t>
                  </w:r>
                </w:p>
              </w:tc>
              <w:tc>
                <w:tcPr>
                  <w:tcW w:w="1777" w:type="dxa"/>
                  <w:shd w:val="clear" w:color="auto" w:fill="auto"/>
                  <w:vAlign w:val="center"/>
                </w:tcPr>
                <w:p w14:paraId="510C2AD4">
                  <w:pPr>
                    <w:spacing w:line="240" w:lineRule="exact"/>
                  </w:pPr>
                  <w:r>
                    <w:rPr>
                      <w:rFonts w:eastAsia="楷体_GB2312"/>
                      <w:snapToGrid w:val="0"/>
                    </w:rPr>
                    <w:t>最大技术状况值</w:t>
                  </w:r>
                </w:p>
              </w:tc>
            </w:tr>
            <w:tr w14:paraId="509B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002C8F">
                  <w:pPr>
                    <w:spacing w:line="240" w:lineRule="exact"/>
                    <w:jc w:val="center"/>
                  </w:pPr>
                  <w:r>
                    <w:rPr>
                      <w:rFonts w:eastAsia="楷体_GB2312"/>
                      <w:snapToGrid w:val="0"/>
                    </w:rPr>
                    <w:t>洞口</w:t>
                  </w:r>
                </w:p>
              </w:tc>
              <w:tc>
                <w:tcPr>
                  <w:tcW w:w="4644" w:type="dxa"/>
                  <w:shd w:val="clear" w:color="auto" w:fill="auto"/>
                  <w:vAlign w:val="center"/>
                </w:tcPr>
                <w:p w14:paraId="5456C9BD">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007BAF71">
                  <w:pPr>
                    <w:jc w:val="center"/>
                  </w:pPr>
                  <w:r>
                    <w:rPr>
                      <w:rFonts w:eastAsia="楷体_GB2312"/>
                      <w:snapToGrid w:val="0"/>
                    </w:rPr>
                    <w:t>0</w:t>
                  </w:r>
                </w:p>
              </w:tc>
            </w:tr>
            <w:tr w14:paraId="17516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503C65E0">
                  <w:pPr>
                    <w:spacing w:line="240" w:lineRule="exact"/>
                    <w:jc w:val="center"/>
                  </w:pPr>
                  <w:r>
                    <w:rPr>
                      <w:rFonts w:eastAsia="楷体_GB2312"/>
                      <w:snapToGrid w:val="0"/>
                    </w:rPr>
                    <w:t>洞门</w:t>
                  </w:r>
                </w:p>
              </w:tc>
              <w:tc>
                <w:tcPr>
                  <w:tcW w:w="4644" w:type="dxa"/>
                  <w:shd w:val="clear" w:color="auto" w:fill="auto"/>
                  <w:vAlign w:val="center"/>
                </w:tcPr>
                <w:p w14:paraId="20BE2475">
                  <w:pPr>
                    <w:spacing w:line="240" w:lineRule="exact"/>
                    <w:rPr>
                      <w:rFonts w:hint="default" w:eastAsia="楷体_GB2312"/>
                      <w:snapToGrid w:val="0"/>
                      <w:lang w:val="en-US" w:eastAsia="zh-CN"/>
                    </w:rPr>
                  </w:pPr>
                  <w:ins w:id="426" w:author="赵翔-深圳" w:date="2024-12-20T20:24:53Z">
                    <w:r>
                      <w:rPr>
                        <w:rFonts w:hint="eastAsia" w:eastAsia="楷体_GB2312"/>
                        <w:snapToGrid w:val="0"/>
                        <w:lang w:val="en-US" w:eastAsia="zh-CN"/>
                      </w:rPr>
                      <w:t>1</w:t>
                    </w:r>
                  </w:ins>
                  <w:ins w:id="427" w:author="赵翔-深圳" w:date="2024-12-20T20:24:58Z">
                    <w:r>
                      <w:rPr>
                        <w:rFonts w:hint="eastAsia" w:eastAsia="楷体_GB2312"/>
                        <w:snapToGrid w:val="0"/>
                        <w:lang w:val="en-US" w:eastAsia="zh-CN"/>
                      </w:rPr>
                      <w:t>处</w:t>
                    </w:r>
                  </w:ins>
                  <w:ins w:id="428" w:author="赵翔-深圳" w:date="2024-12-20T20:25:00Z">
                    <w:r>
                      <w:rPr>
                        <w:rFonts w:hint="eastAsia" w:eastAsia="楷体_GB2312"/>
                        <w:snapToGrid w:val="0"/>
                        <w:lang w:val="en-US" w:eastAsia="zh-CN"/>
                      </w:rPr>
                      <w:t>洞门</w:t>
                    </w:r>
                  </w:ins>
                  <w:ins w:id="429" w:author="赵翔-深圳" w:date="2024-12-20T20:25:15Z">
                    <w:r>
                      <w:rPr>
                        <w:rFonts w:hint="eastAsia" w:eastAsia="楷体_GB2312"/>
                        <w:snapToGrid w:val="0"/>
                        <w:lang w:val="en-US" w:eastAsia="zh-CN"/>
                      </w:rPr>
                      <w:t>墙</w:t>
                    </w:r>
                  </w:ins>
                  <w:ins w:id="430" w:author="赵翔-深圳" w:date="2024-12-20T20:25:03Z">
                    <w:r>
                      <w:rPr>
                        <w:rFonts w:hint="eastAsia" w:eastAsia="楷体_GB2312"/>
                        <w:snapToGrid w:val="0"/>
                        <w:lang w:val="en-US" w:eastAsia="zh-CN"/>
                      </w:rPr>
                      <w:t>渗</w:t>
                    </w:r>
                  </w:ins>
                  <w:ins w:id="431" w:author="赵翔-深圳" w:date="2024-12-20T20:25:04Z">
                    <w:r>
                      <w:rPr>
                        <w:rFonts w:hint="eastAsia" w:eastAsia="楷体_GB2312"/>
                        <w:snapToGrid w:val="0"/>
                        <w:lang w:val="en-US" w:eastAsia="zh-CN"/>
                      </w:rPr>
                      <w:t>水</w:t>
                    </w:r>
                  </w:ins>
                  <w:ins w:id="432" w:author="赵翔-深圳" w:date="2024-12-20T20:25:18Z">
                    <w:r>
                      <w:rPr>
                        <w:rFonts w:hint="eastAsia" w:eastAsia="楷体_GB2312"/>
                        <w:snapToGrid w:val="0"/>
                        <w:lang w:val="en-US" w:eastAsia="zh-CN"/>
                      </w:rPr>
                      <w:t>（</w:t>
                    </w:r>
                  </w:ins>
                  <w:ins w:id="433" w:author="赵翔-深圳" w:date="2024-12-20T20:25:20Z">
                    <w:r>
                      <w:rPr>
                        <w:rFonts w:hint="eastAsia" w:eastAsia="楷体_GB2312"/>
                        <w:snapToGrid w:val="0"/>
                        <w:lang w:val="en-US" w:eastAsia="zh-CN"/>
                      </w:rPr>
                      <w:t>干渍</w:t>
                    </w:r>
                  </w:ins>
                  <w:ins w:id="434" w:author="赵翔-深圳" w:date="2024-12-20T20:25:22Z">
                    <w:r>
                      <w:rPr>
                        <w:rFonts w:hint="eastAsia" w:eastAsia="楷体_GB2312"/>
                        <w:snapToGrid w:val="0"/>
                        <w:lang w:val="en-US" w:eastAsia="zh-CN"/>
                      </w:rPr>
                      <w:t>）</w:t>
                    </w:r>
                  </w:ins>
                  <w:ins w:id="435" w:author="赵翔-深圳" w:date="2024-12-20T20:25:23Z">
                    <w:r>
                      <w:rPr>
                        <w:rFonts w:hint="eastAsia" w:eastAsia="楷体_GB2312"/>
                        <w:snapToGrid w:val="0"/>
                        <w:lang w:val="en-US" w:eastAsia="zh-CN"/>
                      </w:rPr>
                      <w:t>，</w:t>
                    </w:r>
                  </w:ins>
                  <w:ins w:id="436" w:author="赵翔-深圳" w:date="2024-12-20T20:25:28Z">
                    <w:r>
                      <w:rPr>
                        <w:rFonts w:hint="eastAsia" w:eastAsia="楷体_GB2312"/>
                        <w:snapToGrid w:val="0"/>
                        <w:lang w:val="en-US" w:eastAsia="zh-CN"/>
                      </w:rPr>
                      <w:t>面积</w:t>
                    </w:r>
                  </w:ins>
                  <w:ins w:id="437" w:author="赵翔-深圳" w:date="2024-12-20T20:25:30Z">
                    <w:r>
                      <w:rPr>
                        <w:rFonts w:hint="eastAsia" w:eastAsia="楷体_GB2312"/>
                        <w:snapToGrid w:val="0"/>
                        <w:lang w:val="en-US" w:eastAsia="zh-CN"/>
                      </w:rPr>
                      <w:t>为</w:t>
                    </w:r>
                  </w:ins>
                  <w:ins w:id="438" w:author="赵翔-深圳" w:date="2024-12-20T20:25:31Z">
                    <w:r>
                      <w:rPr>
                        <w:rFonts w:hint="eastAsia" w:eastAsia="楷体_GB2312"/>
                        <w:snapToGrid w:val="0"/>
                        <w:lang w:val="en-US" w:eastAsia="zh-CN"/>
                      </w:rPr>
                      <w:t>1</w:t>
                    </w:r>
                  </w:ins>
                  <w:ins w:id="439" w:author="赵翔-深圳" w:date="2024-12-20T20:25:32Z">
                    <w:r>
                      <w:rPr>
                        <w:rFonts w:hint="eastAsia" w:eastAsia="楷体_GB2312"/>
                        <w:snapToGrid w:val="0"/>
                        <w:lang w:val="en-US" w:eastAsia="zh-CN"/>
                      </w:rPr>
                      <w:t>.44</w:t>
                    </w:r>
                  </w:ins>
                  <w:ins w:id="440" w:author="赵翔-深圳" w:date="2024-12-20T20:25:40Z">
                    <w:r>
                      <w:rPr>
                        <w:rFonts w:hint="eastAsia" w:eastAsia="楷体_GB2312"/>
                        <w:snapToGrid w:val="0"/>
                        <w:lang w:val="en-US" w:eastAsia="zh-CN"/>
                      </w:rPr>
                      <w:t>m²</w:t>
                    </w:r>
                  </w:ins>
                  <w:ins w:id="441" w:author="赵翔-深圳" w:date="2024-12-20T20:25:51Z">
                    <w:r>
                      <w:rPr>
                        <w:rFonts w:hint="eastAsia" w:eastAsia="楷体_GB2312"/>
                        <w:snapToGrid w:val="0"/>
                        <w:lang w:val="en-US" w:eastAsia="zh-CN"/>
                      </w:rPr>
                      <w:t>。</w:t>
                    </w:r>
                  </w:ins>
                  <w:del w:id="442" w:author="赵翔-深圳" w:date="2024-12-20T20:24:51Z">
                    <w:r>
                      <w:rPr>
                        <w:rFonts w:hint="eastAsia" w:eastAsia="楷体_GB2312"/>
                        <w:snapToGrid w:val="0"/>
                      </w:rPr>
                      <w:delText>本</w:delText>
                    </w:r>
                  </w:del>
                  <w:del w:id="443" w:author="赵翔-深圳" w:date="2024-12-20T20:24:50Z">
                    <w:r>
                      <w:rPr>
                        <w:rFonts w:hint="eastAsia" w:eastAsia="楷体_GB2312"/>
                        <w:snapToGrid w:val="0"/>
                        <w:lang w:val="en-US" w:eastAsia="zh-CN"/>
                      </w:rPr>
                      <w:delText>发现明</w:delText>
                    </w:r>
                  </w:del>
                  <w:del w:id="444" w:author="赵翔-深圳" w:date="2024-12-20T20:24:49Z">
                    <w:r>
                      <w:rPr>
                        <w:rFonts w:hint="eastAsia" w:eastAsia="楷体_GB2312"/>
                        <w:snapToGrid w:val="0"/>
                        <w:lang w:val="en-US" w:eastAsia="zh-CN"/>
                      </w:rPr>
                      <w:delText>显病害。</w:delText>
                    </w:r>
                  </w:del>
                </w:p>
                <w:p w14:paraId="1C6BC239">
                  <w:pPr>
                    <w:spacing w:line="240" w:lineRule="exact"/>
                    <w:rPr>
                      <w:rFonts w:eastAsia="楷体_GB2312"/>
                      <w:snapToGrid w:val="0"/>
                    </w:rPr>
                  </w:pPr>
                </w:p>
              </w:tc>
              <w:tc>
                <w:tcPr>
                  <w:tcW w:w="1777" w:type="dxa"/>
                  <w:shd w:val="clear" w:color="auto" w:fill="auto"/>
                  <w:vAlign w:val="center"/>
                </w:tcPr>
                <w:p w14:paraId="346A27C7">
                  <w:pPr>
                    <w:jc w:val="center"/>
                    <w:rPr>
                      <w:rFonts w:hint="eastAsia" w:eastAsia="宋体"/>
                      <w:lang w:val="en-US" w:eastAsia="zh-CN"/>
                    </w:rPr>
                  </w:pPr>
                  <w:ins w:id="445" w:author="赵翔-深圳" w:date="2024-12-20T20:25:54Z">
                    <w:r>
                      <w:rPr>
                        <w:rFonts w:hint="eastAsia"/>
                        <w:lang w:val="en-US" w:eastAsia="zh-CN"/>
                      </w:rPr>
                      <w:t>1</w:t>
                    </w:r>
                  </w:ins>
                  <w:del w:id="446" w:author="赵翔-深圳" w:date="2024-12-20T20:25:54Z">
                    <w:r>
                      <w:rPr>
                        <w:rFonts w:hint="eastAsia"/>
                        <w:lang w:val="en-US" w:eastAsia="zh-CN"/>
                      </w:rPr>
                      <w:delText>0</w:delText>
                    </w:r>
                  </w:del>
                </w:p>
              </w:tc>
            </w:tr>
            <w:tr w14:paraId="29E71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8E0D21D">
                  <w:pPr>
                    <w:spacing w:line="240" w:lineRule="exact"/>
                    <w:jc w:val="center"/>
                  </w:pPr>
                  <w:r>
                    <w:rPr>
                      <w:rFonts w:eastAsia="楷体_GB2312"/>
                      <w:snapToGrid w:val="0"/>
                    </w:rPr>
                    <w:t>衬砌</w:t>
                  </w:r>
                </w:p>
              </w:tc>
              <w:tc>
                <w:tcPr>
                  <w:tcW w:w="4644" w:type="dxa"/>
                  <w:shd w:val="clear" w:color="auto" w:fill="auto"/>
                  <w:vAlign w:val="center"/>
                </w:tcPr>
                <w:p w14:paraId="5EAD4B5A">
                  <w:pPr>
                    <w:spacing w:line="240" w:lineRule="exact"/>
                    <w:jc w:val="both"/>
                    <w:rPr>
                      <w:rFonts w:eastAsia="楷体_GB2312"/>
                      <w:snapToGrid w:val="0"/>
                    </w:rPr>
                  </w:pPr>
                  <w:r>
                    <w:rPr>
                      <w:rFonts w:eastAsia="楷体_GB2312"/>
                      <w:snapToGrid w:val="0"/>
                    </w:rPr>
                    <w:t>1）衬砌破损</w:t>
                  </w:r>
                </w:p>
                <w:p w14:paraId="61FFA534">
                  <w:pPr>
                    <w:spacing w:line="240" w:lineRule="exact"/>
                    <w:ind w:left="0" w:leftChars="0" w:firstLine="0" w:firstLineChars="0"/>
                    <w:jc w:val="both"/>
                    <w:rPr>
                      <w:ins w:id="448" w:author="赵翔-深圳" w:date="2024-12-20T20:28:25Z"/>
                      <w:rFonts w:hint="eastAsia" w:ascii="楷体" w:hAnsi="楷体" w:eastAsia="楷体" w:cs="楷体"/>
                      <w:snapToGrid w:val="0"/>
                      <w:sz w:val="21"/>
                      <w:szCs w:val="21"/>
                      <w:lang w:val="en-US" w:eastAsia="zh-CN"/>
                      <w:rPrChange w:id="449" w:author="赵翔-深圳" w:date="2024-12-20T20:28:44Z">
                        <w:rPr>
                          <w:ins w:id="450" w:author="赵翔-深圳" w:date="2024-12-20T20:28:25Z"/>
                          <w:rFonts w:hint="default" w:ascii="Times New Roman" w:hAnsi="Times New Roman" w:eastAsia="宋体" w:cs="Times New Roman"/>
                          <w:snapToGrid w:val="0"/>
                          <w:sz w:val="24"/>
                          <w:szCs w:val="24"/>
                          <w:lang w:val="en-US" w:eastAsia="zh-CN"/>
                        </w:rPr>
                      </w:rPrChange>
                    </w:rPr>
                    <w:pPrChange w:id="447" w:author="赵翔-深圳" w:date="2024-12-20T20:28:47Z">
                      <w:pPr>
                        <w:spacing w:line="240" w:lineRule="exact"/>
                        <w:ind w:left="414" w:leftChars="228" w:firstLine="0" w:firstLineChars="0"/>
                        <w:jc w:val="both"/>
                      </w:pPr>
                    </w:pPrChange>
                  </w:pPr>
                  <w:ins w:id="451" w:author="赵翔-深圳" w:date="2024-12-20T20:28:25Z">
                    <w:r>
                      <w:rPr>
                        <w:rFonts w:hint="default" w:eastAsia="楷体" w:cs="Times New Roman"/>
                        <w:snapToGrid w:val="0"/>
                        <w:sz w:val="21"/>
                        <w:szCs w:val="21"/>
                        <w:lang w:val="en-US" w:eastAsia="zh-CN"/>
                        <w:rPrChange w:id="452" w:author="赵翔-深圳" w:date="2024-12-20T20:29:21Z">
                          <w:rPr>
                            <w:rFonts w:hint="eastAsia" w:cs="Times New Roman"/>
                            <w:snapToGrid w:val="0"/>
                            <w:sz w:val="24"/>
                            <w:szCs w:val="24"/>
                            <w:lang w:val="en-US" w:eastAsia="zh-CN"/>
                          </w:rPr>
                        </w:rPrChange>
                      </w:rPr>
                      <w:t>8</w:t>
                    </w:r>
                  </w:ins>
                  <w:ins w:id="453" w:author="赵翔-深圳" w:date="2024-12-20T20:28:25Z">
                    <w:r>
                      <w:rPr>
                        <w:rFonts w:hint="default" w:ascii="Times New Roman" w:hAnsi="Times New Roman" w:eastAsia="楷体" w:cs="Times New Roman"/>
                        <w:snapToGrid w:val="0"/>
                        <w:sz w:val="21"/>
                        <w:szCs w:val="21"/>
                        <w:lang w:val="en-US" w:eastAsia="zh-CN"/>
                        <w:rPrChange w:id="454" w:author="赵翔-深圳" w:date="2024-12-20T20:29:21Z">
                          <w:rPr>
                            <w:rFonts w:hint="default" w:ascii="Times New Roman" w:hAnsi="Times New Roman" w:eastAsia="宋体" w:cs="Times New Roman"/>
                            <w:snapToGrid w:val="0"/>
                            <w:sz w:val="24"/>
                            <w:szCs w:val="24"/>
                            <w:lang w:val="en-US" w:eastAsia="zh-CN"/>
                          </w:rPr>
                        </w:rPrChange>
                      </w:rPr>
                      <w:t>处环向裂缝，长为1</w:t>
                    </w:r>
                  </w:ins>
                  <w:ins w:id="455" w:author="赵翔-深圳" w:date="2024-12-20T20:28:25Z">
                    <w:r>
                      <w:rPr>
                        <w:rFonts w:hint="default" w:eastAsia="楷体" w:cs="Times New Roman"/>
                        <w:snapToGrid w:val="0"/>
                        <w:sz w:val="21"/>
                        <w:szCs w:val="21"/>
                        <w:lang w:val="en-US" w:eastAsia="zh-CN"/>
                        <w:rPrChange w:id="456" w:author="赵翔-深圳" w:date="2024-12-20T20:29:21Z">
                          <w:rPr>
                            <w:rFonts w:hint="eastAsia" w:cs="Times New Roman"/>
                            <w:snapToGrid w:val="0"/>
                            <w:sz w:val="24"/>
                            <w:szCs w:val="24"/>
                            <w:lang w:val="en-US" w:eastAsia="zh-CN"/>
                          </w:rPr>
                        </w:rPrChange>
                      </w:rPr>
                      <w:t>4.8</w:t>
                    </w:r>
                  </w:ins>
                  <w:ins w:id="457" w:author="赵翔-深圳" w:date="2024-12-20T20:28:25Z">
                    <w:r>
                      <w:rPr>
                        <w:rFonts w:hint="default" w:ascii="Times New Roman" w:hAnsi="Times New Roman" w:eastAsia="楷体" w:cs="Times New Roman"/>
                        <w:snapToGrid w:val="0"/>
                        <w:sz w:val="21"/>
                        <w:szCs w:val="21"/>
                        <w:rPrChange w:id="458" w:author="赵翔-深圳" w:date="2024-12-20T20:29:21Z">
                          <w:rPr>
                            <w:rFonts w:hint="default" w:ascii="Times New Roman" w:hAnsi="Times New Roman" w:eastAsia="宋体" w:cs="Times New Roman"/>
                            <w:snapToGrid w:val="0"/>
                            <w:sz w:val="24"/>
                            <w:szCs w:val="24"/>
                          </w:rPr>
                        </w:rPrChange>
                      </w:rPr>
                      <w:t>m，</w:t>
                    </w:r>
                  </w:ins>
                  <w:ins w:id="459" w:author="赵翔-深圳" w:date="2024-12-20T20:28:25Z">
                    <w:r>
                      <w:rPr>
                        <w:rFonts w:hint="default" w:ascii="Times New Roman" w:hAnsi="Times New Roman" w:eastAsia="楷体" w:cs="Times New Roman"/>
                        <w:snapToGrid w:val="0"/>
                        <w:sz w:val="21"/>
                        <w:szCs w:val="21"/>
                        <w:lang w:val="en-US" w:eastAsia="zh-CN"/>
                        <w:rPrChange w:id="460" w:author="赵翔-深圳" w:date="2024-12-20T20:29:21Z">
                          <w:rPr>
                            <w:rFonts w:hint="default" w:ascii="Times New Roman" w:hAnsi="Times New Roman" w:eastAsia="宋体" w:cs="Times New Roman"/>
                            <w:snapToGrid w:val="0"/>
                            <w:sz w:val="24"/>
                            <w:szCs w:val="24"/>
                            <w:lang w:val="en-US" w:eastAsia="zh-CN"/>
                          </w:rPr>
                        </w:rPrChange>
                      </w:rPr>
                      <w:t>宽度为</w:t>
                    </w:r>
                  </w:ins>
                  <w:ins w:id="461" w:author="赵翔-深圳" w:date="2024-12-20T20:28:25Z">
                    <w:r>
                      <w:rPr>
                        <w:rFonts w:hint="default" w:eastAsia="楷体" w:cs="Times New Roman"/>
                        <w:snapToGrid w:val="0"/>
                        <w:sz w:val="21"/>
                        <w:szCs w:val="21"/>
                        <w:lang w:val="en-US" w:eastAsia="zh-CN"/>
                        <w:rPrChange w:id="462" w:author="赵翔-深圳" w:date="2024-12-20T20:29:21Z">
                          <w:rPr>
                            <w:rFonts w:hint="eastAsia" w:cs="Times New Roman"/>
                            <w:snapToGrid w:val="0"/>
                            <w:sz w:val="24"/>
                            <w:szCs w:val="24"/>
                            <w:lang w:val="en-US" w:eastAsia="zh-CN"/>
                          </w:rPr>
                        </w:rPrChange>
                      </w:rPr>
                      <w:t>0.31~0.48</w:t>
                    </w:r>
                  </w:ins>
                  <w:ins w:id="463" w:author="赵翔-深圳" w:date="2024-12-20T20:28:25Z">
                    <w:r>
                      <w:rPr>
                        <w:rFonts w:hint="default" w:ascii="Times New Roman" w:hAnsi="Times New Roman" w:eastAsia="楷体" w:cs="Times New Roman"/>
                        <w:snapToGrid w:val="0"/>
                        <w:sz w:val="21"/>
                        <w:szCs w:val="21"/>
                        <w:rPrChange w:id="464" w:author="赵翔-深圳" w:date="2024-12-20T20:29:21Z">
                          <w:rPr>
                            <w:rFonts w:hint="default" w:ascii="Times New Roman" w:hAnsi="Times New Roman" w:eastAsia="宋体" w:cs="Times New Roman"/>
                            <w:snapToGrid w:val="0"/>
                            <w:sz w:val="24"/>
                            <w:szCs w:val="24"/>
                          </w:rPr>
                        </w:rPrChange>
                      </w:rPr>
                      <w:t>mm</w:t>
                    </w:r>
                  </w:ins>
                  <w:ins w:id="465" w:author="赵翔-深圳" w:date="2024-12-20T20:28:25Z">
                    <w:r>
                      <w:rPr>
                        <w:rFonts w:hint="default" w:ascii="Times New Roman" w:hAnsi="Times New Roman" w:eastAsia="楷体" w:cs="Times New Roman"/>
                        <w:snapToGrid w:val="0"/>
                        <w:sz w:val="21"/>
                        <w:szCs w:val="21"/>
                        <w:lang w:eastAsia="zh-CN"/>
                        <w:rPrChange w:id="466" w:author="赵翔-深圳" w:date="2024-12-20T20:29:21Z">
                          <w:rPr>
                            <w:rFonts w:hint="default" w:ascii="Times New Roman" w:hAnsi="Times New Roman" w:eastAsia="宋体" w:cs="Times New Roman"/>
                            <w:snapToGrid w:val="0"/>
                            <w:sz w:val="24"/>
                            <w:szCs w:val="24"/>
                            <w:lang w:eastAsia="zh-CN"/>
                          </w:rPr>
                        </w:rPrChange>
                      </w:rPr>
                      <w:t>。</w:t>
                    </w:r>
                  </w:ins>
                  <w:ins w:id="467" w:author="赵翔-深圳" w:date="2024-12-20T20:28:25Z">
                    <w:r>
                      <w:rPr>
                        <w:rFonts w:hint="default" w:ascii="Times New Roman" w:hAnsi="Times New Roman" w:eastAsia="楷体" w:cs="Times New Roman"/>
                        <w:snapToGrid w:val="0"/>
                        <w:sz w:val="21"/>
                        <w:szCs w:val="21"/>
                        <w:lang w:val="en-US" w:eastAsia="zh-CN"/>
                        <w:rPrChange w:id="468" w:author="赵翔-深圳" w:date="2024-12-20T20:29:21Z">
                          <w:rPr>
                            <w:rFonts w:hint="default" w:ascii="Times New Roman" w:hAnsi="Times New Roman" w:eastAsia="宋体" w:cs="Times New Roman"/>
                            <w:snapToGrid w:val="0"/>
                            <w:sz w:val="24"/>
                            <w:szCs w:val="24"/>
                            <w:lang w:val="en-US" w:eastAsia="zh-CN"/>
                          </w:rPr>
                        </w:rPrChange>
                      </w:rPr>
                      <w:t>1处</w:t>
                    </w:r>
                  </w:ins>
                  <w:ins w:id="469" w:author="赵翔-深圳" w:date="2024-12-20T20:28:25Z">
                    <w:r>
                      <w:rPr>
                        <w:rFonts w:hint="default" w:eastAsia="楷体" w:cs="Times New Roman"/>
                        <w:snapToGrid w:val="0"/>
                        <w:sz w:val="21"/>
                        <w:szCs w:val="21"/>
                        <w:lang w:val="en-US" w:eastAsia="zh-CN"/>
                        <w:rPrChange w:id="470" w:author="赵翔-深圳" w:date="2024-12-20T20:29:21Z">
                          <w:rPr>
                            <w:rFonts w:hint="eastAsia" w:cs="Times New Roman"/>
                            <w:snapToGrid w:val="0"/>
                            <w:sz w:val="24"/>
                            <w:szCs w:val="24"/>
                            <w:lang w:val="en-US" w:eastAsia="zh-CN"/>
                          </w:rPr>
                        </w:rPrChange>
                      </w:rPr>
                      <w:t>斜</w:t>
                    </w:r>
                  </w:ins>
                  <w:ins w:id="471" w:author="赵翔-深圳" w:date="2024-12-20T20:28:25Z">
                    <w:r>
                      <w:rPr>
                        <w:rFonts w:hint="default" w:ascii="Times New Roman" w:hAnsi="Times New Roman" w:eastAsia="楷体" w:cs="Times New Roman"/>
                        <w:snapToGrid w:val="0"/>
                        <w:sz w:val="21"/>
                        <w:szCs w:val="21"/>
                        <w:lang w:val="en-US" w:eastAsia="zh-CN"/>
                        <w:rPrChange w:id="472" w:author="赵翔-深圳" w:date="2024-12-20T20:29:21Z">
                          <w:rPr>
                            <w:rFonts w:hint="default" w:ascii="Times New Roman" w:hAnsi="Times New Roman" w:eastAsia="宋体" w:cs="Times New Roman"/>
                            <w:snapToGrid w:val="0"/>
                            <w:sz w:val="24"/>
                            <w:szCs w:val="24"/>
                            <w:lang w:val="en-US" w:eastAsia="zh-CN"/>
                          </w:rPr>
                        </w:rPrChange>
                      </w:rPr>
                      <w:t>向裂缝，长为</w:t>
                    </w:r>
                  </w:ins>
                  <w:ins w:id="473" w:author="赵翔-深圳" w:date="2024-12-20T20:28:25Z">
                    <w:r>
                      <w:rPr>
                        <w:rFonts w:hint="default" w:eastAsia="楷体" w:cs="Times New Roman"/>
                        <w:snapToGrid w:val="0"/>
                        <w:sz w:val="21"/>
                        <w:szCs w:val="21"/>
                        <w:lang w:val="en-US" w:eastAsia="zh-CN"/>
                        <w:rPrChange w:id="474" w:author="赵翔-深圳" w:date="2024-12-20T20:29:21Z">
                          <w:rPr>
                            <w:rFonts w:hint="eastAsia" w:cs="Times New Roman"/>
                            <w:snapToGrid w:val="0"/>
                            <w:sz w:val="24"/>
                            <w:szCs w:val="24"/>
                            <w:lang w:val="en-US" w:eastAsia="zh-CN"/>
                          </w:rPr>
                        </w:rPrChange>
                      </w:rPr>
                      <w:t>1.69</w:t>
                    </w:r>
                  </w:ins>
                  <w:ins w:id="475" w:author="赵翔-深圳" w:date="2024-12-20T20:28:25Z">
                    <w:r>
                      <w:rPr>
                        <w:rFonts w:hint="default" w:ascii="Times New Roman" w:hAnsi="Times New Roman" w:eastAsia="楷体" w:cs="Times New Roman"/>
                        <w:snapToGrid w:val="0"/>
                        <w:sz w:val="21"/>
                        <w:szCs w:val="21"/>
                        <w:rPrChange w:id="476" w:author="赵翔-深圳" w:date="2024-12-20T20:29:21Z">
                          <w:rPr>
                            <w:rFonts w:hint="default" w:ascii="Times New Roman" w:hAnsi="Times New Roman" w:eastAsia="宋体" w:cs="Times New Roman"/>
                            <w:snapToGrid w:val="0"/>
                            <w:sz w:val="24"/>
                            <w:szCs w:val="24"/>
                          </w:rPr>
                        </w:rPrChange>
                      </w:rPr>
                      <w:t>m，</w:t>
                    </w:r>
                  </w:ins>
                  <w:ins w:id="477" w:author="赵翔-深圳" w:date="2024-12-20T20:28:25Z">
                    <w:r>
                      <w:rPr>
                        <w:rFonts w:hint="default" w:ascii="Times New Roman" w:hAnsi="Times New Roman" w:eastAsia="楷体" w:cs="Times New Roman"/>
                        <w:snapToGrid w:val="0"/>
                        <w:sz w:val="21"/>
                        <w:szCs w:val="21"/>
                        <w:lang w:val="en-US" w:eastAsia="zh-CN"/>
                        <w:rPrChange w:id="478" w:author="赵翔-深圳" w:date="2024-12-20T20:29:21Z">
                          <w:rPr>
                            <w:rFonts w:hint="default" w:ascii="Times New Roman" w:hAnsi="Times New Roman" w:eastAsia="宋体" w:cs="Times New Roman"/>
                            <w:snapToGrid w:val="0"/>
                            <w:sz w:val="24"/>
                            <w:szCs w:val="24"/>
                            <w:lang w:val="en-US" w:eastAsia="zh-CN"/>
                          </w:rPr>
                        </w:rPrChange>
                      </w:rPr>
                      <w:t>宽度为0.35</w:t>
                    </w:r>
                  </w:ins>
                  <w:ins w:id="479" w:author="赵翔-深圳" w:date="2024-12-20T20:28:25Z">
                    <w:r>
                      <w:rPr>
                        <w:rFonts w:hint="default" w:ascii="Times New Roman" w:hAnsi="Times New Roman" w:eastAsia="楷体" w:cs="Times New Roman"/>
                        <w:snapToGrid w:val="0"/>
                        <w:sz w:val="21"/>
                        <w:szCs w:val="21"/>
                        <w:rPrChange w:id="480" w:author="赵翔-深圳" w:date="2024-12-20T20:29:21Z">
                          <w:rPr>
                            <w:rFonts w:hint="default" w:ascii="Times New Roman" w:hAnsi="Times New Roman" w:eastAsia="宋体" w:cs="Times New Roman"/>
                            <w:snapToGrid w:val="0"/>
                            <w:sz w:val="24"/>
                            <w:szCs w:val="24"/>
                          </w:rPr>
                        </w:rPrChange>
                      </w:rPr>
                      <w:t>mm</w:t>
                    </w:r>
                  </w:ins>
                  <w:ins w:id="481" w:author="赵翔-深圳" w:date="2024-12-20T20:28:25Z">
                    <w:r>
                      <w:rPr>
                        <w:rFonts w:hint="eastAsia" w:ascii="楷体" w:hAnsi="楷体" w:eastAsia="楷体" w:cs="楷体"/>
                        <w:snapToGrid w:val="0"/>
                        <w:sz w:val="21"/>
                        <w:szCs w:val="21"/>
                        <w:lang w:eastAsia="zh-CN"/>
                        <w:rPrChange w:id="482" w:author="赵翔-深圳" w:date="2024-12-20T20:28:44Z">
                          <w:rPr>
                            <w:rFonts w:hint="default" w:ascii="Times New Roman" w:hAnsi="Times New Roman" w:eastAsia="宋体" w:cs="Times New Roman"/>
                            <w:snapToGrid w:val="0"/>
                            <w:sz w:val="24"/>
                            <w:szCs w:val="24"/>
                            <w:lang w:eastAsia="zh-CN"/>
                          </w:rPr>
                        </w:rPrChange>
                      </w:rPr>
                      <w:t>。</w:t>
                    </w:r>
                  </w:ins>
                </w:p>
                <w:p w14:paraId="25B9C2E1">
                  <w:pPr>
                    <w:spacing w:line="240" w:lineRule="exact"/>
                    <w:jc w:val="both"/>
                    <w:rPr>
                      <w:del w:id="483" w:author="赵翔-深圳" w:date="2024-12-20T20:28:25Z"/>
                      <w:rFonts w:hint="default" w:eastAsia="楷体_GB2312"/>
                      <w:snapToGrid w:val="0"/>
                      <w:lang w:val="en-US" w:eastAsia="zh-CN"/>
                    </w:rPr>
                  </w:pPr>
                  <w:del w:id="484" w:author="赵翔-深圳" w:date="2024-12-20T20:28:25Z">
                    <w:r>
                      <w:rPr>
                        <w:rFonts w:hint="eastAsia" w:eastAsia="楷体_GB2312"/>
                        <w:snapToGrid w:val="0"/>
                        <w:lang w:val="en-US" w:eastAsia="zh-CN"/>
                      </w:rPr>
                      <w:delText>10处环向裂缝，长为15.18</w:delText>
                    </w:r>
                  </w:del>
                  <w:del w:id="485" w:author="赵翔-深圳" w:date="2024-12-20T20:28:25Z">
                    <w:r>
                      <w:rPr>
                        <w:rFonts w:hint="eastAsia" w:eastAsia="楷体_GB2312"/>
                        <w:snapToGrid w:val="0"/>
                      </w:rPr>
                      <w:delText>m，</w:delText>
                    </w:r>
                  </w:del>
                  <w:del w:id="486" w:author="赵翔-深圳" w:date="2024-12-20T20:28:25Z">
                    <w:r>
                      <w:rPr>
                        <w:rFonts w:hint="eastAsia" w:eastAsia="楷体_GB2312"/>
                        <w:snapToGrid w:val="0"/>
                        <w:lang w:val="en-US" w:eastAsia="zh-CN"/>
                      </w:rPr>
                      <w:delText>宽度为0.37~0.48</w:delText>
                    </w:r>
                  </w:del>
                  <w:del w:id="487" w:author="赵翔-深圳" w:date="2024-12-20T20:28:25Z">
                    <w:r>
                      <w:rPr>
                        <w:rFonts w:hint="eastAsia" w:eastAsia="楷体_GB2312"/>
                        <w:snapToGrid w:val="0"/>
                      </w:rPr>
                      <w:delText>mm</w:delText>
                    </w:r>
                  </w:del>
                  <w:del w:id="488" w:author="赵翔-深圳" w:date="2024-12-20T20:28:25Z">
                    <w:r>
                      <w:rPr>
                        <w:rFonts w:hint="eastAsia" w:eastAsia="楷体_GB2312"/>
                        <w:snapToGrid w:val="0"/>
                        <w:lang w:eastAsia="zh-CN"/>
                      </w:rPr>
                      <w:delText>。</w:delText>
                    </w:r>
                  </w:del>
                  <w:del w:id="489" w:author="赵翔-深圳" w:date="2024-12-20T20:28:25Z">
                    <w:r>
                      <w:rPr>
                        <w:rFonts w:hint="eastAsia" w:eastAsia="楷体_GB2312"/>
                        <w:snapToGrid w:val="0"/>
                        <w:lang w:val="en-US" w:eastAsia="zh-CN"/>
                      </w:rPr>
                      <w:delText>6处纵向裂缝，长为11.09</w:delText>
                    </w:r>
                  </w:del>
                  <w:del w:id="490" w:author="赵翔-深圳" w:date="2024-12-20T20:28:25Z">
                    <w:r>
                      <w:rPr>
                        <w:rFonts w:hint="eastAsia" w:eastAsia="楷体_GB2312"/>
                        <w:snapToGrid w:val="0"/>
                      </w:rPr>
                      <w:delText>m，</w:delText>
                    </w:r>
                  </w:del>
                  <w:del w:id="491" w:author="赵翔-深圳" w:date="2024-12-20T20:28:25Z">
                    <w:r>
                      <w:rPr>
                        <w:rFonts w:hint="eastAsia" w:eastAsia="楷体_GB2312"/>
                        <w:snapToGrid w:val="0"/>
                        <w:lang w:val="en-US" w:eastAsia="zh-CN"/>
                      </w:rPr>
                      <w:delText>宽度为0.32~0.48</w:delText>
                    </w:r>
                  </w:del>
                  <w:del w:id="492" w:author="赵翔-深圳" w:date="2024-12-20T20:28:25Z">
                    <w:r>
                      <w:rPr>
                        <w:rFonts w:hint="eastAsia" w:eastAsia="楷体_GB2312"/>
                        <w:snapToGrid w:val="0"/>
                      </w:rPr>
                      <w:delText>mm</w:delText>
                    </w:r>
                  </w:del>
                  <w:del w:id="493" w:author="赵翔-深圳" w:date="2024-12-20T20:28:25Z">
                    <w:r>
                      <w:rPr>
                        <w:rFonts w:hint="eastAsia" w:eastAsia="楷体_GB2312"/>
                        <w:snapToGrid w:val="0"/>
                        <w:lang w:eastAsia="zh-CN"/>
                      </w:rPr>
                      <w:delText>。</w:delText>
                    </w:r>
                  </w:del>
                </w:p>
                <w:p w14:paraId="3B1C8EF0">
                  <w:pPr>
                    <w:spacing w:line="240" w:lineRule="exact"/>
                    <w:jc w:val="both"/>
                    <w:rPr>
                      <w:rFonts w:eastAsia="楷体_GB2312"/>
                      <w:snapToGrid w:val="0"/>
                    </w:rPr>
                  </w:pPr>
                  <w:r>
                    <w:rPr>
                      <w:rFonts w:eastAsia="楷体_GB2312"/>
                      <w:snapToGrid w:val="0"/>
                    </w:rPr>
                    <w:t>2）衬砌渗漏水</w:t>
                  </w:r>
                </w:p>
                <w:p w14:paraId="5774D231">
                  <w:pPr>
                    <w:spacing w:line="240" w:lineRule="exact"/>
                    <w:jc w:val="both"/>
                    <w:rPr>
                      <w:rFonts w:hint="default" w:eastAsia="楷体_GB2312"/>
                      <w:snapToGrid w:val="0"/>
                      <w:lang w:val="en-US" w:eastAsia="zh-CN"/>
                    </w:rPr>
                  </w:pPr>
                  <w:ins w:id="494" w:author="赵翔-深圳" w:date="2024-12-20T20:29:03Z">
                    <w:r>
                      <w:rPr>
                        <w:rFonts w:hint="eastAsia" w:eastAsia="楷体_GB2312"/>
                        <w:snapToGrid w:val="0"/>
                        <w:lang w:val="en-US" w:eastAsia="zh-CN"/>
                      </w:rPr>
                      <w:t>未</w:t>
                    </w:r>
                  </w:ins>
                  <w:ins w:id="495" w:author="赵翔-深圳" w:date="2024-12-20T20:29:05Z">
                    <w:r>
                      <w:rPr>
                        <w:rFonts w:hint="eastAsia" w:eastAsia="楷体_GB2312"/>
                        <w:snapToGrid w:val="0"/>
                        <w:lang w:val="en-US" w:eastAsia="zh-CN"/>
                      </w:rPr>
                      <w:t>发现</w:t>
                    </w:r>
                  </w:ins>
                  <w:ins w:id="496" w:author="赵翔-深圳" w:date="2024-12-20T20:29:06Z">
                    <w:r>
                      <w:rPr>
                        <w:rFonts w:hint="eastAsia" w:eastAsia="楷体_GB2312"/>
                        <w:snapToGrid w:val="0"/>
                        <w:lang w:val="en-US" w:eastAsia="zh-CN"/>
                      </w:rPr>
                      <w:t>明显</w:t>
                    </w:r>
                  </w:ins>
                  <w:ins w:id="497" w:author="赵翔-深圳" w:date="2024-12-20T20:29:08Z">
                    <w:r>
                      <w:rPr>
                        <w:rFonts w:hint="eastAsia" w:eastAsia="楷体_GB2312"/>
                        <w:snapToGrid w:val="0"/>
                        <w:lang w:val="en-US" w:eastAsia="zh-CN"/>
                      </w:rPr>
                      <w:t>病害</w:t>
                    </w:r>
                  </w:ins>
                  <w:ins w:id="498" w:author="赵翔-深圳" w:date="2024-12-20T20:29:09Z">
                    <w:r>
                      <w:rPr>
                        <w:rFonts w:hint="eastAsia" w:eastAsia="楷体_GB2312"/>
                        <w:snapToGrid w:val="0"/>
                        <w:lang w:val="en-US" w:eastAsia="zh-CN"/>
                      </w:rPr>
                      <w:t>。</w:t>
                    </w:r>
                  </w:ins>
                  <w:del w:id="499" w:author="赵翔-深圳" w:date="2024-12-20T20:29:01Z">
                    <w:r>
                      <w:rPr>
                        <w:rFonts w:hint="eastAsia" w:eastAsia="楷体_GB2312"/>
                        <w:snapToGrid w:val="0"/>
                        <w:lang w:val="en-US" w:eastAsia="zh-CN"/>
                      </w:rPr>
                      <w:delText>1</w:delText>
                    </w:r>
                  </w:del>
                  <w:del w:id="500" w:author="赵翔-深圳" w:date="2024-12-20T20:28:59Z">
                    <w:r>
                      <w:rPr>
                        <w:rFonts w:hint="eastAsia" w:eastAsia="楷体_GB2312"/>
                        <w:snapToGrid w:val="0"/>
                        <w:lang w:val="en-US" w:eastAsia="zh-CN"/>
                      </w:rPr>
                      <w:delText>处左拱腰渗</w:delText>
                    </w:r>
                  </w:del>
                  <w:del w:id="501" w:author="赵翔-深圳" w:date="2024-12-20T20:28:58Z">
                    <w:r>
                      <w:rPr>
                        <w:rFonts w:hint="eastAsia" w:eastAsia="楷体_GB2312"/>
                        <w:snapToGrid w:val="0"/>
                        <w:lang w:val="en-US" w:eastAsia="zh-CN"/>
                      </w:rPr>
                      <w:delText>水（干渍），面积</w:delText>
                    </w:r>
                  </w:del>
                  <w:del w:id="502" w:author="赵翔-深圳" w:date="2024-12-20T20:28:57Z">
                    <w:r>
                      <w:rPr>
                        <w:rFonts w:hint="eastAsia" w:eastAsia="楷体_GB2312"/>
                        <w:snapToGrid w:val="0"/>
                        <w:lang w:val="en-US" w:eastAsia="zh-CN"/>
                      </w:rPr>
                      <w:delText>为1.7m²。</w:delText>
                    </w:r>
                  </w:del>
                </w:p>
                <w:p w14:paraId="2821FB23">
                  <w:pPr>
                    <w:spacing w:line="240" w:lineRule="exact"/>
                    <w:jc w:val="both"/>
                    <w:rPr>
                      <w:rFonts w:eastAsia="楷体_GB2312"/>
                      <w:snapToGrid w:val="0"/>
                    </w:rPr>
                  </w:pPr>
                </w:p>
              </w:tc>
              <w:tc>
                <w:tcPr>
                  <w:tcW w:w="1777" w:type="dxa"/>
                  <w:shd w:val="clear" w:color="auto" w:fill="auto"/>
                  <w:vAlign w:val="center"/>
                </w:tcPr>
                <w:p w14:paraId="3B7E44A9">
                  <w:pPr>
                    <w:jc w:val="center"/>
                    <w:rPr>
                      <w:rFonts w:hint="default" w:eastAsia="宋体"/>
                      <w:lang w:val="en-US" w:eastAsia="zh-CN"/>
                    </w:rPr>
                  </w:pPr>
                  <w:r>
                    <w:rPr>
                      <w:rFonts w:hint="eastAsia"/>
                      <w:lang w:val="en-US" w:eastAsia="zh-CN"/>
                    </w:rPr>
                    <w:t>1</w:t>
                  </w:r>
                </w:p>
              </w:tc>
            </w:tr>
            <w:tr w14:paraId="63223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5A917DD">
                  <w:pPr>
                    <w:spacing w:line="240" w:lineRule="exact"/>
                    <w:jc w:val="center"/>
                  </w:pPr>
                  <w:r>
                    <w:rPr>
                      <w:rFonts w:eastAsia="楷体_GB2312"/>
                      <w:snapToGrid w:val="0"/>
                    </w:rPr>
                    <w:t>路面</w:t>
                  </w:r>
                </w:p>
              </w:tc>
              <w:tc>
                <w:tcPr>
                  <w:tcW w:w="4644" w:type="dxa"/>
                  <w:shd w:val="clear" w:color="auto" w:fill="auto"/>
                  <w:vAlign w:val="center"/>
                </w:tcPr>
                <w:p w14:paraId="194CE851">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A818F59">
                  <w:pPr>
                    <w:jc w:val="center"/>
                    <w:rPr>
                      <w:rFonts w:hint="eastAsia" w:eastAsia="宋体"/>
                      <w:lang w:val="en-US" w:eastAsia="zh-CN"/>
                    </w:rPr>
                  </w:pPr>
                  <w:r>
                    <w:rPr>
                      <w:rFonts w:hint="eastAsia"/>
                      <w:lang w:val="en-US" w:eastAsia="zh-CN"/>
                    </w:rPr>
                    <w:t>0</w:t>
                  </w:r>
                </w:p>
              </w:tc>
            </w:tr>
            <w:tr w14:paraId="2DA22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 w:hRule="atLeast"/>
                <w:jc w:val="center"/>
              </w:trPr>
              <w:tc>
                <w:tcPr>
                  <w:tcW w:w="1622" w:type="dxa"/>
                  <w:shd w:val="clear" w:color="auto" w:fill="auto"/>
                  <w:vAlign w:val="center"/>
                </w:tcPr>
                <w:p w14:paraId="21A5AFE1">
                  <w:pPr>
                    <w:spacing w:line="240" w:lineRule="exact"/>
                    <w:jc w:val="center"/>
                  </w:pPr>
                  <w:r>
                    <w:rPr>
                      <w:rFonts w:eastAsia="楷体_GB2312"/>
                      <w:snapToGrid w:val="0"/>
                    </w:rPr>
                    <w:t>检修道</w:t>
                  </w:r>
                </w:p>
              </w:tc>
              <w:tc>
                <w:tcPr>
                  <w:tcW w:w="4644" w:type="dxa"/>
                  <w:shd w:val="clear" w:color="auto" w:fill="auto"/>
                  <w:vAlign w:val="center"/>
                </w:tcPr>
                <w:p w14:paraId="3CB08F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eastAsia="楷体_GB2312"/>
                      <w:snapToGrid w:val="0"/>
                      <w:lang w:val="en-US" w:eastAsia="zh-CN"/>
                    </w:rPr>
                    <w:pPrChange w:id="503" w:author="赵翔-深圳" w:date="2024-12-20T20:30:16Z">
                      <w:pPr>
                        <w:keepNext w:val="0"/>
                        <w:keepLines w:val="0"/>
                        <w:pageBreakBefore w:val="0"/>
                        <w:widowControl w:val="0"/>
                        <w:kinsoku/>
                        <w:wordWrap/>
                        <w:overflowPunct/>
                        <w:topLinePunct w:val="0"/>
                        <w:autoSpaceDE/>
                        <w:autoSpaceDN/>
                        <w:bidi w:val="0"/>
                        <w:adjustRightInd/>
                        <w:snapToGrid/>
                        <w:spacing w:line="240" w:lineRule="auto"/>
                        <w:ind w:left="0" w:leftChars="0"/>
                        <w:jc w:val="left"/>
                        <w:textAlignment w:val="auto"/>
                      </w:pPr>
                    </w:pPrChange>
                  </w:pPr>
                  <w:ins w:id="504" w:author="赵翔-深圳" w:date="2024-12-20T20:29:35Z">
                    <w:r>
                      <w:rPr>
                        <w:rFonts w:hint="eastAsia" w:eastAsia="楷体_GB2312"/>
                        <w:snapToGrid w:val="0"/>
                        <w:lang w:val="en-US" w:eastAsia="zh-CN"/>
                      </w:rPr>
                      <w:t>未</w:t>
                    </w:r>
                  </w:ins>
                  <w:ins w:id="505" w:author="赵翔-深圳" w:date="2024-12-20T20:29:36Z">
                    <w:r>
                      <w:rPr>
                        <w:rFonts w:hint="eastAsia" w:eastAsia="楷体_GB2312"/>
                        <w:snapToGrid w:val="0"/>
                        <w:lang w:val="en-US" w:eastAsia="zh-CN"/>
                      </w:rPr>
                      <w:t>发现</w:t>
                    </w:r>
                  </w:ins>
                  <w:ins w:id="506" w:author="赵翔-深圳" w:date="2024-12-20T20:29:37Z">
                    <w:r>
                      <w:rPr>
                        <w:rFonts w:hint="eastAsia" w:eastAsia="楷体_GB2312"/>
                        <w:snapToGrid w:val="0"/>
                        <w:lang w:val="en-US" w:eastAsia="zh-CN"/>
                      </w:rPr>
                      <w:t>明显</w:t>
                    </w:r>
                  </w:ins>
                  <w:ins w:id="507" w:author="赵翔-深圳" w:date="2024-12-20T20:29:44Z">
                    <w:r>
                      <w:rPr>
                        <w:rFonts w:hint="eastAsia" w:eastAsia="楷体_GB2312"/>
                        <w:snapToGrid w:val="0"/>
                        <w:lang w:val="en-US" w:eastAsia="zh-CN"/>
                      </w:rPr>
                      <w:t>病害</w:t>
                    </w:r>
                  </w:ins>
                  <w:ins w:id="508" w:author="赵翔-深圳" w:date="2024-12-20T20:29:45Z">
                    <w:r>
                      <w:rPr>
                        <w:rFonts w:hint="eastAsia" w:eastAsia="楷体_GB2312"/>
                        <w:snapToGrid w:val="0"/>
                        <w:lang w:val="en-US" w:eastAsia="zh-CN"/>
                      </w:rPr>
                      <w:t>。</w:t>
                    </w:r>
                  </w:ins>
                  <w:del w:id="509" w:author="赵翔-深圳" w:date="2024-12-20T20:29:31Z">
                    <w:r>
                      <w:rPr>
                        <w:rFonts w:hint="eastAsia" w:eastAsia="楷体_GB2312"/>
                        <w:snapToGrid w:val="0"/>
                        <w:lang w:val="en-US" w:eastAsia="zh-CN"/>
                      </w:rPr>
                      <w:delText>1</w:delText>
                    </w:r>
                  </w:del>
                  <w:del w:id="510" w:author="赵翔-深圳" w:date="2024-12-20T20:29:30Z">
                    <w:r>
                      <w:rPr>
                        <w:rFonts w:hint="eastAsia" w:eastAsia="楷体_GB2312"/>
                        <w:snapToGrid w:val="0"/>
                        <w:lang w:val="en-US" w:eastAsia="zh-CN"/>
                      </w:rPr>
                      <w:delText>处盖板破损，面</w:delText>
                    </w:r>
                  </w:del>
                  <w:del w:id="511" w:author="赵翔-深圳" w:date="2024-12-20T20:29:29Z">
                    <w:r>
                      <w:rPr>
                        <w:rFonts w:hint="eastAsia" w:eastAsia="楷体_GB2312"/>
                        <w:snapToGrid w:val="0"/>
                        <w:lang w:val="en-US" w:eastAsia="zh-CN"/>
                      </w:rPr>
                      <w:delText>积为0.22m²</w:delText>
                    </w:r>
                  </w:del>
                  <w:del w:id="512" w:author="赵翔-深圳" w:date="2024-12-20T20:29:28Z">
                    <w:r>
                      <w:rPr>
                        <w:rFonts w:hint="eastAsia" w:eastAsia="楷体_GB2312"/>
                        <w:snapToGrid w:val="0"/>
                        <w:lang w:val="en-US" w:eastAsia="zh-CN"/>
                      </w:rPr>
                      <w:delText>。</w:delText>
                    </w:r>
                  </w:del>
                </w:p>
                <w:p w14:paraId="75C720F1">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eastAsia="楷体_GB2312"/>
                      <w:snapToGrid w:val="0"/>
                    </w:rPr>
                  </w:pPr>
                </w:p>
              </w:tc>
              <w:tc>
                <w:tcPr>
                  <w:tcW w:w="1777" w:type="dxa"/>
                  <w:shd w:val="clear" w:color="auto" w:fill="auto"/>
                  <w:vAlign w:val="center"/>
                </w:tcPr>
                <w:p w14:paraId="26D1EC97">
                  <w:pPr>
                    <w:keepNext w:val="0"/>
                    <w:keepLines w:val="0"/>
                    <w:pageBreakBefore w:val="0"/>
                    <w:widowControl w:val="0"/>
                    <w:kinsoku/>
                    <w:wordWrap/>
                    <w:overflowPunct/>
                    <w:topLinePunct w:val="0"/>
                    <w:autoSpaceDE/>
                    <w:autoSpaceDN/>
                    <w:bidi w:val="0"/>
                    <w:adjustRightInd/>
                    <w:snapToGrid/>
                    <w:spacing w:line="120" w:lineRule="auto"/>
                    <w:jc w:val="center"/>
                    <w:textAlignment w:val="auto"/>
                    <w:rPr>
                      <w:rFonts w:hint="default" w:eastAsia="宋体"/>
                      <w:lang w:val="en-US" w:eastAsia="zh-CN"/>
                    </w:rPr>
                  </w:pPr>
                  <w:ins w:id="513" w:author="赵翔-深圳" w:date="2024-12-20T20:30:12Z">
                    <w:r>
                      <w:rPr>
                        <w:rFonts w:hint="eastAsia"/>
                        <w:lang w:val="en-US" w:eastAsia="zh-CN"/>
                      </w:rPr>
                      <w:t>0</w:t>
                    </w:r>
                  </w:ins>
                  <w:del w:id="514" w:author="赵翔-深圳" w:date="2024-12-20T20:30:12Z">
                    <w:r>
                      <w:rPr>
                        <w:rFonts w:hint="eastAsia"/>
                        <w:lang w:val="en-US" w:eastAsia="zh-CN"/>
                      </w:rPr>
                      <w:delText>1</w:delText>
                    </w:r>
                  </w:del>
                </w:p>
              </w:tc>
            </w:tr>
            <w:tr w14:paraId="7DDB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EA8BC71">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26B8734D">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5AB1B70D">
                  <w:pPr>
                    <w:jc w:val="center"/>
                    <w:rPr>
                      <w:rFonts w:hint="eastAsia" w:eastAsia="宋体"/>
                      <w:lang w:val="en-US" w:eastAsia="zh-CN"/>
                    </w:rPr>
                  </w:pPr>
                  <w:r>
                    <w:rPr>
                      <w:rFonts w:hint="eastAsia"/>
                      <w:lang w:val="en-US" w:eastAsia="zh-CN"/>
                    </w:rPr>
                    <w:t>0</w:t>
                  </w:r>
                </w:p>
              </w:tc>
            </w:tr>
            <w:tr w14:paraId="2AEA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339F659">
                  <w:pPr>
                    <w:spacing w:line="240" w:lineRule="exact"/>
                    <w:jc w:val="center"/>
                  </w:pPr>
                  <w:r>
                    <w:rPr>
                      <w:rFonts w:eastAsia="楷体_GB2312"/>
                      <w:snapToGrid w:val="0"/>
                    </w:rPr>
                    <w:t>吊顶及各种预埋件</w:t>
                  </w:r>
                </w:p>
              </w:tc>
              <w:tc>
                <w:tcPr>
                  <w:tcW w:w="4644" w:type="dxa"/>
                  <w:shd w:val="clear" w:color="auto" w:fill="auto"/>
                  <w:vAlign w:val="center"/>
                </w:tcPr>
                <w:p w14:paraId="6EEE22DE">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3A16D81">
                  <w:pPr>
                    <w:jc w:val="center"/>
                  </w:pPr>
                  <w:r>
                    <w:rPr>
                      <w:rFonts w:eastAsia="楷体_GB2312"/>
                      <w:snapToGrid w:val="0"/>
                    </w:rPr>
                    <w:t>0</w:t>
                  </w:r>
                </w:p>
              </w:tc>
            </w:tr>
            <w:tr w14:paraId="208C8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2A3B8B4">
                  <w:pPr>
                    <w:spacing w:line="240" w:lineRule="exact"/>
                    <w:jc w:val="center"/>
                  </w:pPr>
                  <w:r>
                    <w:rPr>
                      <w:rFonts w:eastAsia="楷体_GB2312"/>
                      <w:snapToGrid w:val="0"/>
                    </w:rPr>
                    <w:t>内装饰</w:t>
                  </w:r>
                </w:p>
              </w:tc>
              <w:tc>
                <w:tcPr>
                  <w:tcW w:w="4644" w:type="dxa"/>
                  <w:shd w:val="clear" w:color="auto" w:fill="auto"/>
                  <w:vAlign w:val="center"/>
                </w:tcPr>
                <w:p w14:paraId="51B4D846">
                  <w:pPr>
                    <w:spacing w:line="240" w:lineRule="exact"/>
                    <w:rPr>
                      <w:rFonts w:hint="default" w:eastAsia="楷体_GB2312"/>
                      <w:snapToGrid w:val="0"/>
                      <w:lang w:val="en-US" w:eastAsia="zh-CN"/>
                    </w:rPr>
                  </w:pPr>
                  <w:r>
                    <w:rPr>
                      <w:rFonts w:hint="eastAsia" w:eastAsia="楷体_GB2312"/>
                      <w:snapToGrid w:val="0"/>
                      <w:lang w:val="en-US" w:eastAsia="zh-CN"/>
                    </w:rPr>
                    <w:t>2处防火涂料剥落，面积为</w:t>
                  </w:r>
                  <w:ins w:id="515" w:author="赵翔-深圳" w:date="2024-12-20T20:31:01Z">
                    <w:r>
                      <w:rPr>
                        <w:rFonts w:hint="eastAsia" w:eastAsia="楷体_GB2312"/>
                        <w:snapToGrid w:val="0"/>
                        <w:lang w:val="en-US" w:eastAsia="zh-CN"/>
                      </w:rPr>
                      <w:t>0.0</w:t>
                    </w:r>
                  </w:ins>
                  <w:ins w:id="516" w:author="赵翔-深圳" w:date="2024-12-20T20:31:02Z">
                    <w:r>
                      <w:rPr>
                        <w:rFonts w:hint="eastAsia" w:eastAsia="楷体_GB2312"/>
                        <w:snapToGrid w:val="0"/>
                        <w:lang w:val="en-US" w:eastAsia="zh-CN"/>
                      </w:rPr>
                      <w:t>5</w:t>
                    </w:r>
                  </w:ins>
                  <w:del w:id="517" w:author="赵翔-深圳" w:date="2024-12-20T20:31:00Z">
                    <w:r>
                      <w:rPr>
                        <w:rFonts w:hint="eastAsia" w:eastAsia="楷体_GB2312"/>
                        <w:snapToGrid w:val="0"/>
                        <w:lang w:val="en-US" w:eastAsia="zh-CN"/>
                      </w:rPr>
                      <w:delText>28</w:delText>
                    </w:r>
                  </w:del>
                  <w:del w:id="518" w:author="赵翔-深圳" w:date="2024-12-20T20:30:59Z">
                    <w:r>
                      <w:rPr>
                        <w:rFonts w:hint="eastAsia" w:eastAsia="楷体_GB2312"/>
                        <w:snapToGrid w:val="0"/>
                        <w:lang w:val="en-US" w:eastAsia="zh-CN"/>
                      </w:rPr>
                      <w:delText>.06</w:delText>
                    </w:r>
                  </w:del>
                  <w:r>
                    <w:rPr>
                      <w:rFonts w:hint="eastAsia" w:eastAsia="楷体_GB2312"/>
                      <w:snapToGrid w:val="0"/>
                      <w:lang w:val="en-US" w:eastAsia="zh-CN"/>
                    </w:rPr>
                    <w:t>m²。</w:t>
                  </w:r>
                </w:p>
              </w:tc>
              <w:tc>
                <w:tcPr>
                  <w:tcW w:w="1777" w:type="dxa"/>
                  <w:shd w:val="clear" w:color="auto" w:fill="auto"/>
                  <w:vAlign w:val="center"/>
                </w:tcPr>
                <w:p w14:paraId="68CBE3D0">
                  <w:pPr>
                    <w:jc w:val="center"/>
                    <w:rPr>
                      <w:rFonts w:hint="default" w:eastAsia="宋体"/>
                      <w:lang w:val="en-US" w:eastAsia="zh-CN"/>
                    </w:rPr>
                  </w:pPr>
                  <w:r>
                    <w:rPr>
                      <w:rFonts w:hint="eastAsia"/>
                      <w:lang w:val="en-US" w:eastAsia="zh-CN"/>
                    </w:rPr>
                    <w:t>1</w:t>
                  </w:r>
                </w:p>
              </w:tc>
            </w:tr>
            <w:tr w14:paraId="6B23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1D0F9C3">
                  <w:pPr>
                    <w:spacing w:line="240" w:lineRule="exact"/>
                    <w:jc w:val="center"/>
                  </w:pPr>
                  <w:r>
                    <w:rPr>
                      <w:rFonts w:eastAsia="楷体_GB2312"/>
                      <w:snapToGrid w:val="0"/>
                    </w:rPr>
                    <w:t>标志、标线、轮廓标</w:t>
                  </w:r>
                </w:p>
              </w:tc>
              <w:tc>
                <w:tcPr>
                  <w:tcW w:w="4644" w:type="dxa"/>
                  <w:shd w:val="clear" w:color="auto" w:fill="auto"/>
                  <w:vAlign w:val="center"/>
                </w:tcPr>
                <w:p w14:paraId="27541C79">
                  <w:pPr>
                    <w:spacing w:line="240" w:lineRule="exact"/>
                    <w:rPr>
                      <w:rFonts w:hint="default" w:eastAsia="楷体_GB2312"/>
                      <w:snapToGrid w:val="0"/>
                      <w:lang w:val="en-US" w:eastAsia="zh-CN"/>
                    </w:rPr>
                  </w:pPr>
                  <w:ins w:id="519" w:author="赵翔-深圳" w:date="2024-12-20T20:31:13Z">
                    <w:r>
                      <w:rPr>
                        <w:rFonts w:hint="eastAsia" w:eastAsia="楷体_GB2312"/>
                        <w:snapToGrid w:val="0"/>
                        <w:lang w:val="en-US" w:eastAsia="zh-CN"/>
                      </w:rPr>
                      <w:t>未</w:t>
                    </w:r>
                  </w:ins>
                  <w:ins w:id="520" w:author="赵翔-深圳" w:date="2024-12-20T20:31:14Z">
                    <w:r>
                      <w:rPr>
                        <w:rFonts w:hint="eastAsia" w:eastAsia="楷体_GB2312"/>
                        <w:snapToGrid w:val="0"/>
                        <w:lang w:val="en-US" w:eastAsia="zh-CN"/>
                      </w:rPr>
                      <w:t>发现</w:t>
                    </w:r>
                  </w:ins>
                  <w:ins w:id="521" w:author="赵翔-深圳" w:date="2024-12-20T20:31:15Z">
                    <w:r>
                      <w:rPr>
                        <w:rFonts w:hint="eastAsia" w:eastAsia="楷体_GB2312"/>
                        <w:snapToGrid w:val="0"/>
                        <w:lang w:val="en-US" w:eastAsia="zh-CN"/>
                      </w:rPr>
                      <w:t>明显</w:t>
                    </w:r>
                  </w:ins>
                  <w:ins w:id="522" w:author="赵翔-深圳" w:date="2024-12-20T20:31:17Z">
                    <w:r>
                      <w:rPr>
                        <w:rFonts w:hint="eastAsia" w:eastAsia="楷体_GB2312"/>
                        <w:snapToGrid w:val="0"/>
                        <w:lang w:val="en-US" w:eastAsia="zh-CN"/>
                      </w:rPr>
                      <w:t>病害</w:t>
                    </w:r>
                  </w:ins>
                  <w:ins w:id="523" w:author="赵翔-深圳" w:date="2024-12-20T20:31:18Z">
                    <w:r>
                      <w:rPr>
                        <w:rFonts w:hint="eastAsia" w:eastAsia="楷体_GB2312"/>
                        <w:snapToGrid w:val="0"/>
                        <w:lang w:val="en-US" w:eastAsia="zh-CN"/>
                      </w:rPr>
                      <w:t>。</w:t>
                    </w:r>
                  </w:ins>
                  <w:del w:id="524" w:author="赵翔-深圳" w:date="2024-12-20T20:31:10Z">
                    <w:r>
                      <w:rPr>
                        <w:rFonts w:hint="eastAsia" w:eastAsia="楷体_GB2312"/>
                        <w:snapToGrid w:val="0"/>
                        <w:lang w:val="en-US" w:eastAsia="zh-CN"/>
                      </w:rPr>
                      <w:delText>1处右车道标</w:delText>
                    </w:r>
                  </w:del>
                  <w:del w:id="525" w:author="赵翔-深圳" w:date="2024-12-20T20:31:09Z">
                    <w:r>
                      <w:rPr>
                        <w:rFonts w:hint="eastAsia" w:eastAsia="楷体_GB2312"/>
                        <w:snapToGrid w:val="0"/>
                        <w:lang w:val="en-US" w:eastAsia="zh-CN"/>
                      </w:rPr>
                      <w:delText>线开裂，面积为</w:delText>
                    </w:r>
                  </w:del>
                  <w:del w:id="526" w:author="赵翔-深圳" w:date="2024-12-20T20:31:08Z">
                    <w:r>
                      <w:rPr>
                        <w:rFonts w:hint="eastAsia" w:eastAsia="楷体_GB2312"/>
                        <w:snapToGrid w:val="0"/>
                        <w:lang w:val="en-US" w:eastAsia="zh-CN"/>
                      </w:rPr>
                      <w:delText>0.</w:delText>
                    </w:r>
                  </w:del>
                  <w:del w:id="527" w:author="赵翔-深圳" w:date="2024-12-20T20:31:07Z">
                    <w:r>
                      <w:rPr>
                        <w:rFonts w:hint="eastAsia" w:eastAsia="楷体_GB2312"/>
                        <w:snapToGrid w:val="0"/>
                        <w:lang w:val="en-US" w:eastAsia="zh-CN"/>
                      </w:rPr>
                      <w:delText>1m²</w:delText>
                    </w:r>
                  </w:del>
                  <w:del w:id="528" w:author="赵翔-深圳" w:date="2024-12-20T20:31:06Z">
                    <w:r>
                      <w:rPr>
                        <w:rFonts w:hint="eastAsia" w:eastAsia="楷体_GB2312"/>
                        <w:snapToGrid w:val="0"/>
                        <w:lang w:val="en-US" w:eastAsia="zh-CN"/>
                      </w:rPr>
                      <w:delText>。</w:delText>
                    </w:r>
                  </w:del>
                </w:p>
              </w:tc>
              <w:tc>
                <w:tcPr>
                  <w:tcW w:w="1777" w:type="dxa"/>
                  <w:shd w:val="clear" w:color="auto" w:fill="auto"/>
                  <w:vAlign w:val="center"/>
                </w:tcPr>
                <w:p w14:paraId="67056759">
                  <w:pPr>
                    <w:jc w:val="center"/>
                    <w:rPr>
                      <w:rFonts w:hint="default" w:eastAsia="宋体"/>
                      <w:lang w:val="en-US" w:eastAsia="zh-CN"/>
                    </w:rPr>
                  </w:pPr>
                  <w:ins w:id="529" w:author="赵翔-深圳" w:date="2024-12-20T20:31:21Z">
                    <w:r>
                      <w:rPr>
                        <w:rFonts w:hint="eastAsia"/>
                        <w:lang w:val="en-US" w:eastAsia="zh-CN"/>
                      </w:rPr>
                      <w:t>0</w:t>
                    </w:r>
                  </w:ins>
                  <w:del w:id="530" w:author="赵翔-深圳" w:date="2024-12-20T20:31:21Z">
                    <w:r>
                      <w:rPr>
                        <w:rFonts w:hint="eastAsia"/>
                        <w:lang w:val="en-US" w:eastAsia="zh-CN"/>
                      </w:rPr>
                      <w:delText>1</w:delText>
                    </w:r>
                  </w:del>
                </w:p>
              </w:tc>
            </w:tr>
          </w:tbl>
          <w:p w14:paraId="73B38406">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17D51A60">
            <w:pPr>
              <w:pStyle w:val="22"/>
            </w:pPr>
          </w:p>
          <w:p w14:paraId="701C6D54">
            <w:pPr>
              <w:numPr>
                <w:ilvl w:val="0"/>
                <w:numId w:val="2"/>
              </w:numPr>
              <w:rPr>
                <w:rFonts w:eastAsia="楷体_GB2312"/>
                <w:snapToGrid w:val="0"/>
              </w:rPr>
            </w:pPr>
            <w:r>
              <w:rPr>
                <w:rFonts w:eastAsia="楷体_GB2312"/>
                <w:snapToGrid w:val="0"/>
              </w:rPr>
              <w:t>其他工程设施定期检查结果</w:t>
            </w:r>
          </w:p>
          <w:p w14:paraId="14A8DC6C">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756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D1B83C4">
                  <w:pPr>
                    <w:spacing w:line="240" w:lineRule="exact"/>
                    <w:jc w:val="center"/>
                  </w:pPr>
                  <w:r>
                    <w:rPr>
                      <w:rFonts w:eastAsia="楷体_GB2312"/>
                      <w:snapToGrid w:val="0"/>
                    </w:rPr>
                    <w:t>类别</w:t>
                  </w:r>
                </w:p>
              </w:tc>
              <w:tc>
                <w:tcPr>
                  <w:tcW w:w="4661" w:type="dxa"/>
                  <w:shd w:val="clear" w:color="auto" w:fill="auto"/>
                  <w:vAlign w:val="center"/>
                </w:tcPr>
                <w:p w14:paraId="0FD3C9E4">
                  <w:pPr>
                    <w:spacing w:line="240" w:lineRule="exact"/>
                    <w:jc w:val="center"/>
                  </w:pPr>
                  <w:r>
                    <w:rPr>
                      <w:rFonts w:eastAsia="楷体_GB2312"/>
                      <w:snapToGrid w:val="0"/>
                    </w:rPr>
                    <w:t>病害情况</w:t>
                  </w:r>
                </w:p>
              </w:tc>
              <w:tc>
                <w:tcPr>
                  <w:tcW w:w="1760" w:type="dxa"/>
                  <w:shd w:val="clear" w:color="auto" w:fill="auto"/>
                  <w:vAlign w:val="center"/>
                </w:tcPr>
                <w:p w14:paraId="17566190">
                  <w:pPr>
                    <w:spacing w:line="240" w:lineRule="exact"/>
                    <w:jc w:val="center"/>
                  </w:pPr>
                  <w:r>
                    <w:rPr>
                      <w:rFonts w:eastAsia="楷体_GB2312"/>
                      <w:snapToGrid w:val="0"/>
                    </w:rPr>
                    <w:t>最大技术状况值</w:t>
                  </w:r>
                </w:p>
              </w:tc>
            </w:tr>
            <w:tr w14:paraId="2EBF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67" w:hRule="atLeast"/>
                <w:jc w:val="center"/>
              </w:trPr>
              <w:tc>
                <w:tcPr>
                  <w:tcW w:w="1622" w:type="dxa"/>
                  <w:shd w:val="clear" w:color="auto" w:fill="auto"/>
                  <w:vAlign w:val="center"/>
                </w:tcPr>
                <w:p w14:paraId="246FAFE6">
                  <w:pPr>
                    <w:spacing w:line="240" w:lineRule="exact"/>
                    <w:jc w:val="center"/>
                  </w:pPr>
                  <w:r>
                    <w:rPr>
                      <w:rFonts w:eastAsia="楷体_GB2312"/>
                      <w:snapToGrid w:val="0"/>
                    </w:rPr>
                    <w:t>洞外联络通道</w:t>
                  </w:r>
                </w:p>
              </w:tc>
              <w:tc>
                <w:tcPr>
                  <w:tcW w:w="4661" w:type="dxa"/>
                  <w:shd w:val="clear" w:color="auto" w:fill="auto"/>
                  <w:vAlign w:val="center"/>
                </w:tcPr>
                <w:p w14:paraId="2C3891FE">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7BB34F9F">
                  <w:pPr>
                    <w:jc w:val="center"/>
                  </w:pPr>
                  <w:r>
                    <w:rPr>
                      <w:rFonts w:eastAsia="楷体_GB2312"/>
                      <w:snapToGrid w:val="0"/>
                    </w:rPr>
                    <w:t>0</w:t>
                  </w:r>
                </w:p>
              </w:tc>
            </w:tr>
            <w:tr w14:paraId="7A101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141C4C94">
                  <w:pPr>
                    <w:spacing w:line="240" w:lineRule="exact"/>
                    <w:jc w:val="center"/>
                  </w:pPr>
                  <w:r>
                    <w:rPr>
                      <w:rFonts w:eastAsia="楷体_GB2312"/>
                      <w:snapToGrid w:val="0"/>
                    </w:rPr>
                    <w:t>电缆沟</w:t>
                  </w:r>
                </w:p>
              </w:tc>
              <w:tc>
                <w:tcPr>
                  <w:tcW w:w="4661" w:type="dxa"/>
                  <w:shd w:val="clear" w:color="auto" w:fill="auto"/>
                  <w:vAlign w:val="center"/>
                </w:tcPr>
                <w:p w14:paraId="4A3B02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894DE40">
                  <w:pPr>
                    <w:jc w:val="center"/>
                    <w:rPr>
                      <w:rFonts w:hint="eastAsia" w:eastAsia="宋体"/>
                      <w:lang w:val="en-US" w:eastAsia="zh-CN"/>
                    </w:rPr>
                  </w:pPr>
                  <w:r>
                    <w:rPr>
                      <w:rFonts w:hint="eastAsia"/>
                      <w:lang w:val="en-US" w:eastAsia="zh-CN"/>
                    </w:rPr>
                    <w:t>0</w:t>
                  </w:r>
                </w:p>
              </w:tc>
            </w:tr>
            <w:tr w14:paraId="429BB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0F17B324">
                  <w:pPr>
                    <w:spacing w:line="240" w:lineRule="exact"/>
                    <w:jc w:val="center"/>
                  </w:pPr>
                  <w:r>
                    <w:rPr>
                      <w:rFonts w:eastAsia="楷体_GB2312"/>
                      <w:snapToGrid w:val="0"/>
                    </w:rPr>
                    <w:t>设备洞室</w:t>
                  </w:r>
                </w:p>
              </w:tc>
              <w:tc>
                <w:tcPr>
                  <w:tcW w:w="4661" w:type="dxa"/>
                  <w:shd w:val="clear" w:color="auto" w:fill="auto"/>
                  <w:vAlign w:val="center"/>
                </w:tcPr>
                <w:p w14:paraId="6A2771FD">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6D692A43">
                  <w:pPr>
                    <w:jc w:val="center"/>
                    <w:rPr>
                      <w:rFonts w:hint="eastAsia" w:eastAsia="宋体"/>
                      <w:lang w:val="en-US" w:eastAsia="zh-CN"/>
                    </w:rPr>
                  </w:pPr>
                  <w:r>
                    <w:rPr>
                      <w:rFonts w:hint="eastAsia"/>
                      <w:lang w:val="en-US" w:eastAsia="zh-CN"/>
                    </w:rPr>
                    <w:t>0</w:t>
                  </w:r>
                </w:p>
              </w:tc>
            </w:tr>
            <w:tr w14:paraId="6802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01E33EEE">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2924B171">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45F0D66A">
                  <w:pPr>
                    <w:jc w:val="center"/>
                    <w:rPr>
                      <w:rFonts w:hint="eastAsia" w:eastAsia="楷体_GB2312"/>
                      <w:snapToGrid w:val="0"/>
                      <w:lang w:val="en-US" w:eastAsia="zh-CN"/>
                    </w:rPr>
                  </w:pPr>
                  <w:r>
                    <w:rPr>
                      <w:rFonts w:hint="eastAsia" w:eastAsia="楷体_GB2312"/>
                      <w:snapToGrid w:val="0"/>
                      <w:lang w:val="en-US" w:eastAsia="zh-CN"/>
                    </w:rPr>
                    <w:t>0</w:t>
                  </w:r>
                </w:p>
              </w:tc>
            </w:tr>
            <w:tr w14:paraId="6809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6EBA26E">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179136A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478B0834">
                  <w:pPr>
                    <w:jc w:val="center"/>
                    <w:rPr>
                      <w:rFonts w:hint="default" w:eastAsia="楷体_GB2312"/>
                      <w:snapToGrid w:val="0"/>
                      <w:lang w:val="en-US" w:eastAsia="zh-CN"/>
                    </w:rPr>
                  </w:pPr>
                  <w:r>
                    <w:rPr>
                      <w:rFonts w:hint="eastAsia" w:eastAsia="楷体_GB2312"/>
                      <w:snapToGrid w:val="0"/>
                      <w:lang w:val="en-US" w:eastAsia="zh-CN"/>
                    </w:rPr>
                    <w:t>0</w:t>
                  </w:r>
                </w:p>
              </w:tc>
            </w:tr>
          </w:tbl>
          <w:p w14:paraId="59CE96EC">
            <w:pPr>
              <w:pStyle w:val="22"/>
            </w:pPr>
          </w:p>
          <w:p w14:paraId="6F1800F6">
            <w:pPr>
              <w:pStyle w:val="22"/>
            </w:pPr>
          </w:p>
        </w:tc>
      </w:tr>
      <w:tr w14:paraId="1A09B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545AC22D">
            <w:pPr>
              <w:jc w:val="center"/>
              <w:rPr>
                <w:rFonts w:eastAsia="楷体_GB2312"/>
              </w:rPr>
            </w:pPr>
            <w:r>
              <w:rPr>
                <w:rFonts w:eastAsia="楷体_GB2312"/>
              </w:rPr>
              <w:t>检验结论</w:t>
            </w:r>
          </w:p>
        </w:tc>
        <w:tc>
          <w:tcPr>
            <w:tcW w:w="8572" w:type="dxa"/>
            <w:gridSpan w:val="3"/>
            <w:shd w:val="clear" w:color="auto" w:fill="auto"/>
            <w:vAlign w:val="center"/>
          </w:tcPr>
          <w:p w14:paraId="32DC257A">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Change w:id="531" w:author="赵翔-深圳" w:date="2024-12-22T14:03:32Z">
                  <w:rPr>
                    <w:rFonts w:ascii="Times New Roman" w:hAnsi="Times New Roman" w:eastAsia="楷体_GB2312"/>
                    <w:snapToGrid w:val="0"/>
                    <w:color w:val="FF0000"/>
                    <w:szCs w:val="21"/>
                  </w:rPr>
                </w:rPrChange>
              </w:rPr>
              <w:t>202</w:t>
            </w:r>
            <w:r>
              <w:rPr>
                <w:rFonts w:hint="eastAsia" w:ascii="Times New Roman" w:hAnsi="Times New Roman" w:eastAsia="楷体_GB2312"/>
                <w:snapToGrid w:val="0"/>
                <w:color w:val="auto"/>
                <w:szCs w:val="21"/>
                <w:lang w:val="en-US" w:eastAsia="zh-CN"/>
                <w:rPrChange w:id="532" w:author="赵翔-深圳" w:date="2024-12-22T14:03:32Z">
                  <w:rPr>
                    <w:rFonts w:hint="eastAsia" w:ascii="Times New Roman" w:hAnsi="Times New Roman" w:eastAsia="楷体_GB2312"/>
                    <w:snapToGrid w:val="0"/>
                    <w:color w:val="FF0000"/>
                    <w:szCs w:val="21"/>
                    <w:lang w:val="en-US" w:eastAsia="zh-CN"/>
                  </w:rPr>
                </w:rPrChange>
              </w:rPr>
              <w:t>4</w:t>
            </w:r>
            <w:r>
              <w:rPr>
                <w:rFonts w:ascii="Times New Roman" w:hAnsi="Times New Roman" w:eastAsia="楷体_GB2312"/>
                <w:snapToGrid w:val="0"/>
                <w:color w:val="auto"/>
                <w:szCs w:val="21"/>
                <w:rPrChange w:id="533" w:author="赵翔-深圳" w:date="2024-12-22T14:03:32Z">
                  <w:rPr>
                    <w:rFonts w:ascii="Times New Roman" w:hAnsi="Times New Roman" w:eastAsia="楷体_GB2312"/>
                    <w:snapToGrid w:val="0"/>
                    <w:color w:val="FF0000"/>
                    <w:szCs w:val="21"/>
                  </w:rPr>
                </w:rPrChange>
              </w:rPr>
              <w:t>年1</w:t>
            </w:r>
            <w:ins w:id="534" w:author="赵翔-深圳" w:date="2024-12-22T14:03:26Z">
              <w:r>
                <w:rPr>
                  <w:rFonts w:hint="eastAsia" w:ascii="Times New Roman" w:hAnsi="Times New Roman" w:eastAsia="楷体_GB2312"/>
                  <w:snapToGrid w:val="0"/>
                  <w:color w:val="auto"/>
                  <w:szCs w:val="21"/>
                  <w:lang w:val="en-US" w:eastAsia="zh-CN"/>
                  <w:rPrChange w:id="535" w:author="赵翔-深圳" w:date="2024-12-22T14:03:32Z">
                    <w:rPr>
                      <w:rFonts w:hint="eastAsia" w:ascii="Times New Roman" w:hAnsi="Times New Roman" w:eastAsia="楷体_GB2312"/>
                      <w:snapToGrid w:val="0"/>
                      <w:color w:val="FF0000"/>
                      <w:szCs w:val="21"/>
                      <w:lang w:val="en-US" w:eastAsia="zh-CN"/>
                    </w:rPr>
                  </w:rPrChange>
                </w:rPr>
                <w:t>2</w:t>
              </w:r>
            </w:ins>
            <w:del w:id="536" w:author="赵翔-深圳" w:date="2024-12-22T14:03:25Z">
              <w:r>
                <w:rPr>
                  <w:rFonts w:hint="eastAsia" w:ascii="Times New Roman" w:hAnsi="Times New Roman" w:eastAsia="楷体_GB2312"/>
                  <w:snapToGrid w:val="0"/>
                  <w:color w:val="auto"/>
                  <w:szCs w:val="21"/>
                  <w:lang w:val="en-US" w:eastAsia="zh-CN"/>
                  <w:rPrChange w:id="537" w:author="赵翔-深圳" w:date="2024-12-22T14:03:32Z">
                    <w:rPr>
                      <w:rFonts w:hint="eastAsia" w:ascii="Times New Roman" w:hAnsi="Times New Roman" w:eastAsia="楷体_GB2312"/>
                      <w:snapToGrid w:val="0"/>
                      <w:color w:val="FF0000"/>
                      <w:szCs w:val="21"/>
                      <w:lang w:val="en-US" w:eastAsia="zh-CN"/>
                    </w:rPr>
                  </w:rPrChange>
                </w:rPr>
                <w:delText>1</w:delText>
              </w:r>
            </w:del>
            <w:r>
              <w:rPr>
                <w:rFonts w:ascii="Times New Roman" w:hAnsi="Times New Roman" w:eastAsia="楷体_GB2312"/>
                <w:snapToGrid w:val="0"/>
                <w:color w:val="auto"/>
                <w:szCs w:val="21"/>
                <w:rPrChange w:id="538" w:author="赵翔-深圳" w:date="2024-12-22T14:03:32Z">
                  <w:rPr>
                    <w:rFonts w:ascii="Times New Roman" w:hAnsi="Times New Roman" w:eastAsia="楷体_GB2312"/>
                    <w:snapToGrid w:val="0"/>
                    <w:color w:val="FF0000"/>
                    <w:szCs w:val="21"/>
                  </w:rPr>
                </w:rPrChange>
              </w:rPr>
              <w:t>月</w:t>
            </w:r>
            <w:ins w:id="539" w:author="赵翔-深圳" w:date="2024-12-22T14:03:28Z">
              <w:r>
                <w:rPr>
                  <w:rFonts w:hint="eastAsia" w:ascii="Times New Roman" w:hAnsi="Times New Roman" w:eastAsia="楷体_GB2312"/>
                  <w:snapToGrid w:val="0"/>
                  <w:color w:val="auto"/>
                  <w:szCs w:val="21"/>
                  <w:lang w:val="en-US" w:eastAsia="zh-CN"/>
                  <w:rPrChange w:id="540" w:author="赵翔-深圳" w:date="2024-12-22T14:03:32Z">
                    <w:rPr>
                      <w:rFonts w:hint="eastAsia" w:ascii="Times New Roman" w:hAnsi="Times New Roman" w:eastAsia="楷体_GB2312"/>
                      <w:snapToGrid w:val="0"/>
                      <w:color w:val="FF0000"/>
                      <w:szCs w:val="21"/>
                      <w:lang w:val="en-US" w:eastAsia="zh-CN"/>
                    </w:rPr>
                  </w:rPrChange>
                </w:rPr>
                <w:t>2</w:t>
              </w:r>
            </w:ins>
            <w:ins w:id="541" w:author="赵翔-深圳" w:date="2024-12-22T14:03:29Z">
              <w:r>
                <w:rPr>
                  <w:rFonts w:hint="eastAsia" w:ascii="Times New Roman" w:hAnsi="Times New Roman" w:eastAsia="楷体_GB2312"/>
                  <w:snapToGrid w:val="0"/>
                  <w:color w:val="auto"/>
                  <w:szCs w:val="21"/>
                  <w:lang w:val="en-US" w:eastAsia="zh-CN"/>
                  <w:rPrChange w:id="542" w:author="赵翔-深圳" w:date="2024-12-22T14:03:32Z">
                    <w:rPr>
                      <w:rFonts w:hint="eastAsia" w:ascii="Times New Roman" w:hAnsi="Times New Roman" w:eastAsia="楷体_GB2312"/>
                      <w:snapToGrid w:val="0"/>
                      <w:color w:val="FF0000"/>
                      <w:szCs w:val="21"/>
                      <w:lang w:val="en-US" w:eastAsia="zh-CN"/>
                    </w:rPr>
                  </w:rPrChange>
                </w:rPr>
                <w:t>1</w:t>
              </w:r>
            </w:ins>
            <w:del w:id="543" w:author="赵翔-深圳" w:date="2024-12-22T14:03:28Z">
              <w:r>
                <w:rPr>
                  <w:rFonts w:hint="eastAsia" w:ascii="Times New Roman" w:hAnsi="Times New Roman" w:eastAsia="楷体_GB2312"/>
                  <w:snapToGrid w:val="0"/>
                  <w:color w:val="auto"/>
                  <w:szCs w:val="21"/>
                  <w:lang w:val="en-US" w:eastAsia="zh-CN"/>
                  <w:rPrChange w:id="544" w:author="赵翔-深圳" w:date="2024-12-22T14:03:32Z">
                    <w:rPr>
                      <w:rFonts w:hint="eastAsia" w:ascii="Times New Roman" w:hAnsi="Times New Roman" w:eastAsia="楷体_GB2312"/>
                      <w:snapToGrid w:val="0"/>
                      <w:color w:val="FF0000"/>
                      <w:szCs w:val="21"/>
                      <w:lang w:val="en-US" w:eastAsia="zh-CN"/>
                    </w:rPr>
                  </w:rPrChange>
                </w:rPr>
                <w:delText>19</w:delText>
              </w:r>
            </w:del>
            <w:r>
              <w:rPr>
                <w:rFonts w:ascii="Times New Roman" w:hAnsi="Times New Roman" w:eastAsia="楷体_GB2312"/>
                <w:snapToGrid w:val="0"/>
                <w:color w:val="auto"/>
                <w:szCs w:val="21"/>
                <w:rPrChange w:id="545" w:author="赵翔-深圳" w:date="2024-12-22T14:03:32Z">
                  <w:rPr>
                    <w:rFonts w:ascii="Times New Roman" w:hAnsi="Times New Roman" w:eastAsia="楷体_GB2312"/>
                    <w:snapToGrid w:val="0"/>
                    <w:color w:val="FF0000"/>
                    <w:szCs w:val="21"/>
                  </w:rPr>
                </w:rPrChange>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1C188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71FE3AF4">
            <w:pPr>
              <w:jc w:val="center"/>
              <w:rPr>
                <w:rFonts w:eastAsia="楷体_GB2312"/>
              </w:rPr>
            </w:pPr>
            <w:r>
              <w:rPr>
                <w:rFonts w:eastAsia="楷体_GB2312"/>
              </w:rPr>
              <w:t>建 议</w:t>
            </w:r>
          </w:p>
        </w:tc>
        <w:tc>
          <w:tcPr>
            <w:tcW w:w="8572" w:type="dxa"/>
            <w:gridSpan w:val="3"/>
            <w:shd w:val="clear" w:color="auto" w:fill="auto"/>
          </w:tcPr>
          <w:p w14:paraId="5ABCB78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13C9DAEA">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3DA0CBBA">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22D9C6D0">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5B82CD4E">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480AB02">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7DBFB0CA">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81F6E26">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3F51E84D">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7BA9FA50">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6D2D190C">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2FAA7F62">
            <w:pPr>
              <w:spacing w:line="440" w:lineRule="exact"/>
              <w:ind w:firstLine="364" w:firstLineChars="200"/>
              <w:rPr>
                <w:rFonts w:eastAsia="楷体_GB2312"/>
                <w:snapToGrid w:val="0"/>
                <w:szCs w:val="21"/>
              </w:rPr>
            </w:pPr>
            <w:r>
              <w:rPr>
                <w:rFonts w:eastAsia="楷体_GB2312"/>
                <w:snapToGrid w:val="0"/>
                <w:szCs w:val="21"/>
              </w:rPr>
              <w:t>（本栏以下空白）</w:t>
            </w:r>
          </w:p>
          <w:p w14:paraId="329A4C1D"/>
          <w:p w14:paraId="616CDB1B">
            <w:pPr>
              <w:tabs>
                <w:tab w:val="left" w:pos="6552"/>
              </w:tabs>
            </w:pPr>
            <w:r>
              <w:tab/>
            </w:r>
          </w:p>
          <w:p w14:paraId="33C70402"/>
        </w:tc>
      </w:tr>
      <w:tr w14:paraId="795A3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4F4D7B94">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AB59479">
            <w:pPr>
              <w:rPr>
                <w:rFonts w:eastAsia="楷体_GB2312"/>
              </w:rPr>
            </w:pPr>
            <w:r>
              <w:rPr>
                <w:rFonts w:eastAsia="楷体_GB2312"/>
                <w:color w:val="000000"/>
              </w:rPr>
              <w:t>检验报告内容详见附件（附件共</w:t>
            </w:r>
            <w:ins w:id="546" w:author="赵翔-深圳" w:date="2024-12-23T12:32:00Z">
              <w:r>
                <w:rPr>
                  <w:rFonts w:hint="eastAsia" w:eastAsia="楷体_GB2312"/>
                  <w:color w:val="000000"/>
                  <w:lang w:val="en-US" w:eastAsia="zh-CN"/>
                </w:rPr>
                <w:t>6</w:t>
              </w:r>
            </w:ins>
            <w:ins w:id="547" w:author="赵翔-深圳" w:date="2024-12-23T13:36:48Z">
              <w:r>
                <w:rPr>
                  <w:rFonts w:hint="eastAsia" w:eastAsia="楷体_GB2312"/>
                  <w:color w:val="000000"/>
                  <w:lang w:val="en-US" w:eastAsia="zh-CN"/>
                </w:rPr>
                <w:t>0</w:t>
              </w:r>
            </w:ins>
            <w:del w:id="548" w:author="赵翔-深圳" w:date="2024-12-23T12:31:59Z">
              <w:r>
                <w:rPr>
                  <w:rFonts w:hint="eastAsia" w:eastAsia="楷体_GB2312"/>
                  <w:color w:val="000000"/>
                </w:rPr>
                <w:delText>5</w:delText>
              </w:r>
            </w:del>
            <w:del w:id="549" w:author="赵翔-深圳" w:date="2024-12-23T12:31:58Z">
              <w:r>
                <w:rPr>
                  <w:rFonts w:hint="eastAsia" w:eastAsia="楷体_GB2312"/>
                  <w:color w:val="000000"/>
                </w:rPr>
                <w:delText>0</w:delText>
              </w:r>
            </w:del>
            <w:r>
              <w:rPr>
                <w:rFonts w:eastAsia="楷体_GB2312"/>
                <w:color w:val="000000"/>
              </w:rPr>
              <w:t>页）</w:t>
            </w:r>
          </w:p>
        </w:tc>
      </w:tr>
    </w:tbl>
    <w:p w14:paraId="670EBC70">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0E6D6E71">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3032A107">
      <w:pPr>
        <w:jc w:val="center"/>
        <w:rPr>
          <w:rFonts w:eastAsia="楷体_GB2312"/>
          <w:sz w:val="36"/>
        </w:rPr>
      </w:pPr>
      <w:r>
        <w:rPr>
          <w:rFonts w:eastAsia="楷体_GB2312"/>
          <w:sz w:val="36"/>
        </w:rPr>
        <w:t>目 录</w:t>
      </w:r>
    </w:p>
    <w:p w14:paraId="06ACA5B4">
      <w:pPr>
        <w:pStyle w:val="24"/>
        <w:tabs>
          <w:tab w:val="right" w:leader="dot" w:pos="8900"/>
        </w:tabs>
      </w:pPr>
      <w:r>
        <w:t>目录</w:t>
      </w:r>
      <w:r>
        <w:rPr>
          <w:lang w:val="zh-CN"/>
        </w:rPr>
        <w:tab/>
      </w:r>
      <w:r>
        <w:rPr>
          <w:lang w:val="zh-CN"/>
        </w:rPr>
        <w:t>1</w:t>
      </w:r>
    </w:p>
    <w:p w14:paraId="127FA61B">
      <w:pPr>
        <w:pStyle w:val="24"/>
        <w:tabs>
          <w:tab w:val="right" w:leader="dot" w:pos="8890"/>
        </w:tabs>
        <w:rPr>
          <w:del w:id="550" w:author="赵翔-深圳" w:date="2024-12-22T14:06:44Z"/>
          <w:rFonts w:asciiTheme="minorHAnsi" w:hAnsiTheme="minorHAnsi" w:eastAsiaTheme="minorEastAsia" w:cstheme="minorBidi"/>
          <w:b w:val="0"/>
          <w:caps w:val="0"/>
          <w:sz w:val="21"/>
          <w:szCs w:val="22"/>
        </w:rPr>
      </w:pPr>
      <w:bookmarkStart w:id="1" w:name="_Toc15142"/>
      <w:r>
        <w:fldChar w:fldCharType="begin"/>
      </w:r>
      <w:r>
        <w:instrText xml:space="preserve">TOC \o "1-2" \h \u </w:instrText>
      </w:r>
      <w:r>
        <w:fldChar w:fldCharType="separate"/>
      </w:r>
      <w:del w:id="551" w:author="赵翔-深圳" w:date="2024-12-22T14:06:44Z">
        <w:r>
          <w:rPr/>
          <w:fldChar w:fldCharType="begin"/>
        </w:r>
      </w:del>
      <w:del w:id="552" w:author="赵翔-深圳" w:date="2024-12-22T14:06:44Z">
        <w:r>
          <w:rPr/>
          <w:delInstrText xml:space="preserve"> HYPERLINK \l "_Toc181002939" </w:delInstrText>
        </w:r>
      </w:del>
      <w:del w:id="553" w:author="赵翔-深圳" w:date="2024-12-22T14:06:44Z">
        <w:r>
          <w:rPr/>
          <w:fldChar w:fldCharType="separate"/>
        </w:r>
      </w:del>
      <w:del w:id="554" w:author="赵翔-深圳" w:date="2024-12-22T14:06:44Z">
        <w:r>
          <w:rPr>
            <w:rStyle w:val="36"/>
          </w:rPr>
          <w:delText>1 概况</w:delText>
        </w:r>
      </w:del>
      <w:del w:id="555" w:author="赵翔-深圳" w:date="2024-12-22T14:06:44Z">
        <w:r>
          <w:rPr/>
          <w:tab/>
        </w:r>
      </w:del>
      <w:del w:id="556" w:author="赵翔-深圳" w:date="2024-12-22T14:06:44Z">
        <w:r>
          <w:rPr/>
          <w:fldChar w:fldCharType="begin"/>
        </w:r>
      </w:del>
      <w:del w:id="557" w:author="赵翔-深圳" w:date="2024-12-22T14:06:44Z">
        <w:r>
          <w:rPr/>
          <w:delInstrText xml:space="preserve"> PAGEREF _Toc181002939 \h </w:delInstrText>
        </w:r>
      </w:del>
      <w:del w:id="558" w:author="赵翔-深圳" w:date="2024-12-22T14:06:44Z">
        <w:r>
          <w:rPr/>
          <w:fldChar w:fldCharType="separate"/>
        </w:r>
      </w:del>
      <w:del w:id="559" w:author="赵翔-深圳" w:date="2024-12-22T14:06:44Z">
        <w:r>
          <w:rPr/>
          <w:delText>3</w:delText>
        </w:r>
      </w:del>
      <w:del w:id="560" w:author="赵翔-深圳" w:date="2024-12-22T14:06:44Z">
        <w:r>
          <w:rPr/>
          <w:fldChar w:fldCharType="end"/>
        </w:r>
      </w:del>
      <w:del w:id="561" w:author="赵翔-深圳" w:date="2024-12-22T14:06:44Z">
        <w:r>
          <w:rPr/>
          <w:fldChar w:fldCharType="end"/>
        </w:r>
      </w:del>
    </w:p>
    <w:p w14:paraId="416498F3">
      <w:pPr>
        <w:pStyle w:val="27"/>
        <w:tabs>
          <w:tab w:val="right" w:leader="dot" w:pos="8890"/>
        </w:tabs>
        <w:rPr>
          <w:del w:id="562" w:author="赵翔-深圳" w:date="2024-12-22T14:06:44Z"/>
          <w:rFonts w:asciiTheme="minorHAnsi" w:hAnsiTheme="minorHAnsi" w:eastAsiaTheme="minorEastAsia" w:cstheme="minorBidi"/>
          <w:smallCaps w:val="0"/>
          <w:sz w:val="21"/>
          <w:szCs w:val="22"/>
        </w:rPr>
      </w:pPr>
      <w:del w:id="563" w:author="赵翔-深圳" w:date="2024-12-22T14:06:44Z">
        <w:r>
          <w:rPr/>
          <w:fldChar w:fldCharType="begin"/>
        </w:r>
      </w:del>
      <w:del w:id="564" w:author="赵翔-深圳" w:date="2024-12-22T14:06:44Z">
        <w:r>
          <w:rPr/>
          <w:delInstrText xml:space="preserve"> HYPERLINK \l "_Toc181002940" </w:delInstrText>
        </w:r>
      </w:del>
      <w:del w:id="565" w:author="赵翔-深圳" w:date="2024-12-22T14:06:44Z">
        <w:r>
          <w:rPr/>
          <w:fldChar w:fldCharType="separate"/>
        </w:r>
      </w:del>
      <w:del w:id="566" w:author="赵翔-深圳" w:date="2024-12-22T14:06:44Z">
        <w:r>
          <w:rPr>
            <w:rStyle w:val="36"/>
          </w:rPr>
          <w:delText>1.1 隧道概况</w:delText>
        </w:r>
      </w:del>
      <w:del w:id="567" w:author="赵翔-深圳" w:date="2024-12-22T14:06:44Z">
        <w:r>
          <w:rPr/>
          <w:tab/>
        </w:r>
      </w:del>
      <w:del w:id="568" w:author="赵翔-深圳" w:date="2024-12-22T14:06:44Z">
        <w:r>
          <w:rPr/>
          <w:fldChar w:fldCharType="begin"/>
        </w:r>
      </w:del>
      <w:del w:id="569" w:author="赵翔-深圳" w:date="2024-12-22T14:06:44Z">
        <w:r>
          <w:rPr/>
          <w:delInstrText xml:space="preserve"> PAGEREF _Toc181002940 \h </w:delInstrText>
        </w:r>
      </w:del>
      <w:del w:id="570" w:author="赵翔-深圳" w:date="2024-12-22T14:06:44Z">
        <w:r>
          <w:rPr/>
          <w:fldChar w:fldCharType="separate"/>
        </w:r>
      </w:del>
      <w:del w:id="571" w:author="赵翔-深圳" w:date="2024-12-22T14:06:44Z">
        <w:r>
          <w:rPr/>
          <w:delText>3</w:delText>
        </w:r>
      </w:del>
      <w:del w:id="572" w:author="赵翔-深圳" w:date="2024-12-22T14:06:44Z">
        <w:r>
          <w:rPr/>
          <w:fldChar w:fldCharType="end"/>
        </w:r>
      </w:del>
      <w:del w:id="573" w:author="赵翔-深圳" w:date="2024-12-22T14:06:44Z">
        <w:r>
          <w:rPr/>
          <w:fldChar w:fldCharType="end"/>
        </w:r>
      </w:del>
    </w:p>
    <w:p w14:paraId="3EADEA3F">
      <w:pPr>
        <w:pStyle w:val="27"/>
        <w:tabs>
          <w:tab w:val="right" w:leader="dot" w:pos="8890"/>
        </w:tabs>
        <w:rPr>
          <w:del w:id="574" w:author="赵翔-深圳" w:date="2024-12-22T14:06:44Z"/>
          <w:rFonts w:asciiTheme="minorHAnsi" w:hAnsiTheme="minorHAnsi" w:eastAsiaTheme="minorEastAsia" w:cstheme="minorBidi"/>
          <w:smallCaps w:val="0"/>
          <w:sz w:val="21"/>
          <w:szCs w:val="22"/>
        </w:rPr>
      </w:pPr>
      <w:del w:id="575" w:author="赵翔-深圳" w:date="2024-12-22T14:06:44Z">
        <w:r>
          <w:rPr/>
          <w:fldChar w:fldCharType="begin"/>
        </w:r>
      </w:del>
      <w:del w:id="576" w:author="赵翔-深圳" w:date="2024-12-22T14:06:44Z">
        <w:r>
          <w:rPr/>
          <w:delInstrText xml:space="preserve"> HYPERLINK \l "_Toc181002941" </w:delInstrText>
        </w:r>
      </w:del>
      <w:del w:id="577" w:author="赵翔-深圳" w:date="2024-12-22T14:06:44Z">
        <w:r>
          <w:rPr/>
          <w:fldChar w:fldCharType="separate"/>
        </w:r>
      </w:del>
      <w:del w:id="578" w:author="赵翔-深圳" w:date="2024-12-22T14:06:44Z">
        <w:r>
          <w:rPr>
            <w:rStyle w:val="36"/>
          </w:rPr>
          <w:delText>1.2 检查目的</w:delText>
        </w:r>
      </w:del>
      <w:del w:id="579" w:author="赵翔-深圳" w:date="2024-12-22T14:06:44Z">
        <w:r>
          <w:rPr/>
          <w:tab/>
        </w:r>
      </w:del>
      <w:del w:id="580" w:author="赵翔-深圳" w:date="2024-12-22T14:06:44Z">
        <w:r>
          <w:rPr/>
          <w:fldChar w:fldCharType="begin"/>
        </w:r>
      </w:del>
      <w:del w:id="581" w:author="赵翔-深圳" w:date="2024-12-22T14:06:44Z">
        <w:r>
          <w:rPr/>
          <w:delInstrText xml:space="preserve"> PAGEREF _Toc181002941 \h </w:delInstrText>
        </w:r>
      </w:del>
      <w:del w:id="582" w:author="赵翔-深圳" w:date="2024-12-22T14:06:44Z">
        <w:r>
          <w:rPr/>
          <w:fldChar w:fldCharType="separate"/>
        </w:r>
      </w:del>
      <w:del w:id="583" w:author="赵翔-深圳" w:date="2024-12-22T14:06:44Z">
        <w:r>
          <w:rPr/>
          <w:delText>4</w:delText>
        </w:r>
      </w:del>
      <w:del w:id="584" w:author="赵翔-深圳" w:date="2024-12-22T14:06:44Z">
        <w:r>
          <w:rPr/>
          <w:fldChar w:fldCharType="end"/>
        </w:r>
      </w:del>
      <w:del w:id="585" w:author="赵翔-深圳" w:date="2024-12-22T14:06:44Z">
        <w:r>
          <w:rPr/>
          <w:fldChar w:fldCharType="end"/>
        </w:r>
      </w:del>
    </w:p>
    <w:p w14:paraId="08AD4974">
      <w:pPr>
        <w:pStyle w:val="27"/>
        <w:tabs>
          <w:tab w:val="right" w:leader="dot" w:pos="8890"/>
        </w:tabs>
        <w:rPr>
          <w:del w:id="586" w:author="赵翔-深圳" w:date="2024-12-22T14:06:44Z"/>
          <w:rFonts w:asciiTheme="minorHAnsi" w:hAnsiTheme="minorHAnsi" w:eastAsiaTheme="minorEastAsia" w:cstheme="minorBidi"/>
          <w:smallCaps w:val="0"/>
          <w:sz w:val="21"/>
          <w:szCs w:val="22"/>
        </w:rPr>
      </w:pPr>
      <w:del w:id="587" w:author="赵翔-深圳" w:date="2024-12-22T14:06:44Z">
        <w:r>
          <w:rPr/>
          <w:fldChar w:fldCharType="begin"/>
        </w:r>
      </w:del>
      <w:del w:id="588" w:author="赵翔-深圳" w:date="2024-12-22T14:06:44Z">
        <w:r>
          <w:rPr/>
          <w:delInstrText xml:space="preserve"> HYPERLINK \l "_Toc181002942" </w:delInstrText>
        </w:r>
      </w:del>
      <w:del w:id="589" w:author="赵翔-深圳" w:date="2024-12-22T14:06:44Z">
        <w:r>
          <w:rPr/>
          <w:fldChar w:fldCharType="separate"/>
        </w:r>
      </w:del>
      <w:del w:id="590" w:author="赵翔-深圳" w:date="2024-12-22T14:06:44Z">
        <w:r>
          <w:rPr>
            <w:rStyle w:val="36"/>
          </w:rPr>
          <w:delText>1.3 检查依据</w:delText>
        </w:r>
      </w:del>
      <w:del w:id="591" w:author="赵翔-深圳" w:date="2024-12-22T14:06:44Z">
        <w:r>
          <w:rPr/>
          <w:tab/>
        </w:r>
      </w:del>
      <w:del w:id="592" w:author="赵翔-深圳" w:date="2024-12-22T14:06:44Z">
        <w:r>
          <w:rPr/>
          <w:fldChar w:fldCharType="begin"/>
        </w:r>
      </w:del>
      <w:del w:id="593" w:author="赵翔-深圳" w:date="2024-12-22T14:06:44Z">
        <w:r>
          <w:rPr/>
          <w:delInstrText xml:space="preserve"> PAGEREF _Toc181002942 \h </w:delInstrText>
        </w:r>
      </w:del>
      <w:del w:id="594" w:author="赵翔-深圳" w:date="2024-12-22T14:06:44Z">
        <w:r>
          <w:rPr/>
          <w:fldChar w:fldCharType="separate"/>
        </w:r>
      </w:del>
      <w:del w:id="595" w:author="赵翔-深圳" w:date="2024-12-22T14:06:44Z">
        <w:r>
          <w:rPr/>
          <w:delText>4</w:delText>
        </w:r>
      </w:del>
      <w:del w:id="596" w:author="赵翔-深圳" w:date="2024-12-22T14:06:44Z">
        <w:r>
          <w:rPr/>
          <w:fldChar w:fldCharType="end"/>
        </w:r>
      </w:del>
      <w:del w:id="597" w:author="赵翔-深圳" w:date="2024-12-22T14:06:44Z">
        <w:r>
          <w:rPr/>
          <w:fldChar w:fldCharType="end"/>
        </w:r>
      </w:del>
    </w:p>
    <w:p w14:paraId="7E1010CF">
      <w:pPr>
        <w:pStyle w:val="27"/>
        <w:tabs>
          <w:tab w:val="right" w:leader="dot" w:pos="8890"/>
        </w:tabs>
        <w:rPr>
          <w:del w:id="598" w:author="赵翔-深圳" w:date="2024-12-22T14:06:44Z"/>
          <w:rFonts w:asciiTheme="minorHAnsi" w:hAnsiTheme="minorHAnsi" w:eastAsiaTheme="minorEastAsia" w:cstheme="minorBidi"/>
          <w:smallCaps w:val="0"/>
          <w:sz w:val="21"/>
          <w:szCs w:val="22"/>
        </w:rPr>
      </w:pPr>
      <w:del w:id="599" w:author="赵翔-深圳" w:date="2024-12-22T14:06:44Z">
        <w:r>
          <w:rPr/>
          <w:fldChar w:fldCharType="begin"/>
        </w:r>
      </w:del>
      <w:del w:id="600" w:author="赵翔-深圳" w:date="2024-12-22T14:06:44Z">
        <w:r>
          <w:rPr/>
          <w:delInstrText xml:space="preserve"> HYPERLINK \l "_Toc181002943" </w:delInstrText>
        </w:r>
      </w:del>
      <w:del w:id="601" w:author="赵翔-深圳" w:date="2024-12-22T14:06:44Z">
        <w:r>
          <w:rPr/>
          <w:fldChar w:fldCharType="separate"/>
        </w:r>
      </w:del>
      <w:del w:id="602" w:author="赵翔-深圳" w:date="2024-12-22T14:06:44Z">
        <w:r>
          <w:rPr>
            <w:rStyle w:val="36"/>
          </w:rPr>
          <w:delText>1.4 检查情况</w:delText>
        </w:r>
      </w:del>
      <w:del w:id="603" w:author="赵翔-深圳" w:date="2024-12-22T14:06:44Z">
        <w:r>
          <w:rPr/>
          <w:tab/>
        </w:r>
      </w:del>
      <w:del w:id="604" w:author="赵翔-深圳" w:date="2024-12-22T14:06:44Z">
        <w:r>
          <w:rPr/>
          <w:fldChar w:fldCharType="begin"/>
        </w:r>
      </w:del>
      <w:del w:id="605" w:author="赵翔-深圳" w:date="2024-12-22T14:06:44Z">
        <w:r>
          <w:rPr/>
          <w:delInstrText xml:space="preserve"> PAGEREF _Toc181002943 \h </w:delInstrText>
        </w:r>
      </w:del>
      <w:del w:id="606" w:author="赵翔-深圳" w:date="2024-12-22T14:06:44Z">
        <w:r>
          <w:rPr/>
          <w:fldChar w:fldCharType="separate"/>
        </w:r>
      </w:del>
      <w:del w:id="607" w:author="赵翔-深圳" w:date="2024-12-22T14:06:44Z">
        <w:r>
          <w:rPr/>
          <w:delText>5</w:delText>
        </w:r>
      </w:del>
      <w:del w:id="608" w:author="赵翔-深圳" w:date="2024-12-22T14:06:44Z">
        <w:r>
          <w:rPr/>
          <w:fldChar w:fldCharType="end"/>
        </w:r>
      </w:del>
      <w:del w:id="609" w:author="赵翔-深圳" w:date="2024-12-22T14:06:44Z">
        <w:r>
          <w:rPr/>
          <w:fldChar w:fldCharType="end"/>
        </w:r>
      </w:del>
    </w:p>
    <w:p w14:paraId="5DC567DF">
      <w:pPr>
        <w:pStyle w:val="27"/>
        <w:tabs>
          <w:tab w:val="right" w:leader="dot" w:pos="8890"/>
        </w:tabs>
        <w:rPr>
          <w:del w:id="610" w:author="赵翔-深圳" w:date="2024-12-22T14:06:44Z"/>
          <w:rFonts w:asciiTheme="minorHAnsi" w:hAnsiTheme="minorHAnsi" w:eastAsiaTheme="minorEastAsia" w:cstheme="minorBidi"/>
          <w:smallCaps w:val="0"/>
          <w:sz w:val="21"/>
          <w:szCs w:val="22"/>
        </w:rPr>
      </w:pPr>
      <w:del w:id="611" w:author="赵翔-深圳" w:date="2024-12-22T14:06:44Z">
        <w:r>
          <w:rPr/>
          <w:fldChar w:fldCharType="begin"/>
        </w:r>
      </w:del>
      <w:del w:id="612" w:author="赵翔-深圳" w:date="2024-12-22T14:06:44Z">
        <w:r>
          <w:rPr/>
          <w:delInstrText xml:space="preserve"> HYPERLINK \l "_Toc181002944" </w:delInstrText>
        </w:r>
      </w:del>
      <w:del w:id="613" w:author="赵翔-深圳" w:date="2024-12-22T14:06:44Z">
        <w:r>
          <w:rPr/>
          <w:fldChar w:fldCharType="separate"/>
        </w:r>
      </w:del>
      <w:del w:id="614" w:author="赵翔-深圳" w:date="2024-12-22T14:06:44Z">
        <w:r>
          <w:rPr>
            <w:rStyle w:val="36"/>
          </w:rPr>
          <w:delText>1.5 检测人员及设备</w:delText>
        </w:r>
      </w:del>
      <w:del w:id="615" w:author="赵翔-深圳" w:date="2024-12-22T14:06:44Z">
        <w:r>
          <w:rPr/>
          <w:tab/>
        </w:r>
      </w:del>
      <w:del w:id="616" w:author="赵翔-深圳" w:date="2024-12-22T14:06:44Z">
        <w:r>
          <w:rPr/>
          <w:fldChar w:fldCharType="begin"/>
        </w:r>
      </w:del>
      <w:del w:id="617" w:author="赵翔-深圳" w:date="2024-12-22T14:06:44Z">
        <w:r>
          <w:rPr/>
          <w:delInstrText xml:space="preserve"> PAGEREF _Toc181002944 \h </w:delInstrText>
        </w:r>
      </w:del>
      <w:del w:id="618" w:author="赵翔-深圳" w:date="2024-12-22T14:06:44Z">
        <w:r>
          <w:rPr/>
          <w:fldChar w:fldCharType="separate"/>
        </w:r>
      </w:del>
      <w:del w:id="619" w:author="赵翔-深圳" w:date="2024-12-22T14:06:44Z">
        <w:r>
          <w:rPr/>
          <w:delText>5</w:delText>
        </w:r>
      </w:del>
      <w:del w:id="620" w:author="赵翔-深圳" w:date="2024-12-22T14:06:44Z">
        <w:r>
          <w:rPr/>
          <w:fldChar w:fldCharType="end"/>
        </w:r>
      </w:del>
      <w:del w:id="621" w:author="赵翔-深圳" w:date="2024-12-22T14:06:44Z">
        <w:r>
          <w:rPr/>
          <w:fldChar w:fldCharType="end"/>
        </w:r>
      </w:del>
    </w:p>
    <w:p w14:paraId="6A28C433">
      <w:pPr>
        <w:pStyle w:val="27"/>
        <w:tabs>
          <w:tab w:val="right" w:leader="dot" w:pos="8890"/>
        </w:tabs>
        <w:rPr>
          <w:del w:id="622" w:author="赵翔-深圳" w:date="2024-12-22T14:06:44Z"/>
          <w:rFonts w:asciiTheme="minorHAnsi" w:hAnsiTheme="minorHAnsi" w:eastAsiaTheme="minorEastAsia" w:cstheme="minorBidi"/>
          <w:smallCaps w:val="0"/>
          <w:sz w:val="21"/>
          <w:szCs w:val="22"/>
        </w:rPr>
      </w:pPr>
      <w:del w:id="623" w:author="赵翔-深圳" w:date="2024-12-22T14:06:44Z">
        <w:r>
          <w:rPr/>
          <w:fldChar w:fldCharType="begin"/>
        </w:r>
      </w:del>
      <w:del w:id="624" w:author="赵翔-深圳" w:date="2024-12-22T14:06:44Z">
        <w:r>
          <w:rPr/>
          <w:delInstrText xml:space="preserve"> HYPERLINK \l "_Toc181002945" </w:delInstrText>
        </w:r>
      </w:del>
      <w:del w:id="625" w:author="赵翔-深圳" w:date="2024-12-22T14:06:44Z">
        <w:r>
          <w:rPr/>
          <w:fldChar w:fldCharType="separate"/>
        </w:r>
      </w:del>
      <w:del w:id="626" w:author="赵翔-深圳" w:date="2024-12-22T14:06:44Z">
        <w:r>
          <w:rPr>
            <w:rStyle w:val="36"/>
          </w:rPr>
          <w:delText>1.6 历史维修及上次检查状况</w:delText>
        </w:r>
      </w:del>
      <w:del w:id="627" w:author="赵翔-深圳" w:date="2024-12-22T14:06:44Z">
        <w:r>
          <w:rPr/>
          <w:tab/>
        </w:r>
      </w:del>
      <w:del w:id="628" w:author="赵翔-深圳" w:date="2024-12-22T14:06:44Z">
        <w:r>
          <w:rPr/>
          <w:fldChar w:fldCharType="begin"/>
        </w:r>
      </w:del>
      <w:del w:id="629" w:author="赵翔-深圳" w:date="2024-12-22T14:06:44Z">
        <w:r>
          <w:rPr/>
          <w:delInstrText xml:space="preserve"> PAGEREF _Toc181002945 \h </w:delInstrText>
        </w:r>
      </w:del>
      <w:del w:id="630" w:author="赵翔-深圳" w:date="2024-12-22T14:06:44Z">
        <w:r>
          <w:rPr/>
          <w:fldChar w:fldCharType="separate"/>
        </w:r>
      </w:del>
      <w:del w:id="631" w:author="赵翔-深圳" w:date="2024-12-22T14:06:44Z">
        <w:r>
          <w:rPr/>
          <w:delText>6</w:delText>
        </w:r>
      </w:del>
      <w:del w:id="632" w:author="赵翔-深圳" w:date="2024-12-22T14:06:44Z">
        <w:r>
          <w:rPr/>
          <w:fldChar w:fldCharType="end"/>
        </w:r>
      </w:del>
      <w:del w:id="633" w:author="赵翔-深圳" w:date="2024-12-22T14:06:44Z">
        <w:r>
          <w:rPr/>
          <w:fldChar w:fldCharType="end"/>
        </w:r>
      </w:del>
    </w:p>
    <w:p w14:paraId="6ADEA1D2">
      <w:pPr>
        <w:pStyle w:val="27"/>
        <w:tabs>
          <w:tab w:val="right" w:leader="dot" w:pos="8890"/>
        </w:tabs>
        <w:rPr>
          <w:del w:id="634" w:author="赵翔-深圳" w:date="2024-12-22T14:06:44Z"/>
          <w:rFonts w:asciiTheme="minorHAnsi" w:hAnsiTheme="minorHAnsi" w:eastAsiaTheme="minorEastAsia" w:cstheme="minorBidi"/>
          <w:smallCaps w:val="0"/>
          <w:sz w:val="21"/>
          <w:szCs w:val="22"/>
        </w:rPr>
      </w:pPr>
      <w:del w:id="635" w:author="赵翔-深圳" w:date="2024-12-22T14:06:44Z">
        <w:r>
          <w:rPr/>
          <w:fldChar w:fldCharType="begin"/>
        </w:r>
      </w:del>
      <w:del w:id="636" w:author="赵翔-深圳" w:date="2024-12-22T14:06:44Z">
        <w:r>
          <w:rPr/>
          <w:delInstrText xml:space="preserve"> HYPERLINK \l "_Toc181002946" </w:delInstrText>
        </w:r>
      </w:del>
      <w:del w:id="637" w:author="赵翔-深圳" w:date="2024-12-22T14:06:44Z">
        <w:r>
          <w:rPr/>
          <w:fldChar w:fldCharType="separate"/>
        </w:r>
      </w:del>
      <w:del w:id="638" w:author="赵翔-深圳" w:date="2024-12-22T14:06:44Z">
        <w:r>
          <w:rPr>
            <w:rStyle w:val="36"/>
          </w:rPr>
          <w:delText>1.7 隧道定期检查内容</w:delText>
        </w:r>
      </w:del>
      <w:del w:id="639" w:author="赵翔-深圳" w:date="2024-12-22T14:06:44Z">
        <w:r>
          <w:rPr/>
          <w:tab/>
        </w:r>
      </w:del>
      <w:del w:id="640" w:author="赵翔-深圳" w:date="2024-12-22T14:06:44Z">
        <w:r>
          <w:rPr/>
          <w:fldChar w:fldCharType="begin"/>
        </w:r>
      </w:del>
      <w:del w:id="641" w:author="赵翔-深圳" w:date="2024-12-22T14:06:44Z">
        <w:r>
          <w:rPr/>
          <w:delInstrText xml:space="preserve"> PAGEREF _Toc181002946 \h </w:delInstrText>
        </w:r>
      </w:del>
      <w:del w:id="642" w:author="赵翔-深圳" w:date="2024-12-22T14:06:44Z">
        <w:r>
          <w:rPr/>
          <w:fldChar w:fldCharType="separate"/>
        </w:r>
      </w:del>
      <w:del w:id="643" w:author="赵翔-深圳" w:date="2024-12-22T14:06:44Z">
        <w:r>
          <w:rPr/>
          <w:delText>6</w:delText>
        </w:r>
      </w:del>
      <w:del w:id="644" w:author="赵翔-深圳" w:date="2024-12-22T14:06:44Z">
        <w:r>
          <w:rPr/>
          <w:fldChar w:fldCharType="end"/>
        </w:r>
      </w:del>
      <w:del w:id="645" w:author="赵翔-深圳" w:date="2024-12-22T14:06:44Z">
        <w:r>
          <w:rPr/>
          <w:fldChar w:fldCharType="end"/>
        </w:r>
      </w:del>
    </w:p>
    <w:p w14:paraId="0ADD20E4">
      <w:pPr>
        <w:pStyle w:val="27"/>
        <w:tabs>
          <w:tab w:val="right" w:leader="dot" w:pos="8890"/>
        </w:tabs>
        <w:rPr>
          <w:del w:id="646" w:author="赵翔-深圳" w:date="2024-12-22T14:06:44Z"/>
          <w:rFonts w:asciiTheme="minorHAnsi" w:hAnsiTheme="minorHAnsi" w:eastAsiaTheme="minorEastAsia" w:cstheme="minorBidi"/>
          <w:smallCaps w:val="0"/>
          <w:sz w:val="21"/>
          <w:szCs w:val="22"/>
        </w:rPr>
      </w:pPr>
      <w:del w:id="647" w:author="赵翔-深圳" w:date="2024-12-22T14:06:44Z">
        <w:r>
          <w:rPr/>
          <w:fldChar w:fldCharType="begin"/>
        </w:r>
      </w:del>
      <w:del w:id="648" w:author="赵翔-深圳" w:date="2024-12-22T14:06:44Z">
        <w:r>
          <w:rPr/>
          <w:delInstrText xml:space="preserve"> HYPERLINK \l "_Toc181002947" </w:delInstrText>
        </w:r>
      </w:del>
      <w:del w:id="649" w:author="赵翔-深圳" w:date="2024-12-22T14:06:44Z">
        <w:r>
          <w:rPr/>
          <w:fldChar w:fldCharType="separate"/>
        </w:r>
      </w:del>
      <w:del w:id="650" w:author="赵翔-深圳" w:date="2024-12-22T14:06:44Z">
        <w:r>
          <w:rPr>
            <w:rStyle w:val="36"/>
          </w:rPr>
          <w:delText>1.8 隧道检查编号规则</w:delText>
        </w:r>
      </w:del>
      <w:del w:id="651" w:author="赵翔-深圳" w:date="2024-12-22T14:06:44Z">
        <w:r>
          <w:rPr/>
          <w:tab/>
        </w:r>
      </w:del>
      <w:del w:id="652" w:author="赵翔-深圳" w:date="2024-12-22T14:06:44Z">
        <w:r>
          <w:rPr/>
          <w:fldChar w:fldCharType="begin"/>
        </w:r>
      </w:del>
      <w:del w:id="653" w:author="赵翔-深圳" w:date="2024-12-22T14:06:44Z">
        <w:r>
          <w:rPr/>
          <w:delInstrText xml:space="preserve"> PAGEREF _Toc181002947 \h </w:delInstrText>
        </w:r>
      </w:del>
      <w:del w:id="654" w:author="赵翔-深圳" w:date="2024-12-22T14:06:44Z">
        <w:r>
          <w:rPr/>
          <w:fldChar w:fldCharType="separate"/>
        </w:r>
      </w:del>
      <w:del w:id="655" w:author="赵翔-深圳" w:date="2024-12-22T14:06:44Z">
        <w:r>
          <w:rPr/>
          <w:delText>7</w:delText>
        </w:r>
      </w:del>
      <w:del w:id="656" w:author="赵翔-深圳" w:date="2024-12-22T14:06:44Z">
        <w:r>
          <w:rPr/>
          <w:fldChar w:fldCharType="end"/>
        </w:r>
      </w:del>
      <w:del w:id="657" w:author="赵翔-深圳" w:date="2024-12-22T14:06:44Z">
        <w:r>
          <w:rPr/>
          <w:fldChar w:fldCharType="end"/>
        </w:r>
      </w:del>
    </w:p>
    <w:p w14:paraId="58AD18DC">
      <w:pPr>
        <w:pStyle w:val="24"/>
        <w:tabs>
          <w:tab w:val="right" w:leader="dot" w:pos="8890"/>
        </w:tabs>
        <w:rPr>
          <w:del w:id="658" w:author="赵翔-深圳" w:date="2024-12-22T14:06:44Z"/>
          <w:rFonts w:asciiTheme="minorHAnsi" w:hAnsiTheme="minorHAnsi" w:eastAsiaTheme="minorEastAsia" w:cstheme="minorBidi"/>
          <w:b w:val="0"/>
          <w:caps w:val="0"/>
          <w:sz w:val="21"/>
          <w:szCs w:val="22"/>
        </w:rPr>
      </w:pPr>
      <w:del w:id="659" w:author="赵翔-深圳" w:date="2024-12-22T14:06:44Z">
        <w:r>
          <w:rPr/>
          <w:fldChar w:fldCharType="begin"/>
        </w:r>
      </w:del>
      <w:del w:id="660" w:author="赵翔-深圳" w:date="2024-12-22T14:06:44Z">
        <w:r>
          <w:rPr/>
          <w:delInstrText xml:space="preserve"> HYPERLINK \l "_Toc181002948" </w:delInstrText>
        </w:r>
      </w:del>
      <w:del w:id="661" w:author="赵翔-深圳" w:date="2024-12-22T14:06:44Z">
        <w:r>
          <w:rPr/>
          <w:fldChar w:fldCharType="separate"/>
        </w:r>
      </w:del>
      <w:del w:id="662" w:author="赵翔-深圳" w:date="2024-12-22T14:06:44Z">
        <w:r>
          <w:rPr>
            <w:rStyle w:val="36"/>
          </w:rPr>
          <w:delText>2 隧道技术状况评定类别及方法</w:delText>
        </w:r>
      </w:del>
      <w:del w:id="663" w:author="赵翔-深圳" w:date="2024-12-22T14:06:44Z">
        <w:r>
          <w:rPr/>
          <w:tab/>
        </w:r>
      </w:del>
      <w:del w:id="664" w:author="赵翔-深圳" w:date="2024-12-22T14:06:44Z">
        <w:r>
          <w:rPr/>
          <w:fldChar w:fldCharType="begin"/>
        </w:r>
      </w:del>
      <w:del w:id="665" w:author="赵翔-深圳" w:date="2024-12-22T14:06:44Z">
        <w:r>
          <w:rPr/>
          <w:delInstrText xml:space="preserve"> PAGEREF _Toc181002948 \h </w:delInstrText>
        </w:r>
      </w:del>
      <w:del w:id="666" w:author="赵翔-深圳" w:date="2024-12-22T14:06:44Z">
        <w:r>
          <w:rPr/>
          <w:fldChar w:fldCharType="separate"/>
        </w:r>
      </w:del>
      <w:del w:id="667" w:author="赵翔-深圳" w:date="2024-12-22T14:06:44Z">
        <w:r>
          <w:rPr/>
          <w:delText>8</w:delText>
        </w:r>
      </w:del>
      <w:del w:id="668" w:author="赵翔-深圳" w:date="2024-12-22T14:06:44Z">
        <w:r>
          <w:rPr/>
          <w:fldChar w:fldCharType="end"/>
        </w:r>
      </w:del>
      <w:del w:id="669" w:author="赵翔-深圳" w:date="2024-12-22T14:06:44Z">
        <w:r>
          <w:rPr/>
          <w:fldChar w:fldCharType="end"/>
        </w:r>
      </w:del>
    </w:p>
    <w:p w14:paraId="09DF3496">
      <w:pPr>
        <w:pStyle w:val="27"/>
        <w:tabs>
          <w:tab w:val="right" w:leader="dot" w:pos="8890"/>
        </w:tabs>
        <w:rPr>
          <w:del w:id="670" w:author="赵翔-深圳" w:date="2024-12-22T14:06:44Z"/>
          <w:rFonts w:asciiTheme="minorHAnsi" w:hAnsiTheme="minorHAnsi" w:eastAsiaTheme="minorEastAsia" w:cstheme="minorBidi"/>
          <w:smallCaps w:val="0"/>
          <w:sz w:val="21"/>
          <w:szCs w:val="22"/>
        </w:rPr>
      </w:pPr>
      <w:del w:id="671" w:author="赵翔-深圳" w:date="2024-12-22T14:06:44Z">
        <w:r>
          <w:rPr/>
          <w:fldChar w:fldCharType="begin"/>
        </w:r>
      </w:del>
      <w:del w:id="672" w:author="赵翔-深圳" w:date="2024-12-22T14:06:44Z">
        <w:r>
          <w:rPr/>
          <w:delInstrText xml:space="preserve"> HYPERLINK \l "_Toc181002949" </w:delInstrText>
        </w:r>
      </w:del>
      <w:del w:id="673" w:author="赵翔-深圳" w:date="2024-12-22T14:06:44Z">
        <w:r>
          <w:rPr/>
          <w:fldChar w:fldCharType="separate"/>
        </w:r>
      </w:del>
      <w:del w:id="674" w:author="赵翔-深圳" w:date="2024-12-22T14:06:44Z">
        <w:r>
          <w:rPr>
            <w:rStyle w:val="36"/>
          </w:rPr>
          <w:delText>2.1 土建结构技术状况评定方法</w:delText>
        </w:r>
      </w:del>
      <w:del w:id="675" w:author="赵翔-深圳" w:date="2024-12-22T14:06:44Z">
        <w:r>
          <w:rPr/>
          <w:tab/>
        </w:r>
      </w:del>
      <w:del w:id="676" w:author="赵翔-深圳" w:date="2024-12-22T14:06:44Z">
        <w:r>
          <w:rPr/>
          <w:fldChar w:fldCharType="begin"/>
        </w:r>
      </w:del>
      <w:del w:id="677" w:author="赵翔-深圳" w:date="2024-12-22T14:06:44Z">
        <w:r>
          <w:rPr/>
          <w:delInstrText xml:space="preserve"> PAGEREF _Toc181002949 \h </w:delInstrText>
        </w:r>
      </w:del>
      <w:del w:id="678" w:author="赵翔-深圳" w:date="2024-12-22T14:06:44Z">
        <w:r>
          <w:rPr/>
          <w:fldChar w:fldCharType="separate"/>
        </w:r>
      </w:del>
      <w:del w:id="679" w:author="赵翔-深圳" w:date="2024-12-22T14:06:44Z">
        <w:r>
          <w:rPr/>
          <w:delText>8</w:delText>
        </w:r>
      </w:del>
      <w:del w:id="680" w:author="赵翔-深圳" w:date="2024-12-22T14:06:44Z">
        <w:r>
          <w:rPr/>
          <w:fldChar w:fldCharType="end"/>
        </w:r>
      </w:del>
      <w:del w:id="681" w:author="赵翔-深圳" w:date="2024-12-22T14:06:44Z">
        <w:r>
          <w:rPr/>
          <w:fldChar w:fldCharType="end"/>
        </w:r>
      </w:del>
    </w:p>
    <w:p w14:paraId="361B5844">
      <w:pPr>
        <w:pStyle w:val="27"/>
        <w:tabs>
          <w:tab w:val="right" w:leader="dot" w:pos="8890"/>
        </w:tabs>
        <w:rPr>
          <w:del w:id="682" w:author="赵翔-深圳" w:date="2024-12-22T14:06:44Z"/>
          <w:rFonts w:asciiTheme="minorHAnsi" w:hAnsiTheme="minorHAnsi" w:eastAsiaTheme="minorEastAsia" w:cstheme="minorBidi"/>
          <w:smallCaps w:val="0"/>
          <w:sz w:val="21"/>
          <w:szCs w:val="22"/>
        </w:rPr>
      </w:pPr>
      <w:del w:id="683" w:author="赵翔-深圳" w:date="2024-12-22T14:06:44Z">
        <w:r>
          <w:rPr/>
          <w:fldChar w:fldCharType="begin"/>
        </w:r>
      </w:del>
      <w:del w:id="684" w:author="赵翔-深圳" w:date="2024-12-22T14:06:44Z">
        <w:r>
          <w:rPr/>
          <w:delInstrText xml:space="preserve"> HYPERLINK \l "_Toc181002950" </w:delInstrText>
        </w:r>
      </w:del>
      <w:del w:id="685" w:author="赵翔-深圳" w:date="2024-12-22T14:06:44Z">
        <w:r>
          <w:rPr/>
          <w:fldChar w:fldCharType="separate"/>
        </w:r>
      </w:del>
      <w:del w:id="686" w:author="赵翔-深圳" w:date="2024-12-22T14:06:44Z">
        <w:r>
          <w:rPr>
            <w:rStyle w:val="36"/>
          </w:rPr>
          <w:delText>2.2 其他工程技术状况评定方法</w:delText>
        </w:r>
      </w:del>
      <w:del w:id="687" w:author="赵翔-深圳" w:date="2024-12-22T14:06:44Z">
        <w:r>
          <w:rPr/>
          <w:tab/>
        </w:r>
      </w:del>
      <w:del w:id="688" w:author="赵翔-深圳" w:date="2024-12-22T14:06:44Z">
        <w:r>
          <w:rPr/>
          <w:fldChar w:fldCharType="begin"/>
        </w:r>
      </w:del>
      <w:del w:id="689" w:author="赵翔-深圳" w:date="2024-12-22T14:06:44Z">
        <w:r>
          <w:rPr/>
          <w:delInstrText xml:space="preserve"> PAGEREF _Toc181002950 \h </w:delInstrText>
        </w:r>
      </w:del>
      <w:del w:id="690" w:author="赵翔-深圳" w:date="2024-12-22T14:06:44Z">
        <w:r>
          <w:rPr/>
          <w:fldChar w:fldCharType="separate"/>
        </w:r>
      </w:del>
      <w:del w:id="691" w:author="赵翔-深圳" w:date="2024-12-22T14:06:44Z">
        <w:r>
          <w:rPr/>
          <w:delText>10</w:delText>
        </w:r>
      </w:del>
      <w:del w:id="692" w:author="赵翔-深圳" w:date="2024-12-22T14:06:44Z">
        <w:r>
          <w:rPr/>
          <w:fldChar w:fldCharType="end"/>
        </w:r>
      </w:del>
      <w:del w:id="693" w:author="赵翔-深圳" w:date="2024-12-22T14:06:44Z">
        <w:r>
          <w:rPr/>
          <w:fldChar w:fldCharType="end"/>
        </w:r>
      </w:del>
    </w:p>
    <w:p w14:paraId="42982CF3">
      <w:pPr>
        <w:pStyle w:val="24"/>
        <w:tabs>
          <w:tab w:val="right" w:leader="dot" w:pos="8890"/>
        </w:tabs>
        <w:rPr>
          <w:del w:id="694" w:author="赵翔-深圳" w:date="2024-12-22T14:06:44Z"/>
          <w:rFonts w:asciiTheme="minorHAnsi" w:hAnsiTheme="minorHAnsi" w:eastAsiaTheme="minorEastAsia" w:cstheme="minorBidi"/>
          <w:b w:val="0"/>
          <w:caps w:val="0"/>
          <w:sz w:val="21"/>
          <w:szCs w:val="22"/>
        </w:rPr>
      </w:pPr>
      <w:del w:id="695" w:author="赵翔-深圳" w:date="2024-12-22T14:06:44Z">
        <w:r>
          <w:rPr/>
          <w:fldChar w:fldCharType="begin"/>
        </w:r>
      </w:del>
      <w:del w:id="696" w:author="赵翔-深圳" w:date="2024-12-22T14:06:44Z">
        <w:r>
          <w:rPr/>
          <w:delInstrText xml:space="preserve"> HYPERLINK \l "_Toc181002951" </w:delInstrText>
        </w:r>
      </w:del>
      <w:del w:id="697" w:author="赵翔-深圳" w:date="2024-12-22T14:06:44Z">
        <w:r>
          <w:rPr/>
          <w:fldChar w:fldCharType="separate"/>
        </w:r>
      </w:del>
      <w:del w:id="698" w:author="赵翔-深圳" w:date="2024-12-22T14:06:44Z">
        <w:r>
          <w:rPr>
            <w:rStyle w:val="36"/>
          </w:rPr>
          <w:delText>3 土建结构检查情况</w:delText>
        </w:r>
      </w:del>
      <w:del w:id="699" w:author="赵翔-深圳" w:date="2024-12-22T14:06:44Z">
        <w:r>
          <w:rPr/>
          <w:tab/>
        </w:r>
      </w:del>
      <w:del w:id="700" w:author="赵翔-深圳" w:date="2024-12-22T14:06:44Z">
        <w:r>
          <w:rPr/>
          <w:fldChar w:fldCharType="begin"/>
        </w:r>
      </w:del>
      <w:del w:id="701" w:author="赵翔-深圳" w:date="2024-12-22T14:06:44Z">
        <w:r>
          <w:rPr/>
          <w:delInstrText xml:space="preserve"> PAGEREF _Toc181002951 \h </w:delInstrText>
        </w:r>
      </w:del>
      <w:del w:id="702" w:author="赵翔-深圳" w:date="2024-12-22T14:06:44Z">
        <w:r>
          <w:rPr/>
          <w:fldChar w:fldCharType="separate"/>
        </w:r>
      </w:del>
      <w:del w:id="703" w:author="赵翔-深圳" w:date="2024-12-22T14:06:44Z">
        <w:r>
          <w:rPr/>
          <w:delText>10</w:delText>
        </w:r>
      </w:del>
      <w:del w:id="704" w:author="赵翔-深圳" w:date="2024-12-22T14:06:44Z">
        <w:r>
          <w:rPr/>
          <w:fldChar w:fldCharType="end"/>
        </w:r>
      </w:del>
      <w:del w:id="705" w:author="赵翔-深圳" w:date="2024-12-22T14:06:44Z">
        <w:r>
          <w:rPr/>
          <w:fldChar w:fldCharType="end"/>
        </w:r>
      </w:del>
    </w:p>
    <w:p w14:paraId="6D42CFB0">
      <w:pPr>
        <w:pStyle w:val="27"/>
        <w:tabs>
          <w:tab w:val="right" w:leader="dot" w:pos="8890"/>
        </w:tabs>
        <w:rPr>
          <w:del w:id="706" w:author="赵翔-深圳" w:date="2024-12-22T14:06:44Z"/>
          <w:rFonts w:asciiTheme="minorHAnsi" w:hAnsiTheme="minorHAnsi" w:eastAsiaTheme="minorEastAsia" w:cstheme="minorBidi"/>
          <w:smallCaps w:val="0"/>
          <w:sz w:val="21"/>
          <w:szCs w:val="22"/>
        </w:rPr>
      </w:pPr>
      <w:del w:id="707" w:author="赵翔-深圳" w:date="2024-12-22T14:06:44Z">
        <w:r>
          <w:rPr/>
          <w:fldChar w:fldCharType="begin"/>
        </w:r>
      </w:del>
      <w:del w:id="708" w:author="赵翔-深圳" w:date="2024-12-22T14:06:44Z">
        <w:r>
          <w:rPr/>
          <w:delInstrText xml:space="preserve"> HYPERLINK \l "_Toc181002952" </w:delInstrText>
        </w:r>
      </w:del>
      <w:del w:id="709" w:author="赵翔-深圳" w:date="2024-12-22T14:06:44Z">
        <w:r>
          <w:rPr/>
          <w:fldChar w:fldCharType="separate"/>
        </w:r>
      </w:del>
      <w:del w:id="710" w:author="赵翔-深圳" w:date="2024-12-22T14:06:44Z">
        <w:r>
          <w:rPr>
            <w:rStyle w:val="36"/>
          </w:rPr>
          <w:delText>3.1 左洞</w:delText>
        </w:r>
      </w:del>
      <w:del w:id="711" w:author="赵翔-深圳" w:date="2024-12-22T14:06:44Z">
        <w:r>
          <w:rPr/>
          <w:tab/>
        </w:r>
      </w:del>
      <w:del w:id="712" w:author="赵翔-深圳" w:date="2024-12-22T14:06:44Z">
        <w:r>
          <w:rPr/>
          <w:fldChar w:fldCharType="begin"/>
        </w:r>
      </w:del>
      <w:del w:id="713" w:author="赵翔-深圳" w:date="2024-12-22T14:06:44Z">
        <w:r>
          <w:rPr/>
          <w:delInstrText xml:space="preserve"> PAGEREF _Toc181002952 \h </w:delInstrText>
        </w:r>
      </w:del>
      <w:del w:id="714" w:author="赵翔-深圳" w:date="2024-12-22T14:06:44Z">
        <w:r>
          <w:rPr/>
          <w:fldChar w:fldCharType="separate"/>
        </w:r>
      </w:del>
      <w:del w:id="715" w:author="赵翔-深圳" w:date="2024-12-22T14:06:44Z">
        <w:r>
          <w:rPr/>
          <w:delText>10</w:delText>
        </w:r>
      </w:del>
      <w:del w:id="716" w:author="赵翔-深圳" w:date="2024-12-22T14:06:44Z">
        <w:r>
          <w:rPr/>
          <w:fldChar w:fldCharType="end"/>
        </w:r>
      </w:del>
      <w:del w:id="717" w:author="赵翔-深圳" w:date="2024-12-22T14:06:44Z">
        <w:r>
          <w:rPr/>
          <w:fldChar w:fldCharType="end"/>
        </w:r>
      </w:del>
    </w:p>
    <w:p w14:paraId="22B0E9C0">
      <w:pPr>
        <w:pStyle w:val="27"/>
        <w:tabs>
          <w:tab w:val="right" w:leader="dot" w:pos="8890"/>
        </w:tabs>
        <w:rPr>
          <w:del w:id="718" w:author="赵翔-深圳" w:date="2024-12-22T14:06:44Z"/>
          <w:rFonts w:asciiTheme="minorHAnsi" w:hAnsiTheme="minorHAnsi" w:eastAsiaTheme="minorEastAsia" w:cstheme="minorBidi"/>
          <w:smallCaps w:val="0"/>
          <w:sz w:val="21"/>
          <w:szCs w:val="22"/>
        </w:rPr>
      </w:pPr>
      <w:del w:id="719" w:author="赵翔-深圳" w:date="2024-12-22T14:06:44Z">
        <w:r>
          <w:rPr/>
          <w:fldChar w:fldCharType="begin"/>
        </w:r>
      </w:del>
      <w:del w:id="720" w:author="赵翔-深圳" w:date="2024-12-22T14:06:44Z">
        <w:r>
          <w:rPr/>
          <w:delInstrText xml:space="preserve"> HYPERLINK \l "_Toc181002953" </w:delInstrText>
        </w:r>
      </w:del>
      <w:del w:id="721" w:author="赵翔-深圳" w:date="2024-12-22T14:06:44Z">
        <w:r>
          <w:rPr/>
          <w:fldChar w:fldCharType="separate"/>
        </w:r>
      </w:del>
      <w:del w:id="722" w:author="赵翔-深圳" w:date="2024-12-22T14:06:44Z">
        <w:r>
          <w:rPr>
            <w:rStyle w:val="36"/>
          </w:rPr>
          <w:delText>3.2 右洞</w:delText>
        </w:r>
      </w:del>
      <w:del w:id="723" w:author="赵翔-深圳" w:date="2024-12-22T14:06:44Z">
        <w:r>
          <w:rPr/>
          <w:tab/>
        </w:r>
      </w:del>
      <w:del w:id="724" w:author="赵翔-深圳" w:date="2024-12-22T14:06:44Z">
        <w:r>
          <w:rPr/>
          <w:fldChar w:fldCharType="begin"/>
        </w:r>
      </w:del>
      <w:del w:id="725" w:author="赵翔-深圳" w:date="2024-12-22T14:06:44Z">
        <w:r>
          <w:rPr/>
          <w:delInstrText xml:space="preserve"> PAGEREF _Toc181002953 \h </w:delInstrText>
        </w:r>
      </w:del>
      <w:del w:id="726" w:author="赵翔-深圳" w:date="2024-12-22T14:06:44Z">
        <w:r>
          <w:rPr/>
          <w:fldChar w:fldCharType="separate"/>
        </w:r>
      </w:del>
      <w:del w:id="727" w:author="赵翔-深圳" w:date="2024-12-22T14:06:44Z">
        <w:r>
          <w:rPr/>
          <w:delText>24</w:delText>
        </w:r>
      </w:del>
      <w:del w:id="728" w:author="赵翔-深圳" w:date="2024-12-22T14:06:44Z">
        <w:r>
          <w:rPr/>
          <w:fldChar w:fldCharType="end"/>
        </w:r>
      </w:del>
      <w:del w:id="729" w:author="赵翔-深圳" w:date="2024-12-22T14:06:44Z">
        <w:r>
          <w:rPr/>
          <w:fldChar w:fldCharType="end"/>
        </w:r>
      </w:del>
    </w:p>
    <w:p w14:paraId="3D42300D">
      <w:pPr>
        <w:pStyle w:val="24"/>
        <w:tabs>
          <w:tab w:val="right" w:leader="dot" w:pos="8890"/>
        </w:tabs>
        <w:rPr>
          <w:del w:id="730" w:author="赵翔-深圳" w:date="2024-12-22T14:06:44Z"/>
          <w:rFonts w:asciiTheme="minorHAnsi" w:hAnsiTheme="minorHAnsi" w:eastAsiaTheme="minorEastAsia" w:cstheme="minorBidi"/>
          <w:b w:val="0"/>
          <w:caps w:val="0"/>
          <w:sz w:val="21"/>
          <w:szCs w:val="22"/>
        </w:rPr>
      </w:pPr>
      <w:del w:id="731" w:author="赵翔-深圳" w:date="2024-12-22T14:06:44Z">
        <w:r>
          <w:rPr/>
          <w:fldChar w:fldCharType="begin"/>
        </w:r>
      </w:del>
      <w:del w:id="732" w:author="赵翔-深圳" w:date="2024-12-22T14:06:44Z">
        <w:r>
          <w:rPr/>
          <w:delInstrText xml:space="preserve"> HYPERLINK \l "_Toc181002954" </w:delInstrText>
        </w:r>
      </w:del>
      <w:del w:id="733" w:author="赵翔-深圳" w:date="2024-12-22T14:06:44Z">
        <w:r>
          <w:rPr/>
          <w:fldChar w:fldCharType="separate"/>
        </w:r>
      </w:del>
      <w:del w:id="734" w:author="赵翔-深圳" w:date="2024-12-22T14:06:44Z">
        <w:r>
          <w:rPr>
            <w:rStyle w:val="36"/>
          </w:rPr>
          <w:delText>4 其他工程设施</w:delText>
        </w:r>
      </w:del>
      <w:del w:id="735" w:author="赵翔-深圳" w:date="2024-12-22T14:06:44Z">
        <w:r>
          <w:rPr/>
          <w:tab/>
        </w:r>
      </w:del>
      <w:del w:id="736" w:author="赵翔-深圳" w:date="2024-12-22T14:06:44Z">
        <w:r>
          <w:rPr/>
          <w:fldChar w:fldCharType="begin"/>
        </w:r>
      </w:del>
      <w:del w:id="737" w:author="赵翔-深圳" w:date="2024-12-22T14:06:44Z">
        <w:r>
          <w:rPr/>
          <w:delInstrText xml:space="preserve"> PAGEREF _Toc181002954 \h </w:delInstrText>
        </w:r>
      </w:del>
      <w:del w:id="738" w:author="赵翔-深圳" w:date="2024-12-22T14:06:44Z">
        <w:r>
          <w:rPr/>
          <w:fldChar w:fldCharType="separate"/>
        </w:r>
      </w:del>
      <w:del w:id="739" w:author="赵翔-深圳" w:date="2024-12-22T14:06:44Z">
        <w:r>
          <w:rPr/>
          <w:delText>37</w:delText>
        </w:r>
      </w:del>
      <w:del w:id="740" w:author="赵翔-深圳" w:date="2024-12-22T14:06:44Z">
        <w:r>
          <w:rPr/>
          <w:fldChar w:fldCharType="end"/>
        </w:r>
      </w:del>
      <w:del w:id="741" w:author="赵翔-深圳" w:date="2024-12-22T14:06:44Z">
        <w:r>
          <w:rPr/>
          <w:fldChar w:fldCharType="end"/>
        </w:r>
      </w:del>
    </w:p>
    <w:p w14:paraId="4DD93D0D">
      <w:pPr>
        <w:pStyle w:val="27"/>
        <w:tabs>
          <w:tab w:val="right" w:leader="dot" w:pos="8890"/>
        </w:tabs>
        <w:rPr>
          <w:del w:id="742" w:author="赵翔-深圳" w:date="2024-12-22T14:06:44Z"/>
          <w:rFonts w:asciiTheme="minorHAnsi" w:hAnsiTheme="minorHAnsi" w:eastAsiaTheme="minorEastAsia" w:cstheme="minorBidi"/>
          <w:smallCaps w:val="0"/>
          <w:sz w:val="21"/>
          <w:szCs w:val="22"/>
        </w:rPr>
      </w:pPr>
      <w:del w:id="743" w:author="赵翔-深圳" w:date="2024-12-22T14:06:44Z">
        <w:r>
          <w:rPr/>
          <w:fldChar w:fldCharType="begin"/>
        </w:r>
      </w:del>
      <w:del w:id="744" w:author="赵翔-深圳" w:date="2024-12-22T14:06:44Z">
        <w:r>
          <w:rPr/>
          <w:delInstrText xml:space="preserve"> HYPERLINK \l "_Toc181002955" </w:delInstrText>
        </w:r>
      </w:del>
      <w:del w:id="745" w:author="赵翔-深圳" w:date="2024-12-22T14:06:44Z">
        <w:r>
          <w:rPr/>
          <w:fldChar w:fldCharType="separate"/>
        </w:r>
      </w:del>
      <w:del w:id="746" w:author="赵翔-深圳" w:date="2024-12-22T14:06:44Z">
        <w:r>
          <w:rPr>
            <w:rStyle w:val="36"/>
          </w:rPr>
          <w:delText>4.1 电缆沟</w:delText>
        </w:r>
      </w:del>
      <w:del w:id="747" w:author="赵翔-深圳" w:date="2024-12-22T14:06:44Z">
        <w:r>
          <w:rPr/>
          <w:tab/>
        </w:r>
      </w:del>
      <w:del w:id="748" w:author="赵翔-深圳" w:date="2024-12-22T14:06:44Z">
        <w:r>
          <w:rPr/>
          <w:fldChar w:fldCharType="begin"/>
        </w:r>
      </w:del>
      <w:del w:id="749" w:author="赵翔-深圳" w:date="2024-12-22T14:06:44Z">
        <w:r>
          <w:rPr/>
          <w:delInstrText xml:space="preserve"> PAGEREF _Toc181002955 \h </w:delInstrText>
        </w:r>
      </w:del>
      <w:del w:id="750" w:author="赵翔-深圳" w:date="2024-12-22T14:06:44Z">
        <w:r>
          <w:rPr/>
          <w:fldChar w:fldCharType="separate"/>
        </w:r>
      </w:del>
      <w:del w:id="751" w:author="赵翔-深圳" w:date="2024-12-22T14:06:44Z">
        <w:r>
          <w:rPr/>
          <w:delText>37</w:delText>
        </w:r>
      </w:del>
      <w:del w:id="752" w:author="赵翔-深圳" w:date="2024-12-22T14:06:44Z">
        <w:r>
          <w:rPr/>
          <w:fldChar w:fldCharType="end"/>
        </w:r>
      </w:del>
      <w:del w:id="753" w:author="赵翔-深圳" w:date="2024-12-22T14:06:44Z">
        <w:r>
          <w:rPr/>
          <w:fldChar w:fldCharType="end"/>
        </w:r>
      </w:del>
    </w:p>
    <w:p w14:paraId="4715B1DB">
      <w:pPr>
        <w:pStyle w:val="27"/>
        <w:tabs>
          <w:tab w:val="right" w:leader="dot" w:pos="8890"/>
        </w:tabs>
        <w:rPr>
          <w:del w:id="754" w:author="赵翔-深圳" w:date="2024-12-22T14:06:44Z"/>
          <w:rFonts w:asciiTheme="minorHAnsi" w:hAnsiTheme="minorHAnsi" w:eastAsiaTheme="minorEastAsia" w:cstheme="minorBidi"/>
          <w:smallCaps w:val="0"/>
          <w:sz w:val="21"/>
          <w:szCs w:val="22"/>
        </w:rPr>
      </w:pPr>
      <w:del w:id="755" w:author="赵翔-深圳" w:date="2024-12-22T14:06:44Z">
        <w:r>
          <w:rPr/>
          <w:fldChar w:fldCharType="begin"/>
        </w:r>
      </w:del>
      <w:del w:id="756" w:author="赵翔-深圳" w:date="2024-12-22T14:06:44Z">
        <w:r>
          <w:rPr/>
          <w:delInstrText xml:space="preserve"> HYPERLINK \l "_Toc181002956" </w:delInstrText>
        </w:r>
      </w:del>
      <w:del w:id="757" w:author="赵翔-深圳" w:date="2024-12-22T14:06:44Z">
        <w:r>
          <w:rPr/>
          <w:fldChar w:fldCharType="separate"/>
        </w:r>
      </w:del>
      <w:del w:id="758" w:author="赵翔-深圳" w:date="2024-12-22T14:06:44Z">
        <w:r>
          <w:rPr>
            <w:rStyle w:val="36"/>
          </w:rPr>
          <w:delText>4.2 设备洞室</w:delText>
        </w:r>
      </w:del>
      <w:del w:id="759" w:author="赵翔-深圳" w:date="2024-12-22T14:06:44Z">
        <w:r>
          <w:rPr/>
          <w:tab/>
        </w:r>
      </w:del>
      <w:del w:id="760" w:author="赵翔-深圳" w:date="2024-12-22T14:06:44Z">
        <w:r>
          <w:rPr/>
          <w:fldChar w:fldCharType="begin"/>
        </w:r>
      </w:del>
      <w:del w:id="761" w:author="赵翔-深圳" w:date="2024-12-22T14:06:44Z">
        <w:r>
          <w:rPr/>
          <w:delInstrText xml:space="preserve"> PAGEREF _Toc181002956 \h </w:delInstrText>
        </w:r>
      </w:del>
      <w:del w:id="762" w:author="赵翔-深圳" w:date="2024-12-22T14:06:44Z">
        <w:r>
          <w:rPr/>
          <w:fldChar w:fldCharType="separate"/>
        </w:r>
      </w:del>
      <w:del w:id="763" w:author="赵翔-深圳" w:date="2024-12-22T14:06:44Z">
        <w:r>
          <w:rPr/>
          <w:delText>37</w:delText>
        </w:r>
      </w:del>
      <w:del w:id="764" w:author="赵翔-深圳" w:date="2024-12-22T14:06:44Z">
        <w:r>
          <w:rPr/>
          <w:fldChar w:fldCharType="end"/>
        </w:r>
      </w:del>
      <w:del w:id="765" w:author="赵翔-深圳" w:date="2024-12-22T14:06:44Z">
        <w:r>
          <w:rPr/>
          <w:fldChar w:fldCharType="end"/>
        </w:r>
      </w:del>
    </w:p>
    <w:p w14:paraId="087B2AAB">
      <w:pPr>
        <w:pStyle w:val="27"/>
        <w:tabs>
          <w:tab w:val="right" w:leader="dot" w:pos="8890"/>
        </w:tabs>
        <w:rPr>
          <w:del w:id="766" w:author="赵翔-深圳" w:date="2024-12-22T14:06:44Z"/>
          <w:rFonts w:asciiTheme="minorHAnsi" w:hAnsiTheme="minorHAnsi" w:eastAsiaTheme="minorEastAsia" w:cstheme="minorBidi"/>
          <w:smallCaps w:val="0"/>
          <w:sz w:val="21"/>
          <w:szCs w:val="22"/>
        </w:rPr>
      </w:pPr>
      <w:del w:id="767" w:author="赵翔-深圳" w:date="2024-12-22T14:06:44Z">
        <w:r>
          <w:rPr/>
          <w:fldChar w:fldCharType="begin"/>
        </w:r>
      </w:del>
      <w:del w:id="768" w:author="赵翔-深圳" w:date="2024-12-22T14:06:44Z">
        <w:r>
          <w:rPr/>
          <w:delInstrText xml:space="preserve"> HYPERLINK \l "_Toc181002957" </w:delInstrText>
        </w:r>
      </w:del>
      <w:del w:id="769" w:author="赵翔-深圳" w:date="2024-12-22T14:06:44Z">
        <w:r>
          <w:rPr/>
          <w:fldChar w:fldCharType="separate"/>
        </w:r>
      </w:del>
      <w:del w:id="770" w:author="赵翔-深圳" w:date="2024-12-22T14:06:44Z">
        <w:r>
          <w:rPr>
            <w:rStyle w:val="36"/>
          </w:rPr>
          <w:delText>4.3 洞外联络通道</w:delText>
        </w:r>
      </w:del>
      <w:del w:id="771" w:author="赵翔-深圳" w:date="2024-12-22T14:06:44Z">
        <w:r>
          <w:rPr/>
          <w:tab/>
        </w:r>
      </w:del>
      <w:del w:id="772" w:author="赵翔-深圳" w:date="2024-12-22T14:06:44Z">
        <w:r>
          <w:rPr/>
          <w:fldChar w:fldCharType="begin"/>
        </w:r>
      </w:del>
      <w:del w:id="773" w:author="赵翔-深圳" w:date="2024-12-22T14:06:44Z">
        <w:r>
          <w:rPr/>
          <w:delInstrText xml:space="preserve"> PAGEREF _Toc181002957 \h </w:delInstrText>
        </w:r>
      </w:del>
      <w:del w:id="774" w:author="赵翔-深圳" w:date="2024-12-22T14:06:44Z">
        <w:r>
          <w:rPr/>
          <w:fldChar w:fldCharType="separate"/>
        </w:r>
      </w:del>
      <w:del w:id="775" w:author="赵翔-深圳" w:date="2024-12-22T14:06:44Z">
        <w:r>
          <w:rPr/>
          <w:delText>38</w:delText>
        </w:r>
      </w:del>
      <w:del w:id="776" w:author="赵翔-深圳" w:date="2024-12-22T14:06:44Z">
        <w:r>
          <w:rPr/>
          <w:fldChar w:fldCharType="end"/>
        </w:r>
      </w:del>
      <w:del w:id="777" w:author="赵翔-深圳" w:date="2024-12-22T14:06:44Z">
        <w:r>
          <w:rPr/>
          <w:fldChar w:fldCharType="end"/>
        </w:r>
      </w:del>
    </w:p>
    <w:p w14:paraId="1F93C6B1">
      <w:pPr>
        <w:pStyle w:val="27"/>
        <w:tabs>
          <w:tab w:val="right" w:leader="dot" w:pos="8890"/>
        </w:tabs>
        <w:rPr>
          <w:del w:id="778" w:author="赵翔-深圳" w:date="2024-12-22T14:06:44Z"/>
          <w:rFonts w:asciiTheme="minorHAnsi" w:hAnsiTheme="minorHAnsi" w:eastAsiaTheme="minorEastAsia" w:cstheme="minorBidi"/>
          <w:smallCaps w:val="0"/>
          <w:sz w:val="21"/>
          <w:szCs w:val="22"/>
        </w:rPr>
      </w:pPr>
      <w:del w:id="779" w:author="赵翔-深圳" w:date="2024-12-22T14:06:44Z">
        <w:r>
          <w:rPr/>
          <w:fldChar w:fldCharType="begin"/>
        </w:r>
      </w:del>
      <w:del w:id="780" w:author="赵翔-深圳" w:date="2024-12-22T14:06:44Z">
        <w:r>
          <w:rPr/>
          <w:delInstrText xml:space="preserve"> HYPERLINK \l "_Toc181002958" </w:delInstrText>
        </w:r>
      </w:del>
      <w:del w:id="781" w:author="赵翔-深圳" w:date="2024-12-22T14:06:44Z">
        <w:r>
          <w:rPr/>
          <w:fldChar w:fldCharType="separate"/>
        </w:r>
      </w:del>
      <w:del w:id="782" w:author="赵翔-深圳" w:date="2024-12-22T14:06:44Z">
        <w:r>
          <w:rPr>
            <w:rStyle w:val="36"/>
          </w:rPr>
          <w:delText>4.4 洞口绿化</w:delText>
        </w:r>
      </w:del>
      <w:del w:id="783" w:author="赵翔-深圳" w:date="2024-12-22T14:06:44Z">
        <w:r>
          <w:rPr/>
          <w:tab/>
        </w:r>
      </w:del>
      <w:del w:id="784" w:author="赵翔-深圳" w:date="2024-12-22T14:06:44Z">
        <w:r>
          <w:rPr/>
          <w:fldChar w:fldCharType="begin"/>
        </w:r>
      </w:del>
      <w:del w:id="785" w:author="赵翔-深圳" w:date="2024-12-22T14:06:44Z">
        <w:r>
          <w:rPr/>
          <w:delInstrText xml:space="preserve"> PAGEREF _Toc181002958 \h </w:delInstrText>
        </w:r>
      </w:del>
      <w:del w:id="786" w:author="赵翔-深圳" w:date="2024-12-22T14:06:44Z">
        <w:r>
          <w:rPr/>
          <w:fldChar w:fldCharType="separate"/>
        </w:r>
      </w:del>
      <w:del w:id="787" w:author="赵翔-深圳" w:date="2024-12-22T14:06:44Z">
        <w:r>
          <w:rPr/>
          <w:delText>39</w:delText>
        </w:r>
      </w:del>
      <w:del w:id="788" w:author="赵翔-深圳" w:date="2024-12-22T14:06:44Z">
        <w:r>
          <w:rPr/>
          <w:fldChar w:fldCharType="end"/>
        </w:r>
      </w:del>
      <w:del w:id="789" w:author="赵翔-深圳" w:date="2024-12-22T14:06:44Z">
        <w:r>
          <w:rPr/>
          <w:fldChar w:fldCharType="end"/>
        </w:r>
      </w:del>
    </w:p>
    <w:p w14:paraId="080D1E5C">
      <w:pPr>
        <w:pStyle w:val="27"/>
        <w:tabs>
          <w:tab w:val="right" w:leader="dot" w:pos="8890"/>
        </w:tabs>
        <w:rPr>
          <w:del w:id="790" w:author="赵翔-深圳" w:date="2024-12-22T14:06:44Z"/>
          <w:rFonts w:asciiTheme="minorHAnsi" w:hAnsiTheme="minorHAnsi" w:eastAsiaTheme="minorEastAsia" w:cstheme="minorBidi"/>
          <w:smallCaps w:val="0"/>
          <w:sz w:val="21"/>
          <w:szCs w:val="22"/>
        </w:rPr>
      </w:pPr>
      <w:del w:id="791" w:author="赵翔-深圳" w:date="2024-12-22T14:06:44Z">
        <w:r>
          <w:rPr/>
          <w:fldChar w:fldCharType="begin"/>
        </w:r>
      </w:del>
      <w:del w:id="792" w:author="赵翔-深圳" w:date="2024-12-22T14:06:44Z">
        <w:r>
          <w:rPr/>
          <w:delInstrText xml:space="preserve"> HYPERLINK \l "_Toc181002959" </w:delInstrText>
        </w:r>
      </w:del>
      <w:del w:id="793" w:author="赵翔-深圳" w:date="2024-12-22T14:06:44Z">
        <w:r>
          <w:rPr/>
          <w:fldChar w:fldCharType="separate"/>
        </w:r>
      </w:del>
      <w:del w:id="794" w:author="赵翔-深圳" w:date="2024-12-22T14:06:44Z">
        <w:r>
          <w:rPr>
            <w:rStyle w:val="36"/>
          </w:rPr>
          <w:delText>4.5 房屋设施</w:delText>
        </w:r>
      </w:del>
      <w:del w:id="795" w:author="赵翔-深圳" w:date="2024-12-22T14:06:44Z">
        <w:r>
          <w:rPr/>
          <w:tab/>
        </w:r>
      </w:del>
      <w:del w:id="796" w:author="赵翔-深圳" w:date="2024-12-22T14:06:44Z">
        <w:r>
          <w:rPr/>
          <w:fldChar w:fldCharType="begin"/>
        </w:r>
      </w:del>
      <w:del w:id="797" w:author="赵翔-深圳" w:date="2024-12-22T14:06:44Z">
        <w:r>
          <w:rPr/>
          <w:delInstrText xml:space="preserve"> PAGEREF _Toc181002959 \h </w:delInstrText>
        </w:r>
      </w:del>
      <w:del w:id="798" w:author="赵翔-深圳" w:date="2024-12-22T14:06:44Z">
        <w:r>
          <w:rPr/>
          <w:fldChar w:fldCharType="separate"/>
        </w:r>
      </w:del>
      <w:del w:id="799" w:author="赵翔-深圳" w:date="2024-12-22T14:06:44Z">
        <w:r>
          <w:rPr/>
          <w:delText>40</w:delText>
        </w:r>
      </w:del>
      <w:del w:id="800" w:author="赵翔-深圳" w:date="2024-12-22T14:06:44Z">
        <w:r>
          <w:rPr/>
          <w:fldChar w:fldCharType="end"/>
        </w:r>
      </w:del>
      <w:del w:id="801" w:author="赵翔-深圳" w:date="2024-12-22T14:06:44Z">
        <w:r>
          <w:rPr/>
          <w:fldChar w:fldCharType="end"/>
        </w:r>
      </w:del>
    </w:p>
    <w:p w14:paraId="2642D229">
      <w:pPr>
        <w:pStyle w:val="27"/>
        <w:tabs>
          <w:tab w:val="right" w:leader="dot" w:pos="8890"/>
        </w:tabs>
        <w:rPr>
          <w:del w:id="802" w:author="赵翔-深圳" w:date="2024-12-22T14:06:44Z"/>
          <w:rFonts w:asciiTheme="minorHAnsi" w:hAnsiTheme="minorHAnsi" w:eastAsiaTheme="minorEastAsia" w:cstheme="minorBidi"/>
          <w:smallCaps w:val="0"/>
          <w:sz w:val="21"/>
          <w:szCs w:val="22"/>
        </w:rPr>
      </w:pPr>
      <w:del w:id="803" w:author="赵翔-深圳" w:date="2024-12-22T14:06:44Z">
        <w:r>
          <w:rPr/>
          <w:fldChar w:fldCharType="begin"/>
        </w:r>
      </w:del>
      <w:del w:id="804" w:author="赵翔-深圳" w:date="2024-12-22T14:06:44Z">
        <w:r>
          <w:rPr/>
          <w:delInstrText xml:space="preserve"> HYPERLINK \l "_Toc181002960" </w:delInstrText>
        </w:r>
      </w:del>
      <w:del w:id="805" w:author="赵翔-深圳" w:date="2024-12-22T14:06:44Z">
        <w:r>
          <w:rPr/>
          <w:fldChar w:fldCharType="separate"/>
        </w:r>
      </w:del>
      <w:del w:id="806" w:author="赵翔-深圳" w:date="2024-12-22T14:06:44Z">
        <w:r>
          <w:rPr>
            <w:rStyle w:val="36"/>
          </w:rPr>
          <w:delText>4.6 洞口限高门架</w:delText>
        </w:r>
      </w:del>
      <w:del w:id="807" w:author="赵翔-深圳" w:date="2024-12-22T14:06:44Z">
        <w:r>
          <w:rPr/>
          <w:tab/>
        </w:r>
      </w:del>
      <w:del w:id="808" w:author="赵翔-深圳" w:date="2024-12-22T14:06:44Z">
        <w:r>
          <w:rPr/>
          <w:fldChar w:fldCharType="begin"/>
        </w:r>
      </w:del>
      <w:del w:id="809" w:author="赵翔-深圳" w:date="2024-12-22T14:06:44Z">
        <w:r>
          <w:rPr/>
          <w:delInstrText xml:space="preserve"> PAGEREF _Toc181002960 \h </w:delInstrText>
        </w:r>
      </w:del>
      <w:del w:id="810" w:author="赵翔-深圳" w:date="2024-12-22T14:06:44Z">
        <w:r>
          <w:rPr/>
          <w:fldChar w:fldCharType="separate"/>
        </w:r>
      </w:del>
      <w:del w:id="811" w:author="赵翔-深圳" w:date="2024-12-22T14:06:44Z">
        <w:r>
          <w:rPr/>
          <w:delText>40</w:delText>
        </w:r>
      </w:del>
      <w:del w:id="812" w:author="赵翔-深圳" w:date="2024-12-22T14:06:44Z">
        <w:r>
          <w:rPr/>
          <w:fldChar w:fldCharType="end"/>
        </w:r>
      </w:del>
      <w:del w:id="813" w:author="赵翔-深圳" w:date="2024-12-22T14:06:44Z">
        <w:r>
          <w:rPr/>
          <w:fldChar w:fldCharType="end"/>
        </w:r>
      </w:del>
    </w:p>
    <w:p w14:paraId="7E04618B">
      <w:pPr>
        <w:pStyle w:val="27"/>
        <w:tabs>
          <w:tab w:val="right" w:leader="dot" w:pos="8890"/>
        </w:tabs>
        <w:rPr>
          <w:del w:id="814" w:author="赵翔-深圳" w:date="2024-12-22T14:06:44Z"/>
          <w:rFonts w:asciiTheme="minorHAnsi" w:hAnsiTheme="minorHAnsi" w:eastAsiaTheme="minorEastAsia" w:cstheme="minorBidi"/>
          <w:smallCaps w:val="0"/>
          <w:sz w:val="21"/>
          <w:szCs w:val="22"/>
        </w:rPr>
      </w:pPr>
      <w:del w:id="815" w:author="赵翔-深圳" w:date="2024-12-22T14:06:44Z">
        <w:r>
          <w:rPr/>
          <w:fldChar w:fldCharType="begin"/>
        </w:r>
      </w:del>
      <w:del w:id="816" w:author="赵翔-深圳" w:date="2024-12-22T14:06:44Z">
        <w:r>
          <w:rPr/>
          <w:delInstrText xml:space="preserve"> HYPERLINK \l "_Toc181002961" </w:delInstrText>
        </w:r>
      </w:del>
      <w:del w:id="817" w:author="赵翔-深圳" w:date="2024-12-22T14:06:44Z">
        <w:r>
          <w:rPr/>
          <w:fldChar w:fldCharType="separate"/>
        </w:r>
      </w:del>
      <w:del w:id="818" w:author="赵翔-深圳" w:date="2024-12-22T14:06:44Z">
        <w:r>
          <w:rPr>
            <w:rStyle w:val="36"/>
          </w:rPr>
          <w:delText>4.7 消音设施</w:delText>
        </w:r>
      </w:del>
      <w:del w:id="819" w:author="赵翔-深圳" w:date="2024-12-22T14:06:44Z">
        <w:r>
          <w:rPr/>
          <w:tab/>
        </w:r>
      </w:del>
      <w:del w:id="820" w:author="赵翔-深圳" w:date="2024-12-22T14:06:44Z">
        <w:r>
          <w:rPr/>
          <w:fldChar w:fldCharType="begin"/>
        </w:r>
      </w:del>
      <w:del w:id="821" w:author="赵翔-深圳" w:date="2024-12-22T14:06:44Z">
        <w:r>
          <w:rPr/>
          <w:delInstrText xml:space="preserve"> PAGEREF _Toc181002961 \h </w:delInstrText>
        </w:r>
      </w:del>
      <w:del w:id="822" w:author="赵翔-深圳" w:date="2024-12-22T14:06:44Z">
        <w:r>
          <w:rPr/>
          <w:fldChar w:fldCharType="separate"/>
        </w:r>
      </w:del>
      <w:del w:id="823" w:author="赵翔-深圳" w:date="2024-12-22T14:06:44Z">
        <w:r>
          <w:rPr/>
          <w:delText>40</w:delText>
        </w:r>
      </w:del>
      <w:del w:id="824" w:author="赵翔-深圳" w:date="2024-12-22T14:06:44Z">
        <w:r>
          <w:rPr/>
          <w:fldChar w:fldCharType="end"/>
        </w:r>
      </w:del>
      <w:del w:id="825" w:author="赵翔-深圳" w:date="2024-12-22T14:06:44Z">
        <w:r>
          <w:rPr/>
          <w:fldChar w:fldCharType="end"/>
        </w:r>
      </w:del>
    </w:p>
    <w:p w14:paraId="35967EE8">
      <w:pPr>
        <w:pStyle w:val="27"/>
        <w:tabs>
          <w:tab w:val="right" w:leader="dot" w:pos="8890"/>
        </w:tabs>
        <w:rPr>
          <w:del w:id="826" w:author="赵翔-深圳" w:date="2024-12-22T14:06:44Z"/>
          <w:rFonts w:asciiTheme="minorHAnsi" w:hAnsiTheme="minorHAnsi" w:eastAsiaTheme="minorEastAsia" w:cstheme="minorBidi"/>
          <w:smallCaps w:val="0"/>
          <w:sz w:val="21"/>
          <w:szCs w:val="22"/>
        </w:rPr>
      </w:pPr>
      <w:del w:id="827" w:author="赵翔-深圳" w:date="2024-12-22T14:06:44Z">
        <w:r>
          <w:rPr/>
          <w:fldChar w:fldCharType="begin"/>
        </w:r>
      </w:del>
      <w:del w:id="828" w:author="赵翔-深圳" w:date="2024-12-22T14:06:44Z">
        <w:r>
          <w:rPr/>
          <w:delInstrText xml:space="preserve"> HYPERLINK \l "_Toc181002962" </w:delInstrText>
        </w:r>
      </w:del>
      <w:del w:id="829" w:author="赵翔-深圳" w:date="2024-12-22T14:06:44Z">
        <w:r>
          <w:rPr/>
          <w:fldChar w:fldCharType="separate"/>
        </w:r>
      </w:del>
      <w:del w:id="830" w:author="赵翔-深圳" w:date="2024-12-22T14:06:44Z">
        <w:r>
          <w:rPr>
            <w:rStyle w:val="36"/>
          </w:rPr>
          <w:delText>4.8 减光设施</w:delText>
        </w:r>
      </w:del>
      <w:del w:id="831" w:author="赵翔-深圳" w:date="2024-12-22T14:06:44Z">
        <w:r>
          <w:rPr/>
          <w:tab/>
        </w:r>
      </w:del>
      <w:del w:id="832" w:author="赵翔-深圳" w:date="2024-12-22T14:06:44Z">
        <w:r>
          <w:rPr/>
          <w:fldChar w:fldCharType="begin"/>
        </w:r>
      </w:del>
      <w:del w:id="833" w:author="赵翔-深圳" w:date="2024-12-22T14:06:44Z">
        <w:r>
          <w:rPr/>
          <w:delInstrText xml:space="preserve"> PAGEREF _Toc181002962 \h </w:delInstrText>
        </w:r>
      </w:del>
      <w:del w:id="834" w:author="赵翔-深圳" w:date="2024-12-22T14:06:44Z">
        <w:r>
          <w:rPr/>
          <w:fldChar w:fldCharType="separate"/>
        </w:r>
      </w:del>
      <w:del w:id="835" w:author="赵翔-深圳" w:date="2024-12-22T14:06:44Z">
        <w:r>
          <w:rPr/>
          <w:delText>40</w:delText>
        </w:r>
      </w:del>
      <w:del w:id="836" w:author="赵翔-深圳" w:date="2024-12-22T14:06:44Z">
        <w:r>
          <w:rPr/>
          <w:fldChar w:fldCharType="end"/>
        </w:r>
      </w:del>
      <w:del w:id="837" w:author="赵翔-深圳" w:date="2024-12-22T14:06:44Z">
        <w:r>
          <w:rPr/>
          <w:fldChar w:fldCharType="end"/>
        </w:r>
      </w:del>
    </w:p>
    <w:p w14:paraId="6D7AC2B6">
      <w:pPr>
        <w:pStyle w:val="27"/>
        <w:tabs>
          <w:tab w:val="right" w:leader="dot" w:pos="8890"/>
        </w:tabs>
        <w:rPr>
          <w:del w:id="838" w:author="赵翔-深圳" w:date="2024-12-22T14:06:44Z"/>
          <w:rFonts w:asciiTheme="minorHAnsi" w:hAnsiTheme="minorHAnsi" w:eastAsiaTheme="minorEastAsia" w:cstheme="minorBidi"/>
          <w:smallCaps w:val="0"/>
          <w:sz w:val="21"/>
          <w:szCs w:val="22"/>
        </w:rPr>
      </w:pPr>
      <w:del w:id="839" w:author="赵翔-深圳" w:date="2024-12-22T14:06:44Z">
        <w:r>
          <w:rPr/>
          <w:fldChar w:fldCharType="begin"/>
        </w:r>
      </w:del>
      <w:del w:id="840" w:author="赵翔-深圳" w:date="2024-12-22T14:06:44Z">
        <w:r>
          <w:rPr/>
          <w:delInstrText xml:space="preserve"> HYPERLINK \l "_Toc181002963" </w:delInstrText>
        </w:r>
      </w:del>
      <w:del w:id="841" w:author="赵翔-深圳" w:date="2024-12-22T14:06:44Z">
        <w:r>
          <w:rPr/>
          <w:fldChar w:fldCharType="separate"/>
        </w:r>
      </w:del>
      <w:del w:id="842" w:author="赵翔-深圳" w:date="2024-12-22T14:06:44Z">
        <w:r>
          <w:rPr>
            <w:rStyle w:val="36"/>
          </w:rPr>
          <w:delText>4.9 污水处理设施</w:delText>
        </w:r>
      </w:del>
      <w:del w:id="843" w:author="赵翔-深圳" w:date="2024-12-22T14:06:44Z">
        <w:r>
          <w:rPr/>
          <w:tab/>
        </w:r>
      </w:del>
      <w:del w:id="844" w:author="赵翔-深圳" w:date="2024-12-22T14:06:44Z">
        <w:r>
          <w:rPr/>
          <w:fldChar w:fldCharType="begin"/>
        </w:r>
      </w:del>
      <w:del w:id="845" w:author="赵翔-深圳" w:date="2024-12-22T14:06:44Z">
        <w:r>
          <w:rPr/>
          <w:delInstrText xml:space="preserve"> PAGEREF _Toc181002963 \h </w:delInstrText>
        </w:r>
      </w:del>
      <w:del w:id="846" w:author="赵翔-深圳" w:date="2024-12-22T14:06:44Z">
        <w:r>
          <w:rPr/>
          <w:fldChar w:fldCharType="separate"/>
        </w:r>
      </w:del>
      <w:del w:id="847" w:author="赵翔-深圳" w:date="2024-12-22T14:06:44Z">
        <w:r>
          <w:rPr/>
          <w:delText>40</w:delText>
        </w:r>
      </w:del>
      <w:del w:id="848" w:author="赵翔-深圳" w:date="2024-12-22T14:06:44Z">
        <w:r>
          <w:rPr/>
          <w:fldChar w:fldCharType="end"/>
        </w:r>
      </w:del>
      <w:del w:id="849" w:author="赵翔-深圳" w:date="2024-12-22T14:06:44Z">
        <w:r>
          <w:rPr/>
          <w:fldChar w:fldCharType="end"/>
        </w:r>
      </w:del>
    </w:p>
    <w:p w14:paraId="28F034BD">
      <w:pPr>
        <w:pStyle w:val="27"/>
        <w:tabs>
          <w:tab w:val="right" w:leader="dot" w:pos="8890"/>
        </w:tabs>
        <w:rPr>
          <w:del w:id="850" w:author="赵翔-深圳" w:date="2024-12-22T14:06:44Z"/>
          <w:rFonts w:asciiTheme="minorHAnsi" w:hAnsiTheme="minorHAnsi" w:eastAsiaTheme="minorEastAsia" w:cstheme="minorBidi"/>
          <w:smallCaps w:val="0"/>
          <w:sz w:val="21"/>
          <w:szCs w:val="22"/>
        </w:rPr>
      </w:pPr>
      <w:del w:id="851" w:author="赵翔-深圳" w:date="2024-12-22T14:06:44Z">
        <w:r>
          <w:rPr/>
          <w:fldChar w:fldCharType="begin"/>
        </w:r>
      </w:del>
      <w:del w:id="852" w:author="赵翔-深圳" w:date="2024-12-22T14:06:44Z">
        <w:r>
          <w:rPr/>
          <w:delInstrText xml:space="preserve"> HYPERLINK \l "_Toc181002964" </w:delInstrText>
        </w:r>
      </w:del>
      <w:del w:id="853" w:author="赵翔-深圳" w:date="2024-12-22T14:06:44Z">
        <w:r>
          <w:rPr/>
          <w:fldChar w:fldCharType="separate"/>
        </w:r>
      </w:del>
      <w:del w:id="854" w:author="赵翔-深圳" w:date="2024-12-22T14:06:44Z">
        <w:r>
          <w:rPr>
            <w:rStyle w:val="36"/>
          </w:rPr>
          <w:delText>4.10 洞口雕塑、隧道铭牌</w:delText>
        </w:r>
      </w:del>
      <w:del w:id="855" w:author="赵翔-深圳" w:date="2024-12-22T14:06:44Z">
        <w:r>
          <w:rPr/>
          <w:tab/>
        </w:r>
      </w:del>
      <w:del w:id="856" w:author="赵翔-深圳" w:date="2024-12-22T14:06:44Z">
        <w:r>
          <w:rPr/>
          <w:fldChar w:fldCharType="begin"/>
        </w:r>
      </w:del>
      <w:del w:id="857" w:author="赵翔-深圳" w:date="2024-12-22T14:06:44Z">
        <w:r>
          <w:rPr/>
          <w:delInstrText xml:space="preserve"> PAGEREF _Toc181002964 \h </w:delInstrText>
        </w:r>
      </w:del>
      <w:del w:id="858" w:author="赵翔-深圳" w:date="2024-12-22T14:06:44Z">
        <w:r>
          <w:rPr/>
          <w:fldChar w:fldCharType="separate"/>
        </w:r>
      </w:del>
      <w:del w:id="859" w:author="赵翔-深圳" w:date="2024-12-22T14:06:44Z">
        <w:r>
          <w:rPr/>
          <w:delText>40</w:delText>
        </w:r>
      </w:del>
      <w:del w:id="860" w:author="赵翔-深圳" w:date="2024-12-22T14:06:44Z">
        <w:r>
          <w:rPr/>
          <w:fldChar w:fldCharType="end"/>
        </w:r>
      </w:del>
      <w:del w:id="861" w:author="赵翔-深圳" w:date="2024-12-22T14:06:44Z">
        <w:r>
          <w:rPr/>
          <w:fldChar w:fldCharType="end"/>
        </w:r>
      </w:del>
    </w:p>
    <w:p w14:paraId="10878D6F">
      <w:pPr>
        <w:pStyle w:val="24"/>
        <w:tabs>
          <w:tab w:val="right" w:leader="dot" w:pos="8890"/>
        </w:tabs>
        <w:rPr>
          <w:del w:id="862" w:author="赵翔-深圳" w:date="2024-12-22T14:06:44Z"/>
          <w:rFonts w:asciiTheme="minorHAnsi" w:hAnsiTheme="minorHAnsi" w:eastAsiaTheme="minorEastAsia" w:cstheme="minorBidi"/>
          <w:b w:val="0"/>
          <w:caps w:val="0"/>
          <w:sz w:val="21"/>
          <w:szCs w:val="22"/>
        </w:rPr>
      </w:pPr>
      <w:del w:id="863" w:author="赵翔-深圳" w:date="2024-12-22T14:06:44Z">
        <w:r>
          <w:rPr/>
          <w:fldChar w:fldCharType="begin"/>
        </w:r>
      </w:del>
      <w:del w:id="864" w:author="赵翔-深圳" w:date="2024-12-22T14:06:44Z">
        <w:r>
          <w:rPr/>
          <w:delInstrText xml:space="preserve"> HYPERLINK \l "_Toc181002965" </w:delInstrText>
        </w:r>
      </w:del>
      <w:del w:id="865" w:author="赵翔-深圳" w:date="2024-12-22T14:06:44Z">
        <w:r>
          <w:rPr/>
          <w:fldChar w:fldCharType="separate"/>
        </w:r>
      </w:del>
      <w:del w:id="866" w:author="赵翔-深圳" w:date="2024-12-22T14:06:44Z">
        <w:r>
          <w:rPr>
            <w:rStyle w:val="36"/>
          </w:rPr>
          <w:delText>5 隧道技术状况评定</w:delText>
        </w:r>
      </w:del>
      <w:del w:id="867" w:author="赵翔-深圳" w:date="2024-12-22T14:06:44Z">
        <w:r>
          <w:rPr/>
          <w:tab/>
        </w:r>
      </w:del>
      <w:del w:id="868" w:author="赵翔-深圳" w:date="2024-12-22T14:06:44Z">
        <w:r>
          <w:rPr/>
          <w:fldChar w:fldCharType="begin"/>
        </w:r>
      </w:del>
      <w:del w:id="869" w:author="赵翔-深圳" w:date="2024-12-22T14:06:44Z">
        <w:r>
          <w:rPr/>
          <w:delInstrText xml:space="preserve"> PAGEREF _Toc181002965 \h </w:delInstrText>
        </w:r>
      </w:del>
      <w:del w:id="870" w:author="赵翔-深圳" w:date="2024-12-22T14:06:44Z">
        <w:r>
          <w:rPr/>
          <w:fldChar w:fldCharType="separate"/>
        </w:r>
      </w:del>
      <w:del w:id="871" w:author="赵翔-深圳" w:date="2024-12-22T14:06:44Z">
        <w:r>
          <w:rPr/>
          <w:delText>40</w:delText>
        </w:r>
      </w:del>
      <w:del w:id="872" w:author="赵翔-深圳" w:date="2024-12-22T14:06:44Z">
        <w:r>
          <w:rPr/>
          <w:fldChar w:fldCharType="end"/>
        </w:r>
      </w:del>
      <w:del w:id="873" w:author="赵翔-深圳" w:date="2024-12-22T14:06:44Z">
        <w:r>
          <w:rPr/>
          <w:fldChar w:fldCharType="end"/>
        </w:r>
      </w:del>
    </w:p>
    <w:p w14:paraId="2DCB6D19">
      <w:pPr>
        <w:pStyle w:val="27"/>
        <w:tabs>
          <w:tab w:val="right" w:leader="dot" w:pos="8890"/>
        </w:tabs>
        <w:rPr>
          <w:del w:id="874" w:author="赵翔-深圳" w:date="2024-12-22T14:06:44Z"/>
          <w:rFonts w:asciiTheme="minorHAnsi" w:hAnsiTheme="minorHAnsi" w:eastAsiaTheme="minorEastAsia" w:cstheme="minorBidi"/>
          <w:smallCaps w:val="0"/>
          <w:sz w:val="21"/>
          <w:szCs w:val="22"/>
        </w:rPr>
      </w:pPr>
      <w:del w:id="875" w:author="赵翔-深圳" w:date="2024-12-22T14:06:44Z">
        <w:r>
          <w:rPr/>
          <w:fldChar w:fldCharType="begin"/>
        </w:r>
      </w:del>
      <w:del w:id="876" w:author="赵翔-深圳" w:date="2024-12-22T14:06:44Z">
        <w:r>
          <w:rPr/>
          <w:delInstrText xml:space="preserve"> HYPERLINK \l "_Toc181002966" </w:delInstrText>
        </w:r>
      </w:del>
      <w:del w:id="877" w:author="赵翔-深圳" w:date="2024-12-22T14:06:44Z">
        <w:r>
          <w:rPr/>
          <w:fldChar w:fldCharType="separate"/>
        </w:r>
      </w:del>
      <w:del w:id="878" w:author="赵翔-深圳" w:date="2024-12-22T14:06:44Z">
        <w:r>
          <w:rPr>
            <w:rStyle w:val="36"/>
          </w:rPr>
          <w:delText>5.1 土建结构</w:delText>
        </w:r>
      </w:del>
      <w:del w:id="879" w:author="赵翔-深圳" w:date="2024-12-22T14:06:44Z">
        <w:r>
          <w:rPr/>
          <w:tab/>
        </w:r>
      </w:del>
      <w:del w:id="880" w:author="赵翔-深圳" w:date="2024-12-22T14:06:44Z">
        <w:r>
          <w:rPr/>
          <w:fldChar w:fldCharType="begin"/>
        </w:r>
      </w:del>
      <w:del w:id="881" w:author="赵翔-深圳" w:date="2024-12-22T14:06:44Z">
        <w:r>
          <w:rPr/>
          <w:delInstrText xml:space="preserve"> PAGEREF _Toc181002966 \h </w:delInstrText>
        </w:r>
      </w:del>
      <w:del w:id="882" w:author="赵翔-深圳" w:date="2024-12-22T14:06:44Z">
        <w:r>
          <w:rPr/>
          <w:fldChar w:fldCharType="separate"/>
        </w:r>
      </w:del>
      <w:del w:id="883" w:author="赵翔-深圳" w:date="2024-12-22T14:06:44Z">
        <w:r>
          <w:rPr/>
          <w:delText>41</w:delText>
        </w:r>
      </w:del>
      <w:del w:id="884" w:author="赵翔-深圳" w:date="2024-12-22T14:06:44Z">
        <w:r>
          <w:rPr/>
          <w:fldChar w:fldCharType="end"/>
        </w:r>
      </w:del>
      <w:del w:id="885" w:author="赵翔-深圳" w:date="2024-12-22T14:06:44Z">
        <w:r>
          <w:rPr/>
          <w:fldChar w:fldCharType="end"/>
        </w:r>
      </w:del>
    </w:p>
    <w:p w14:paraId="57D172F6">
      <w:pPr>
        <w:pStyle w:val="27"/>
        <w:tabs>
          <w:tab w:val="right" w:leader="dot" w:pos="8890"/>
        </w:tabs>
        <w:rPr>
          <w:del w:id="886" w:author="赵翔-深圳" w:date="2024-12-22T14:06:44Z"/>
          <w:rFonts w:asciiTheme="minorHAnsi" w:hAnsiTheme="minorHAnsi" w:eastAsiaTheme="minorEastAsia" w:cstheme="minorBidi"/>
          <w:smallCaps w:val="0"/>
          <w:sz w:val="21"/>
          <w:szCs w:val="22"/>
        </w:rPr>
      </w:pPr>
      <w:del w:id="887" w:author="赵翔-深圳" w:date="2024-12-22T14:06:44Z">
        <w:r>
          <w:rPr/>
          <w:fldChar w:fldCharType="begin"/>
        </w:r>
      </w:del>
      <w:del w:id="888" w:author="赵翔-深圳" w:date="2024-12-22T14:06:44Z">
        <w:r>
          <w:rPr/>
          <w:delInstrText xml:space="preserve"> HYPERLINK \l "_Toc181002967" </w:delInstrText>
        </w:r>
      </w:del>
      <w:del w:id="889" w:author="赵翔-深圳" w:date="2024-12-22T14:06:44Z">
        <w:r>
          <w:rPr/>
          <w:fldChar w:fldCharType="separate"/>
        </w:r>
      </w:del>
      <w:del w:id="890" w:author="赵翔-深圳" w:date="2024-12-22T14:06:44Z">
        <w:r>
          <w:rPr>
            <w:rStyle w:val="36"/>
          </w:rPr>
          <w:delText>5.2 其他工程设施</w:delText>
        </w:r>
      </w:del>
      <w:del w:id="891" w:author="赵翔-深圳" w:date="2024-12-22T14:06:44Z">
        <w:r>
          <w:rPr/>
          <w:tab/>
        </w:r>
      </w:del>
      <w:del w:id="892" w:author="赵翔-深圳" w:date="2024-12-22T14:06:44Z">
        <w:r>
          <w:rPr/>
          <w:fldChar w:fldCharType="begin"/>
        </w:r>
      </w:del>
      <w:del w:id="893" w:author="赵翔-深圳" w:date="2024-12-22T14:06:44Z">
        <w:r>
          <w:rPr/>
          <w:delInstrText xml:space="preserve"> PAGEREF _Toc181002967 \h </w:delInstrText>
        </w:r>
      </w:del>
      <w:del w:id="894" w:author="赵翔-深圳" w:date="2024-12-22T14:06:44Z">
        <w:r>
          <w:rPr/>
          <w:fldChar w:fldCharType="separate"/>
        </w:r>
      </w:del>
      <w:del w:id="895" w:author="赵翔-深圳" w:date="2024-12-22T14:06:44Z">
        <w:r>
          <w:rPr/>
          <w:delText>43</w:delText>
        </w:r>
      </w:del>
      <w:del w:id="896" w:author="赵翔-深圳" w:date="2024-12-22T14:06:44Z">
        <w:r>
          <w:rPr/>
          <w:fldChar w:fldCharType="end"/>
        </w:r>
      </w:del>
      <w:del w:id="897" w:author="赵翔-深圳" w:date="2024-12-22T14:06:44Z">
        <w:r>
          <w:rPr/>
          <w:fldChar w:fldCharType="end"/>
        </w:r>
      </w:del>
    </w:p>
    <w:p w14:paraId="75896B8A">
      <w:pPr>
        <w:pStyle w:val="24"/>
        <w:tabs>
          <w:tab w:val="right" w:leader="dot" w:pos="8890"/>
        </w:tabs>
        <w:rPr>
          <w:del w:id="898" w:author="赵翔-深圳" w:date="2024-12-22T14:06:44Z"/>
          <w:rFonts w:asciiTheme="minorHAnsi" w:hAnsiTheme="minorHAnsi" w:eastAsiaTheme="minorEastAsia" w:cstheme="minorBidi"/>
          <w:b w:val="0"/>
          <w:caps w:val="0"/>
          <w:sz w:val="21"/>
          <w:szCs w:val="22"/>
        </w:rPr>
      </w:pPr>
      <w:del w:id="899" w:author="赵翔-深圳" w:date="2024-12-22T14:06:44Z">
        <w:r>
          <w:rPr/>
          <w:fldChar w:fldCharType="begin"/>
        </w:r>
      </w:del>
      <w:del w:id="900" w:author="赵翔-深圳" w:date="2024-12-22T14:06:44Z">
        <w:r>
          <w:rPr/>
          <w:delInstrText xml:space="preserve"> HYPERLINK \l "_Toc181002968" </w:delInstrText>
        </w:r>
      </w:del>
      <w:del w:id="901" w:author="赵翔-深圳" w:date="2024-12-22T14:06:44Z">
        <w:r>
          <w:rPr/>
          <w:fldChar w:fldCharType="separate"/>
        </w:r>
      </w:del>
      <w:del w:id="902" w:author="赵翔-深圳" w:date="2024-12-22T14:06:44Z">
        <w:r>
          <w:rPr>
            <w:rStyle w:val="36"/>
          </w:rPr>
          <w:delText>6 隧道病害汇总</w:delText>
        </w:r>
      </w:del>
      <w:del w:id="903" w:author="赵翔-深圳" w:date="2024-12-22T14:06:44Z">
        <w:r>
          <w:rPr/>
          <w:tab/>
        </w:r>
      </w:del>
      <w:del w:id="904" w:author="赵翔-深圳" w:date="2024-12-22T14:06:44Z">
        <w:r>
          <w:rPr/>
          <w:fldChar w:fldCharType="begin"/>
        </w:r>
      </w:del>
      <w:del w:id="905" w:author="赵翔-深圳" w:date="2024-12-22T14:06:44Z">
        <w:r>
          <w:rPr/>
          <w:delInstrText xml:space="preserve"> PAGEREF _Toc181002968 \h </w:delInstrText>
        </w:r>
      </w:del>
      <w:del w:id="906" w:author="赵翔-深圳" w:date="2024-12-22T14:06:44Z">
        <w:r>
          <w:rPr/>
          <w:fldChar w:fldCharType="separate"/>
        </w:r>
      </w:del>
      <w:del w:id="907" w:author="赵翔-深圳" w:date="2024-12-22T14:06:44Z">
        <w:r>
          <w:rPr/>
          <w:delText>44</w:delText>
        </w:r>
      </w:del>
      <w:del w:id="908" w:author="赵翔-深圳" w:date="2024-12-22T14:06:44Z">
        <w:r>
          <w:rPr/>
          <w:fldChar w:fldCharType="end"/>
        </w:r>
      </w:del>
      <w:del w:id="909" w:author="赵翔-深圳" w:date="2024-12-22T14:06:44Z">
        <w:r>
          <w:rPr/>
          <w:fldChar w:fldCharType="end"/>
        </w:r>
      </w:del>
    </w:p>
    <w:p w14:paraId="3A53406C">
      <w:pPr>
        <w:pStyle w:val="27"/>
        <w:tabs>
          <w:tab w:val="right" w:leader="dot" w:pos="8890"/>
        </w:tabs>
        <w:rPr>
          <w:del w:id="910" w:author="赵翔-深圳" w:date="2024-12-22T14:06:44Z"/>
          <w:rFonts w:asciiTheme="minorHAnsi" w:hAnsiTheme="minorHAnsi" w:eastAsiaTheme="minorEastAsia" w:cstheme="minorBidi"/>
          <w:smallCaps w:val="0"/>
          <w:sz w:val="21"/>
          <w:szCs w:val="22"/>
        </w:rPr>
      </w:pPr>
      <w:del w:id="911" w:author="赵翔-深圳" w:date="2024-12-22T14:06:44Z">
        <w:r>
          <w:rPr/>
          <w:fldChar w:fldCharType="begin"/>
        </w:r>
      </w:del>
      <w:del w:id="912" w:author="赵翔-深圳" w:date="2024-12-22T14:06:44Z">
        <w:r>
          <w:rPr/>
          <w:delInstrText xml:space="preserve"> HYPERLINK \l "_Toc181002969" </w:delInstrText>
        </w:r>
      </w:del>
      <w:del w:id="913" w:author="赵翔-深圳" w:date="2024-12-22T14:06:44Z">
        <w:r>
          <w:rPr/>
          <w:fldChar w:fldCharType="separate"/>
        </w:r>
      </w:del>
      <w:del w:id="914" w:author="赵翔-深圳" w:date="2024-12-22T14:06:44Z">
        <w:r>
          <w:rPr>
            <w:rStyle w:val="36"/>
          </w:rPr>
          <w:delText>6.1 土建结构病害汇总</w:delText>
        </w:r>
      </w:del>
      <w:del w:id="915" w:author="赵翔-深圳" w:date="2024-12-22T14:06:44Z">
        <w:r>
          <w:rPr/>
          <w:tab/>
        </w:r>
      </w:del>
      <w:del w:id="916" w:author="赵翔-深圳" w:date="2024-12-22T14:06:44Z">
        <w:r>
          <w:rPr/>
          <w:fldChar w:fldCharType="begin"/>
        </w:r>
      </w:del>
      <w:del w:id="917" w:author="赵翔-深圳" w:date="2024-12-22T14:06:44Z">
        <w:r>
          <w:rPr/>
          <w:delInstrText xml:space="preserve"> PAGEREF _Toc181002969 \h </w:delInstrText>
        </w:r>
      </w:del>
      <w:del w:id="918" w:author="赵翔-深圳" w:date="2024-12-22T14:06:44Z">
        <w:r>
          <w:rPr/>
          <w:fldChar w:fldCharType="separate"/>
        </w:r>
      </w:del>
      <w:del w:id="919" w:author="赵翔-深圳" w:date="2024-12-22T14:06:44Z">
        <w:r>
          <w:rPr/>
          <w:delText>44</w:delText>
        </w:r>
      </w:del>
      <w:del w:id="920" w:author="赵翔-深圳" w:date="2024-12-22T14:06:44Z">
        <w:r>
          <w:rPr/>
          <w:fldChar w:fldCharType="end"/>
        </w:r>
      </w:del>
      <w:del w:id="921" w:author="赵翔-深圳" w:date="2024-12-22T14:06:44Z">
        <w:r>
          <w:rPr/>
          <w:fldChar w:fldCharType="end"/>
        </w:r>
      </w:del>
    </w:p>
    <w:p w14:paraId="612976E7">
      <w:pPr>
        <w:pStyle w:val="27"/>
        <w:tabs>
          <w:tab w:val="right" w:leader="dot" w:pos="8890"/>
        </w:tabs>
        <w:rPr>
          <w:del w:id="922" w:author="赵翔-深圳" w:date="2024-12-22T14:06:44Z"/>
          <w:rFonts w:asciiTheme="minorHAnsi" w:hAnsiTheme="minorHAnsi" w:eastAsiaTheme="minorEastAsia" w:cstheme="minorBidi"/>
          <w:smallCaps w:val="0"/>
          <w:sz w:val="21"/>
          <w:szCs w:val="22"/>
        </w:rPr>
      </w:pPr>
      <w:del w:id="923" w:author="赵翔-深圳" w:date="2024-12-22T14:06:44Z">
        <w:r>
          <w:rPr/>
          <w:fldChar w:fldCharType="begin"/>
        </w:r>
      </w:del>
      <w:del w:id="924" w:author="赵翔-深圳" w:date="2024-12-22T14:06:44Z">
        <w:r>
          <w:rPr/>
          <w:delInstrText xml:space="preserve"> HYPERLINK \l "_Toc181002970" </w:delInstrText>
        </w:r>
      </w:del>
      <w:del w:id="925" w:author="赵翔-深圳" w:date="2024-12-22T14:06:44Z">
        <w:r>
          <w:rPr/>
          <w:fldChar w:fldCharType="separate"/>
        </w:r>
      </w:del>
      <w:del w:id="926" w:author="赵翔-深圳" w:date="2024-12-22T14:06:44Z">
        <w:r>
          <w:rPr>
            <w:rStyle w:val="36"/>
          </w:rPr>
          <w:delText>6.2 其他工程设施病害汇总</w:delText>
        </w:r>
      </w:del>
      <w:del w:id="927" w:author="赵翔-深圳" w:date="2024-12-22T14:06:44Z">
        <w:r>
          <w:rPr/>
          <w:tab/>
        </w:r>
      </w:del>
      <w:del w:id="928" w:author="赵翔-深圳" w:date="2024-12-22T14:06:44Z">
        <w:r>
          <w:rPr/>
          <w:fldChar w:fldCharType="begin"/>
        </w:r>
      </w:del>
      <w:del w:id="929" w:author="赵翔-深圳" w:date="2024-12-22T14:06:44Z">
        <w:r>
          <w:rPr/>
          <w:delInstrText xml:space="preserve"> PAGEREF _Toc181002970 \h </w:delInstrText>
        </w:r>
      </w:del>
      <w:del w:id="930" w:author="赵翔-深圳" w:date="2024-12-22T14:06:44Z">
        <w:r>
          <w:rPr/>
          <w:fldChar w:fldCharType="separate"/>
        </w:r>
      </w:del>
      <w:del w:id="931" w:author="赵翔-深圳" w:date="2024-12-22T14:06:44Z">
        <w:r>
          <w:rPr/>
          <w:delText>47</w:delText>
        </w:r>
      </w:del>
      <w:del w:id="932" w:author="赵翔-深圳" w:date="2024-12-22T14:06:44Z">
        <w:r>
          <w:rPr/>
          <w:fldChar w:fldCharType="end"/>
        </w:r>
      </w:del>
      <w:del w:id="933" w:author="赵翔-深圳" w:date="2024-12-22T14:06:44Z">
        <w:r>
          <w:rPr/>
          <w:fldChar w:fldCharType="end"/>
        </w:r>
      </w:del>
    </w:p>
    <w:p w14:paraId="7FD8D8B1">
      <w:pPr>
        <w:pStyle w:val="27"/>
        <w:tabs>
          <w:tab w:val="right" w:leader="dot" w:pos="8890"/>
        </w:tabs>
        <w:rPr>
          <w:del w:id="934" w:author="赵翔-深圳" w:date="2024-12-22T14:06:44Z"/>
          <w:rFonts w:asciiTheme="minorHAnsi" w:hAnsiTheme="minorHAnsi" w:eastAsiaTheme="minorEastAsia" w:cstheme="minorBidi"/>
          <w:smallCaps w:val="0"/>
          <w:sz w:val="21"/>
          <w:szCs w:val="22"/>
        </w:rPr>
      </w:pPr>
      <w:del w:id="935" w:author="赵翔-深圳" w:date="2024-12-22T14:06:44Z">
        <w:r>
          <w:rPr/>
          <w:fldChar w:fldCharType="begin"/>
        </w:r>
      </w:del>
      <w:del w:id="936" w:author="赵翔-深圳" w:date="2024-12-22T14:06:44Z">
        <w:r>
          <w:rPr/>
          <w:delInstrText xml:space="preserve"> HYPERLINK \l "_Toc181002971" </w:delInstrText>
        </w:r>
      </w:del>
      <w:del w:id="937" w:author="赵翔-深圳" w:date="2024-12-22T14:06:44Z">
        <w:r>
          <w:rPr/>
          <w:fldChar w:fldCharType="separate"/>
        </w:r>
      </w:del>
      <w:del w:id="938" w:author="赵翔-深圳" w:date="2024-12-22T14:06:44Z">
        <w:r>
          <w:rPr>
            <w:rStyle w:val="36"/>
          </w:rPr>
          <w:delText>6.3 病害原因分析</w:delText>
        </w:r>
      </w:del>
      <w:del w:id="939" w:author="赵翔-深圳" w:date="2024-12-22T14:06:44Z">
        <w:r>
          <w:rPr/>
          <w:tab/>
        </w:r>
      </w:del>
      <w:del w:id="940" w:author="赵翔-深圳" w:date="2024-12-22T14:06:44Z">
        <w:r>
          <w:rPr/>
          <w:fldChar w:fldCharType="begin"/>
        </w:r>
      </w:del>
      <w:del w:id="941" w:author="赵翔-深圳" w:date="2024-12-22T14:06:44Z">
        <w:r>
          <w:rPr/>
          <w:delInstrText xml:space="preserve"> PAGEREF _Toc181002971 \h </w:delInstrText>
        </w:r>
      </w:del>
      <w:del w:id="942" w:author="赵翔-深圳" w:date="2024-12-22T14:06:44Z">
        <w:r>
          <w:rPr/>
          <w:fldChar w:fldCharType="separate"/>
        </w:r>
      </w:del>
      <w:del w:id="943" w:author="赵翔-深圳" w:date="2024-12-22T14:06:44Z">
        <w:r>
          <w:rPr/>
          <w:delText>48</w:delText>
        </w:r>
      </w:del>
      <w:del w:id="944" w:author="赵翔-深圳" w:date="2024-12-22T14:06:44Z">
        <w:r>
          <w:rPr/>
          <w:fldChar w:fldCharType="end"/>
        </w:r>
      </w:del>
      <w:del w:id="945" w:author="赵翔-深圳" w:date="2024-12-22T14:06:44Z">
        <w:r>
          <w:rPr/>
          <w:fldChar w:fldCharType="end"/>
        </w:r>
      </w:del>
    </w:p>
    <w:p w14:paraId="037D3207">
      <w:pPr>
        <w:pStyle w:val="24"/>
        <w:tabs>
          <w:tab w:val="right" w:leader="dot" w:pos="8890"/>
        </w:tabs>
        <w:rPr>
          <w:del w:id="946" w:author="赵翔-深圳" w:date="2024-12-22T14:06:44Z"/>
          <w:rFonts w:asciiTheme="minorHAnsi" w:hAnsiTheme="minorHAnsi" w:eastAsiaTheme="minorEastAsia" w:cstheme="minorBidi"/>
          <w:b w:val="0"/>
          <w:caps w:val="0"/>
          <w:sz w:val="21"/>
          <w:szCs w:val="22"/>
        </w:rPr>
      </w:pPr>
      <w:del w:id="947" w:author="赵翔-深圳" w:date="2024-12-22T14:06:44Z">
        <w:r>
          <w:rPr/>
          <w:fldChar w:fldCharType="begin"/>
        </w:r>
      </w:del>
      <w:del w:id="948" w:author="赵翔-深圳" w:date="2024-12-22T14:06:44Z">
        <w:r>
          <w:rPr/>
          <w:delInstrText xml:space="preserve"> HYPERLINK \l "_Toc181002972" </w:delInstrText>
        </w:r>
      </w:del>
      <w:del w:id="949" w:author="赵翔-深圳" w:date="2024-12-22T14:06:44Z">
        <w:r>
          <w:rPr/>
          <w:fldChar w:fldCharType="separate"/>
        </w:r>
      </w:del>
      <w:del w:id="950" w:author="赵翔-深圳" w:date="2024-12-22T14:06:44Z">
        <w:r>
          <w:rPr>
            <w:rStyle w:val="36"/>
          </w:rPr>
          <w:delText>7 与末次定检结果对比分析</w:delText>
        </w:r>
      </w:del>
      <w:del w:id="951" w:author="赵翔-深圳" w:date="2024-12-22T14:06:44Z">
        <w:r>
          <w:rPr/>
          <w:tab/>
        </w:r>
      </w:del>
      <w:del w:id="952" w:author="赵翔-深圳" w:date="2024-12-22T14:06:44Z">
        <w:r>
          <w:rPr/>
          <w:fldChar w:fldCharType="begin"/>
        </w:r>
      </w:del>
      <w:del w:id="953" w:author="赵翔-深圳" w:date="2024-12-22T14:06:44Z">
        <w:r>
          <w:rPr/>
          <w:delInstrText xml:space="preserve"> PAGEREF _Toc181002972 \h </w:delInstrText>
        </w:r>
      </w:del>
      <w:del w:id="954" w:author="赵翔-深圳" w:date="2024-12-22T14:06:44Z">
        <w:r>
          <w:rPr/>
          <w:fldChar w:fldCharType="separate"/>
        </w:r>
      </w:del>
      <w:del w:id="955" w:author="赵翔-深圳" w:date="2024-12-22T14:06:44Z">
        <w:r>
          <w:rPr/>
          <w:delText>48</w:delText>
        </w:r>
      </w:del>
      <w:del w:id="956" w:author="赵翔-深圳" w:date="2024-12-22T14:06:44Z">
        <w:r>
          <w:rPr/>
          <w:fldChar w:fldCharType="end"/>
        </w:r>
      </w:del>
      <w:del w:id="957" w:author="赵翔-深圳" w:date="2024-12-22T14:06:44Z">
        <w:r>
          <w:rPr/>
          <w:fldChar w:fldCharType="end"/>
        </w:r>
      </w:del>
    </w:p>
    <w:p w14:paraId="5427E392">
      <w:pPr>
        <w:pStyle w:val="27"/>
        <w:tabs>
          <w:tab w:val="right" w:leader="dot" w:pos="8890"/>
        </w:tabs>
        <w:rPr>
          <w:del w:id="958" w:author="赵翔-深圳" w:date="2024-12-22T14:06:44Z"/>
          <w:rFonts w:asciiTheme="minorHAnsi" w:hAnsiTheme="minorHAnsi" w:eastAsiaTheme="minorEastAsia" w:cstheme="minorBidi"/>
          <w:smallCaps w:val="0"/>
          <w:sz w:val="21"/>
          <w:szCs w:val="22"/>
        </w:rPr>
      </w:pPr>
      <w:del w:id="959" w:author="赵翔-深圳" w:date="2024-12-22T14:06:44Z">
        <w:r>
          <w:rPr/>
          <w:fldChar w:fldCharType="begin"/>
        </w:r>
      </w:del>
      <w:del w:id="960" w:author="赵翔-深圳" w:date="2024-12-22T14:06:44Z">
        <w:r>
          <w:rPr/>
          <w:delInstrText xml:space="preserve"> HYPERLINK \l "_Toc181002973" </w:delInstrText>
        </w:r>
      </w:del>
      <w:del w:id="961" w:author="赵翔-深圳" w:date="2024-12-22T14:06:44Z">
        <w:r>
          <w:rPr/>
          <w:fldChar w:fldCharType="separate"/>
        </w:r>
      </w:del>
      <w:del w:id="962" w:author="赵翔-深圳" w:date="2024-12-22T14:06:44Z">
        <w:r>
          <w:rPr>
            <w:rStyle w:val="36"/>
          </w:rPr>
          <w:delText xml:space="preserve">7.1 </w:delText>
        </w:r>
      </w:del>
      <w:del w:id="963" w:author="赵翔-深圳" w:date="2024-12-22T14:06:44Z">
        <w:r>
          <w:rPr>
            <w:rStyle w:val="36"/>
            <w:rFonts w:hint="eastAsia"/>
            <w:lang w:val="en-US" w:eastAsia="zh-CN"/>
          </w:rPr>
          <w:delText>赤水溪隧道</w:delText>
        </w:r>
      </w:del>
      <w:del w:id="964" w:author="赵翔-深圳" w:date="2024-12-22T14:06:44Z">
        <w:r>
          <w:rPr>
            <w:rStyle w:val="36"/>
          </w:rPr>
          <w:delText>左洞末次定检结果对比</w:delText>
        </w:r>
      </w:del>
      <w:del w:id="965" w:author="赵翔-深圳" w:date="2024-12-22T14:06:44Z">
        <w:r>
          <w:rPr/>
          <w:tab/>
        </w:r>
      </w:del>
      <w:del w:id="966" w:author="赵翔-深圳" w:date="2024-12-22T14:06:44Z">
        <w:r>
          <w:rPr/>
          <w:fldChar w:fldCharType="begin"/>
        </w:r>
      </w:del>
      <w:del w:id="967" w:author="赵翔-深圳" w:date="2024-12-22T14:06:44Z">
        <w:r>
          <w:rPr/>
          <w:delInstrText xml:space="preserve"> PAGEREF _Toc181002973 \h </w:delInstrText>
        </w:r>
      </w:del>
      <w:del w:id="968" w:author="赵翔-深圳" w:date="2024-12-22T14:06:44Z">
        <w:r>
          <w:rPr/>
          <w:fldChar w:fldCharType="separate"/>
        </w:r>
      </w:del>
      <w:del w:id="969" w:author="赵翔-深圳" w:date="2024-12-22T14:06:44Z">
        <w:r>
          <w:rPr/>
          <w:delText>48</w:delText>
        </w:r>
      </w:del>
      <w:del w:id="970" w:author="赵翔-深圳" w:date="2024-12-22T14:06:44Z">
        <w:r>
          <w:rPr/>
          <w:fldChar w:fldCharType="end"/>
        </w:r>
      </w:del>
      <w:del w:id="971" w:author="赵翔-深圳" w:date="2024-12-22T14:06:44Z">
        <w:r>
          <w:rPr/>
          <w:fldChar w:fldCharType="end"/>
        </w:r>
      </w:del>
    </w:p>
    <w:p w14:paraId="2FAEAB9B">
      <w:pPr>
        <w:pStyle w:val="27"/>
        <w:tabs>
          <w:tab w:val="right" w:leader="dot" w:pos="8890"/>
        </w:tabs>
        <w:rPr>
          <w:del w:id="972" w:author="赵翔-深圳" w:date="2024-12-22T14:06:44Z"/>
          <w:rFonts w:asciiTheme="minorHAnsi" w:hAnsiTheme="minorHAnsi" w:eastAsiaTheme="minorEastAsia" w:cstheme="minorBidi"/>
          <w:smallCaps w:val="0"/>
          <w:sz w:val="21"/>
          <w:szCs w:val="22"/>
        </w:rPr>
      </w:pPr>
      <w:del w:id="973" w:author="赵翔-深圳" w:date="2024-12-22T14:06:44Z">
        <w:r>
          <w:rPr/>
          <w:fldChar w:fldCharType="begin"/>
        </w:r>
      </w:del>
      <w:del w:id="974" w:author="赵翔-深圳" w:date="2024-12-22T14:06:44Z">
        <w:r>
          <w:rPr/>
          <w:delInstrText xml:space="preserve"> HYPERLINK \l "_Toc181002974" </w:delInstrText>
        </w:r>
      </w:del>
      <w:del w:id="975" w:author="赵翔-深圳" w:date="2024-12-22T14:06:44Z">
        <w:r>
          <w:rPr/>
          <w:fldChar w:fldCharType="separate"/>
        </w:r>
      </w:del>
      <w:del w:id="976" w:author="赵翔-深圳" w:date="2024-12-22T14:06:44Z">
        <w:r>
          <w:rPr>
            <w:rStyle w:val="36"/>
          </w:rPr>
          <w:delText xml:space="preserve">7.2 </w:delText>
        </w:r>
      </w:del>
      <w:del w:id="977" w:author="赵翔-深圳" w:date="2024-12-22T14:06:44Z">
        <w:r>
          <w:rPr>
            <w:rStyle w:val="36"/>
            <w:rFonts w:hint="eastAsia"/>
            <w:lang w:val="en-US" w:eastAsia="zh-CN"/>
          </w:rPr>
          <w:delText>赤水溪隧道</w:delText>
        </w:r>
      </w:del>
      <w:del w:id="978" w:author="赵翔-深圳" w:date="2024-12-22T14:06:44Z">
        <w:r>
          <w:rPr>
            <w:rStyle w:val="36"/>
          </w:rPr>
          <w:delText>右洞末次定检结果对比</w:delText>
        </w:r>
      </w:del>
      <w:del w:id="979" w:author="赵翔-深圳" w:date="2024-12-22T14:06:44Z">
        <w:r>
          <w:rPr/>
          <w:tab/>
        </w:r>
      </w:del>
      <w:del w:id="980" w:author="赵翔-深圳" w:date="2024-12-22T14:06:44Z">
        <w:r>
          <w:rPr/>
          <w:fldChar w:fldCharType="begin"/>
        </w:r>
      </w:del>
      <w:del w:id="981" w:author="赵翔-深圳" w:date="2024-12-22T14:06:44Z">
        <w:r>
          <w:rPr/>
          <w:delInstrText xml:space="preserve"> PAGEREF _Toc181002974 \h </w:delInstrText>
        </w:r>
      </w:del>
      <w:del w:id="982" w:author="赵翔-深圳" w:date="2024-12-22T14:06:44Z">
        <w:r>
          <w:rPr/>
          <w:fldChar w:fldCharType="separate"/>
        </w:r>
      </w:del>
      <w:del w:id="983" w:author="赵翔-深圳" w:date="2024-12-22T14:06:44Z">
        <w:r>
          <w:rPr/>
          <w:delText>50</w:delText>
        </w:r>
      </w:del>
      <w:del w:id="984" w:author="赵翔-深圳" w:date="2024-12-22T14:06:44Z">
        <w:r>
          <w:rPr/>
          <w:fldChar w:fldCharType="end"/>
        </w:r>
      </w:del>
      <w:del w:id="985" w:author="赵翔-深圳" w:date="2024-12-22T14:06:44Z">
        <w:r>
          <w:rPr/>
          <w:fldChar w:fldCharType="end"/>
        </w:r>
      </w:del>
    </w:p>
    <w:p w14:paraId="5706B51C">
      <w:pPr>
        <w:pStyle w:val="24"/>
        <w:tabs>
          <w:tab w:val="right" w:leader="dot" w:pos="8890"/>
        </w:tabs>
        <w:rPr>
          <w:del w:id="986" w:author="赵翔-深圳" w:date="2024-12-22T14:06:44Z"/>
          <w:rFonts w:asciiTheme="minorHAnsi" w:hAnsiTheme="minorHAnsi" w:eastAsiaTheme="minorEastAsia" w:cstheme="minorBidi"/>
          <w:b w:val="0"/>
          <w:caps w:val="0"/>
          <w:sz w:val="21"/>
          <w:szCs w:val="22"/>
        </w:rPr>
      </w:pPr>
      <w:del w:id="987" w:author="赵翔-深圳" w:date="2024-12-22T14:06:44Z">
        <w:r>
          <w:rPr/>
          <w:fldChar w:fldCharType="begin"/>
        </w:r>
      </w:del>
      <w:del w:id="988" w:author="赵翔-深圳" w:date="2024-12-22T14:06:44Z">
        <w:r>
          <w:rPr/>
          <w:delInstrText xml:space="preserve"> HYPERLINK \l "_Toc181002975" </w:delInstrText>
        </w:r>
      </w:del>
      <w:del w:id="989" w:author="赵翔-深圳" w:date="2024-12-22T14:06:44Z">
        <w:r>
          <w:rPr/>
          <w:fldChar w:fldCharType="separate"/>
        </w:r>
      </w:del>
      <w:del w:id="990" w:author="赵翔-深圳" w:date="2024-12-22T14:06:44Z">
        <w:r>
          <w:rPr>
            <w:rStyle w:val="36"/>
          </w:rPr>
          <w:delText>8 结论与建议</w:delText>
        </w:r>
      </w:del>
      <w:del w:id="991" w:author="赵翔-深圳" w:date="2024-12-22T14:06:44Z">
        <w:r>
          <w:rPr/>
          <w:tab/>
        </w:r>
      </w:del>
      <w:del w:id="992" w:author="赵翔-深圳" w:date="2024-12-22T14:06:44Z">
        <w:r>
          <w:rPr/>
          <w:fldChar w:fldCharType="begin"/>
        </w:r>
      </w:del>
      <w:del w:id="993" w:author="赵翔-深圳" w:date="2024-12-22T14:06:44Z">
        <w:r>
          <w:rPr/>
          <w:delInstrText xml:space="preserve"> PAGEREF _Toc181002975 \h </w:delInstrText>
        </w:r>
      </w:del>
      <w:del w:id="994" w:author="赵翔-深圳" w:date="2024-12-22T14:06:44Z">
        <w:r>
          <w:rPr/>
          <w:fldChar w:fldCharType="separate"/>
        </w:r>
      </w:del>
      <w:del w:id="995" w:author="赵翔-深圳" w:date="2024-12-22T14:06:44Z">
        <w:r>
          <w:rPr/>
          <w:delText>52</w:delText>
        </w:r>
      </w:del>
      <w:del w:id="996" w:author="赵翔-深圳" w:date="2024-12-22T14:06:44Z">
        <w:r>
          <w:rPr/>
          <w:fldChar w:fldCharType="end"/>
        </w:r>
      </w:del>
      <w:del w:id="997" w:author="赵翔-深圳" w:date="2024-12-22T14:06:44Z">
        <w:r>
          <w:rPr/>
          <w:fldChar w:fldCharType="end"/>
        </w:r>
      </w:del>
    </w:p>
    <w:p w14:paraId="3919702E">
      <w:pPr>
        <w:pStyle w:val="27"/>
        <w:tabs>
          <w:tab w:val="right" w:leader="dot" w:pos="8890"/>
        </w:tabs>
        <w:rPr>
          <w:del w:id="998" w:author="赵翔-深圳" w:date="2024-12-22T14:06:44Z"/>
          <w:rFonts w:asciiTheme="minorHAnsi" w:hAnsiTheme="minorHAnsi" w:eastAsiaTheme="minorEastAsia" w:cstheme="minorBidi"/>
          <w:smallCaps w:val="0"/>
          <w:sz w:val="21"/>
          <w:szCs w:val="22"/>
        </w:rPr>
      </w:pPr>
      <w:del w:id="999" w:author="赵翔-深圳" w:date="2024-12-22T14:06:44Z">
        <w:r>
          <w:rPr/>
          <w:fldChar w:fldCharType="begin"/>
        </w:r>
      </w:del>
      <w:del w:id="1000" w:author="赵翔-深圳" w:date="2024-12-22T14:06:44Z">
        <w:r>
          <w:rPr/>
          <w:delInstrText xml:space="preserve"> HYPERLINK \l "_Toc181002976" </w:delInstrText>
        </w:r>
      </w:del>
      <w:del w:id="1001" w:author="赵翔-深圳" w:date="2024-12-22T14:06:44Z">
        <w:r>
          <w:rPr/>
          <w:fldChar w:fldCharType="separate"/>
        </w:r>
      </w:del>
      <w:del w:id="1002" w:author="赵翔-深圳" w:date="2024-12-22T14:06:44Z">
        <w:r>
          <w:rPr>
            <w:rStyle w:val="36"/>
          </w:rPr>
          <w:delText>8.1 结论</w:delText>
        </w:r>
      </w:del>
      <w:del w:id="1003" w:author="赵翔-深圳" w:date="2024-12-22T14:06:44Z">
        <w:r>
          <w:rPr/>
          <w:tab/>
        </w:r>
      </w:del>
      <w:del w:id="1004" w:author="赵翔-深圳" w:date="2024-12-22T14:06:44Z">
        <w:r>
          <w:rPr/>
          <w:fldChar w:fldCharType="begin"/>
        </w:r>
      </w:del>
      <w:del w:id="1005" w:author="赵翔-深圳" w:date="2024-12-22T14:06:44Z">
        <w:r>
          <w:rPr/>
          <w:delInstrText xml:space="preserve"> PAGEREF _Toc181002976 \h </w:delInstrText>
        </w:r>
      </w:del>
      <w:del w:id="1006" w:author="赵翔-深圳" w:date="2024-12-22T14:06:44Z">
        <w:r>
          <w:rPr/>
          <w:fldChar w:fldCharType="separate"/>
        </w:r>
      </w:del>
      <w:del w:id="1007" w:author="赵翔-深圳" w:date="2024-12-22T14:06:44Z">
        <w:r>
          <w:rPr/>
          <w:delText>52</w:delText>
        </w:r>
      </w:del>
      <w:del w:id="1008" w:author="赵翔-深圳" w:date="2024-12-22T14:06:44Z">
        <w:r>
          <w:rPr/>
          <w:fldChar w:fldCharType="end"/>
        </w:r>
      </w:del>
      <w:del w:id="1009" w:author="赵翔-深圳" w:date="2024-12-22T14:06:44Z">
        <w:r>
          <w:rPr/>
          <w:fldChar w:fldCharType="end"/>
        </w:r>
      </w:del>
    </w:p>
    <w:p w14:paraId="6016D0D3">
      <w:pPr>
        <w:pStyle w:val="27"/>
        <w:tabs>
          <w:tab w:val="right" w:leader="dot" w:pos="8890"/>
        </w:tabs>
        <w:rPr>
          <w:del w:id="1010" w:author="赵翔-深圳" w:date="2024-12-22T14:06:44Z"/>
          <w:rFonts w:asciiTheme="minorHAnsi" w:hAnsiTheme="minorHAnsi" w:eastAsiaTheme="minorEastAsia" w:cstheme="minorBidi"/>
          <w:smallCaps w:val="0"/>
          <w:sz w:val="21"/>
          <w:szCs w:val="22"/>
        </w:rPr>
      </w:pPr>
      <w:del w:id="1011" w:author="赵翔-深圳" w:date="2024-12-22T14:06:44Z">
        <w:r>
          <w:rPr/>
          <w:fldChar w:fldCharType="begin"/>
        </w:r>
      </w:del>
      <w:del w:id="1012" w:author="赵翔-深圳" w:date="2024-12-22T14:06:44Z">
        <w:r>
          <w:rPr/>
          <w:delInstrText xml:space="preserve"> HYPERLINK \l "_Toc181002977" </w:delInstrText>
        </w:r>
      </w:del>
      <w:del w:id="1013" w:author="赵翔-深圳" w:date="2024-12-22T14:06:44Z">
        <w:r>
          <w:rPr/>
          <w:fldChar w:fldCharType="separate"/>
        </w:r>
      </w:del>
      <w:del w:id="1014" w:author="赵翔-深圳" w:date="2024-12-22T14:06:44Z">
        <w:r>
          <w:rPr>
            <w:rStyle w:val="36"/>
          </w:rPr>
          <w:delText>8.2 建议</w:delText>
        </w:r>
      </w:del>
      <w:del w:id="1015" w:author="赵翔-深圳" w:date="2024-12-22T14:06:44Z">
        <w:r>
          <w:rPr/>
          <w:tab/>
        </w:r>
      </w:del>
      <w:del w:id="1016" w:author="赵翔-深圳" w:date="2024-12-22T14:06:44Z">
        <w:r>
          <w:rPr/>
          <w:fldChar w:fldCharType="begin"/>
        </w:r>
      </w:del>
      <w:del w:id="1017" w:author="赵翔-深圳" w:date="2024-12-22T14:06:44Z">
        <w:r>
          <w:rPr/>
          <w:delInstrText xml:space="preserve"> PAGEREF _Toc181002977 \h </w:delInstrText>
        </w:r>
      </w:del>
      <w:del w:id="1018" w:author="赵翔-深圳" w:date="2024-12-22T14:06:44Z">
        <w:r>
          <w:rPr/>
          <w:fldChar w:fldCharType="separate"/>
        </w:r>
      </w:del>
      <w:del w:id="1019" w:author="赵翔-深圳" w:date="2024-12-22T14:06:44Z">
        <w:r>
          <w:rPr/>
          <w:delText>53</w:delText>
        </w:r>
      </w:del>
      <w:del w:id="1020" w:author="赵翔-深圳" w:date="2024-12-22T14:06:44Z">
        <w:r>
          <w:rPr/>
          <w:fldChar w:fldCharType="end"/>
        </w:r>
      </w:del>
      <w:del w:id="1021" w:author="赵翔-深圳" w:date="2024-12-22T14:06:44Z">
        <w:r>
          <w:rPr/>
          <w:fldChar w:fldCharType="end"/>
        </w:r>
      </w:del>
    </w:p>
    <w:p w14:paraId="5E12D4A7">
      <w:pPr>
        <w:pStyle w:val="24"/>
        <w:tabs>
          <w:tab w:val="right" w:leader="dot" w:pos="8890"/>
        </w:tabs>
        <w:rPr>
          <w:del w:id="1022" w:author="赵翔-深圳" w:date="2024-12-22T14:06:44Z"/>
          <w:rFonts w:asciiTheme="minorHAnsi" w:hAnsiTheme="minorHAnsi" w:eastAsiaTheme="minorEastAsia" w:cstheme="minorBidi"/>
          <w:b w:val="0"/>
          <w:caps w:val="0"/>
          <w:sz w:val="21"/>
          <w:szCs w:val="22"/>
        </w:rPr>
      </w:pPr>
      <w:del w:id="1023" w:author="赵翔-深圳" w:date="2024-12-22T14:06:44Z">
        <w:r>
          <w:rPr/>
          <w:fldChar w:fldCharType="begin"/>
        </w:r>
      </w:del>
      <w:del w:id="1024" w:author="赵翔-深圳" w:date="2024-12-22T14:06:44Z">
        <w:r>
          <w:rPr/>
          <w:delInstrText xml:space="preserve"> HYPERLINK \l "_Toc181002978" </w:delInstrText>
        </w:r>
      </w:del>
      <w:del w:id="1025" w:author="赵翔-深圳" w:date="2024-12-22T14:06:44Z">
        <w:r>
          <w:rPr/>
          <w:fldChar w:fldCharType="separate"/>
        </w:r>
      </w:del>
      <w:del w:id="1026" w:author="赵翔-深圳" w:date="2024-12-22T14:06:44Z">
        <w:r>
          <w:rPr>
            <w:rStyle w:val="36"/>
          </w:rPr>
          <w:delText>附件 隧道展示图</w:delText>
        </w:r>
      </w:del>
      <w:del w:id="1027" w:author="赵翔-深圳" w:date="2024-12-22T14:06:44Z">
        <w:r>
          <w:rPr/>
          <w:tab/>
        </w:r>
      </w:del>
      <w:del w:id="1028" w:author="赵翔-深圳" w:date="2024-12-22T14:06:44Z">
        <w:r>
          <w:rPr/>
          <w:fldChar w:fldCharType="begin"/>
        </w:r>
      </w:del>
      <w:del w:id="1029" w:author="赵翔-深圳" w:date="2024-12-22T14:06:44Z">
        <w:r>
          <w:rPr/>
          <w:delInstrText xml:space="preserve"> PAGEREF _Toc181002978 \h </w:delInstrText>
        </w:r>
      </w:del>
      <w:del w:id="1030" w:author="赵翔-深圳" w:date="2024-12-22T14:06:44Z">
        <w:r>
          <w:rPr/>
          <w:fldChar w:fldCharType="separate"/>
        </w:r>
      </w:del>
      <w:del w:id="1031" w:author="赵翔-深圳" w:date="2024-12-22T14:06:44Z">
        <w:r>
          <w:rPr/>
          <w:delText>55</w:delText>
        </w:r>
      </w:del>
      <w:del w:id="1032" w:author="赵翔-深圳" w:date="2024-12-22T14:06:44Z">
        <w:r>
          <w:rPr/>
          <w:fldChar w:fldCharType="end"/>
        </w:r>
      </w:del>
      <w:del w:id="1033" w:author="赵翔-深圳" w:date="2024-12-22T14:06:44Z">
        <w:r>
          <w:rPr/>
          <w:fldChar w:fldCharType="end"/>
        </w:r>
      </w:del>
    </w:p>
    <w:p w14:paraId="07CD3A62">
      <w:pPr>
        <w:pStyle w:val="24"/>
        <w:tabs>
          <w:tab w:val="right" w:leader="dot" w:pos="8900"/>
        </w:tabs>
        <w:rPr>
          <w:ins w:id="1034" w:author="赵翔-深圳" w:date="2024-12-22T14:06:44Z"/>
        </w:rPr>
      </w:pPr>
      <w:ins w:id="1035" w:author="赵翔-深圳" w:date="2024-12-22T14:06:44Z">
        <w:r>
          <w:rPr/>
          <w:fldChar w:fldCharType="begin"/>
        </w:r>
      </w:ins>
      <w:ins w:id="1036" w:author="赵翔-深圳" w:date="2024-12-22T14:06:44Z">
        <w:r>
          <w:rPr/>
          <w:instrText xml:space="preserve"> HYPERLINK \l _Toc757 </w:instrText>
        </w:r>
      </w:ins>
      <w:ins w:id="1037" w:author="赵翔-深圳" w:date="2024-12-22T14:06:44Z">
        <w:r>
          <w:rPr/>
          <w:fldChar w:fldCharType="separate"/>
        </w:r>
      </w:ins>
      <w:ins w:id="1038" w:author="赵翔-深圳" w:date="2024-12-22T14:06:44Z">
        <w:r>
          <w:rPr>
            <w:rFonts w:hint="default" w:ascii="Times New Roman" w:hAnsi="Times New Roman" w:eastAsia="宋体" w:cs="Times New Roman"/>
            <w:i w:val="0"/>
            <w:szCs w:val="30"/>
          </w:rPr>
          <w:t xml:space="preserve">1 </w:t>
        </w:r>
      </w:ins>
      <w:ins w:id="1039" w:author="赵翔-深圳" w:date="2024-12-22T14:06:44Z">
        <w:r>
          <w:rPr>
            <w:rFonts w:ascii="Times New Roman" w:hAnsi="Times New Roman"/>
          </w:rPr>
          <w:t>概况</w:t>
        </w:r>
      </w:ins>
      <w:ins w:id="1040" w:author="赵翔-深圳" w:date="2024-12-22T14:06:44Z">
        <w:r>
          <w:rPr/>
          <w:tab/>
        </w:r>
      </w:ins>
      <w:ins w:id="1041" w:author="赵翔-深圳" w:date="2024-12-22T14:06:44Z">
        <w:r>
          <w:rPr/>
          <w:fldChar w:fldCharType="begin"/>
        </w:r>
      </w:ins>
      <w:ins w:id="1042" w:author="赵翔-深圳" w:date="2024-12-22T14:06:44Z">
        <w:r>
          <w:rPr/>
          <w:instrText xml:space="preserve"> PAGEREF _Toc757 \h </w:instrText>
        </w:r>
      </w:ins>
      <w:ins w:id="1043" w:author="赵翔-深圳" w:date="2024-12-22T14:06:44Z">
        <w:r>
          <w:rPr/>
          <w:fldChar w:fldCharType="separate"/>
        </w:r>
      </w:ins>
      <w:ins w:id="1044" w:author="赵翔-深圳" w:date="2024-12-23T12:31:34Z">
        <w:r>
          <w:rPr/>
          <w:t>1</w:t>
        </w:r>
      </w:ins>
      <w:ins w:id="1045" w:author="赵翔-深圳" w:date="2024-12-22T14:06:00Z">
        <w:del w:id="1046" w:author="赵翔-深圳" w:date="2024-12-23T12:31:34Z">
          <w:r>
            <w:rPr/>
            <w:delText>13</w:delText>
          </w:r>
        </w:del>
      </w:ins>
      <w:ins w:id="1047" w:author="赵翔-深圳" w:date="2024-12-22T14:06:44Z">
        <w:r>
          <w:rPr/>
          <w:fldChar w:fldCharType="end"/>
        </w:r>
      </w:ins>
      <w:ins w:id="1048" w:author="赵翔-深圳" w:date="2024-12-22T14:06:44Z">
        <w:r>
          <w:rPr/>
          <w:fldChar w:fldCharType="end"/>
        </w:r>
      </w:ins>
    </w:p>
    <w:p w14:paraId="4132ACCB">
      <w:pPr>
        <w:pStyle w:val="27"/>
        <w:tabs>
          <w:tab w:val="right" w:leader="dot" w:pos="8900"/>
        </w:tabs>
        <w:rPr>
          <w:ins w:id="1049" w:author="赵翔-深圳" w:date="2024-12-22T14:06:44Z"/>
        </w:rPr>
      </w:pPr>
      <w:ins w:id="1050" w:author="赵翔-深圳" w:date="2024-12-22T14:06:44Z">
        <w:r>
          <w:rPr/>
          <w:fldChar w:fldCharType="begin"/>
        </w:r>
      </w:ins>
      <w:ins w:id="1051" w:author="赵翔-深圳" w:date="2024-12-22T14:06:44Z">
        <w:r>
          <w:rPr/>
          <w:instrText xml:space="preserve"> HYPERLINK \l _Toc15224 </w:instrText>
        </w:r>
      </w:ins>
      <w:ins w:id="1052" w:author="赵翔-深圳" w:date="2024-12-22T14:06:44Z">
        <w:r>
          <w:rPr/>
          <w:fldChar w:fldCharType="separate"/>
        </w:r>
      </w:ins>
      <w:ins w:id="1053" w:author="赵翔-深圳" w:date="2024-12-22T14:06:44Z">
        <w:r>
          <w:rPr>
            <w:rFonts w:hint="default" w:ascii="Times New Roman" w:hAnsi="Times New Roman" w:eastAsia="宋体"/>
            <w:i w:val="0"/>
            <w:szCs w:val="28"/>
          </w:rPr>
          <w:t xml:space="preserve">1.1 </w:t>
        </w:r>
      </w:ins>
      <w:ins w:id="1054" w:author="赵翔-深圳" w:date="2024-12-22T14:06:44Z">
        <w:r>
          <w:rPr/>
          <w:t>隧道概况</w:t>
        </w:r>
      </w:ins>
      <w:ins w:id="1055" w:author="赵翔-深圳" w:date="2024-12-22T14:06:44Z">
        <w:r>
          <w:rPr/>
          <w:tab/>
        </w:r>
      </w:ins>
      <w:ins w:id="1056" w:author="赵翔-深圳" w:date="2024-12-22T14:06:44Z">
        <w:r>
          <w:rPr/>
          <w:fldChar w:fldCharType="begin"/>
        </w:r>
      </w:ins>
      <w:ins w:id="1057" w:author="赵翔-深圳" w:date="2024-12-22T14:06:44Z">
        <w:r>
          <w:rPr/>
          <w:instrText xml:space="preserve"> PAGEREF _Toc15224 \h </w:instrText>
        </w:r>
      </w:ins>
      <w:ins w:id="1058" w:author="赵翔-深圳" w:date="2024-12-22T14:06:44Z">
        <w:r>
          <w:rPr/>
          <w:fldChar w:fldCharType="separate"/>
        </w:r>
      </w:ins>
      <w:ins w:id="1059" w:author="赵翔-深圳" w:date="2024-12-23T12:31:34Z">
        <w:r>
          <w:rPr/>
          <w:t>1</w:t>
        </w:r>
      </w:ins>
      <w:ins w:id="1060" w:author="赵翔-深圳" w:date="2024-12-22T14:06:00Z">
        <w:del w:id="1061" w:author="赵翔-深圳" w:date="2024-12-23T12:31:34Z">
          <w:r>
            <w:rPr/>
            <w:delText>13</w:delText>
          </w:r>
        </w:del>
      </w:ins>
      <w:ins w:id="1062" w:author="赵翔-深圳" w:date="2024-12-22T14:06:44Z">
        <w:r>
          <w:rPr/>
          <w:fldChar w:fldCharType="end"/>
        </w:r>
      </w:ins>
      <w:ins w:id="1063" w:author="赵翔-深圳" w:date="2024-12-22T14:06:44Z">
        <w:r>
          <w:rPr/>
          <w:fldChar w:fldCharType="end"/>
        </w:r>
      </w:ins>
    </w:p>
    <w:p w14:paraId="2CBBB7F5">
      <w:pPr>
        <w:pStyle w:val="27"/>
        <w:tabs>
          <w:tab w:val="right" w:leader="dot" w:pos="8900"/>
        </w:tabs>
        <w:rPr>
          <w:ins w:id="1064" w:author="赵翔-深圳" w:date="2024-12-22T14:06:44Z"/>
        </w:rPr>
      </w:pPr>
      <w:ins w:id="1065" w:author="赵翔-深圳" w:date="2024-12-22T14:06:44Z">
        <w:r>
          <w:rPr/>
          <w:fldChar w:fldCharType="begin"/>
        </w:r>
      </w:ins>
      <w:ins w:id="1066" w:author="赵翔-深圳" w:date="2024-12-22T14:06:44Z">
        <w:r>
          <w:rPr/>
          <w:instrText xml:space="preserve"> HYPERLINK \l _Toc32553 </w:instrText>
        </w:r>
      </w:ins>
      <w:ins w:id="1067" w:author="赵翔-深圳" w:date="2024-12-22T14:06:44Z">
        <w:r>
          <w:rPr/>
          <w:fldChar w:fldCharType="separate"/>
        </w:r>
      </w:ins>
      <w:ins w:id="1068" w:author="赵翔-深圳" w:date="2024-12-22T14:06:44Z">
        <w:r>
          <w:rPr>
            <w:rFonts w:hint="default" w:ascii="Times New Roman" w:hAnsi="Times New Roman" w:eastAsia="宋体"/>
            <w:i w:val="0"/>
            <w:szCs w:val="28"/>
          </w:rPr>
          <w:t xml:space="preserve">1.2 </w:t>
        </w:r>
      </w:ins>
      <w:ins w:id="1069" w:author="赵翔-深圳" w:date="2024-12-22T14:06:44Z">
        <w:r>
          <w:rPr/>
          <w:t>检查目的</w:t>
        </w:r>
      </w:ins>
      <w:ins w:id="1070" w:author="赵翔-深圳" w:date="2024-12-22T14:06:44Z">
        <w:r>
          <w:rPr/>
          <w:tab/>
        </w:r>
      </w:ins>
      <w:ins w:id="1071" w:author="赵翔-深圳" w:date="2024-12-22T14:06:44Z">
        <w:r>
          <w:rPr/>
          <w:fldChar w:fldCharType="begin"/>
        </w:r>
      </w:ins>
      <w:ins w:id="1072" w:author="赵翔-深圳" w:date="2024-12-22T14:06:44Z">
        <w:r>
          <w:rPr/>
          <w:instrText xml:space="preserve"> PAGEREF _Toc32553 \h </w:instrText>
        </w:r>
      </w:ins>
      <w:ins w:id="1073" w:author="赵翔-深圳" w:date="2024-12-22T14:06:44Z">
        <w:r>
          <w:rPr/>
          <w:fldChar w:fldCharType="separate"/>
        </w:r>
      </w:ins>
      <w:ins w:id="1074" w:author="赵翔-深圳" w:date="2024-12-23T12:31:34Z">
        <w:r>
          <w:rPr/>
          <w:t>3</w:t>
        </w:r>
      </w:ins>
      <w:ins w:id="1075" w:author="赵翔-深圳" w:date="2024-12-22T14:06:00Z">
        <w:del w:id="1076" w:author="赵翔-深圳" w:date="2024-12-23T12:31:34Z">
          <w:r>
            <w:rPr/>
            <w:delText>35</w:delText>
          </w:r>
        </w:del>
      </w:ins>
      <w:ins w:id="1077" w:author="赵翔-深圳" w:date="2024-12-22T14:06:44Z">
        <w:r>
          <w:rPr/>
          <w:fldChar w:fldCharType="end"/>
        </w:r>
      </w:ins>
      <w:ins w:id="1078" w:author="赵翔-深圳" w:date="2024-12-22T14:06:44Z">
        <w:r>
          <w:rPr/>
          <w:fldChar w:fldCharType="end"/>
        </w:r>
      </w:ins>
    </w:p>
    <w:p w14:paraId="4B3F8162">
      <w:pPr>
        <w:pStyle w:val="27"/>
        <w:tabs>
          <w:tab w:val="right" w:leader="dot" w:pos="8900"/>
        </w:tabs>
        <w:rPr>
          <w:ins w:id="1079" w:author="赵翔-深圳" w:date="2024-12-22T14:06:44Z"/>
        </w:rPr>
      </w:pPr>
      <w:ins w:id="1080" w:author="赵翔-深圳" w:date="2024-12-22T14:06:44Z">
        <w:r>
          <w:rPr/>
          <w:fldChar w:fldCharType="begin"/>
        </w:r>
      </w:ins>
      <w:ins w:id="1081" w:author="赵翔-深圳" w:date="2024-12-22T14:06:44Z">
        <w:r>
          <w:rPr/>
          <w:instrText xml:space="preserve"> HYPERLINK \l _Toc6232 </w:instrText>
        </w:r>
      </w:ins>
      <w:ins w:id="1082" w:author="赵翔-深圳" w:date="2024-12-22T14:06:44Z">
        <w:r>
          <w:rPr/>
          <w:fldChar w:fldCharType="separate"/>
        </w:r>
      </w:ins>
      <w:ins w:id="1083" w:author="赵翔-深圳" w:date="2024-12-22T14:06:44Z">
        <w:r>
          <w:rPr>
            <w:rFonts w:hint="default" w:ascii="Times New Roman" w:hAnsi="Times New Roman" w:eastAsia="宋体"/>
            <w:i w:val="0"/>
            <w:szCs w:val="28"/>
          </w:rPr>
          <w:t xml:space="preserve">1.3 </w:t>
        </w:r>
      </w:ins>
      <w:ins w:id="1084" w:author="赵翔-深圳" w:date="2024-12-22T14:06:44Z">
        <w:r>
          <w:rPr/>
          <w:t>检查依据</w:t>
        </w:r>
      </w:ins>
      <w:ins w:id="1085" w:author="赵翔-深圳" w:date="2024-12-22T14:06:44Z">
        <w:r>
          <w:rPr/>
          <w:tab/>
        </w:r>
      </w:ins>
      <w:ins w:id="1086" w:author="赵翔-深圳" w:date="2024-12-22T14:06:44Z">
        <w:r>
          <w:rPr/>
          <w:fldChar w:fldCharType="begin"/>
        </w:r>
      </w:ins>
      <w:ins w:id="1087" w:author="赵翔-深圳" w:date="2024-12-22T14:06:44Z">
        <w:r>
          <w:rPr/>
          <w:instrText xml:space="preserve"> PAGEREF _Toc6232 \h </w:instrText>
        </w:r>
      </w:ins>
      <w:ins w:id="1088" w:author="赵翔-深圳" w:date="2024-12-22T14:06:44Z">
        <w:r>
          <w:rPr/>
          <w:fldChar w:fldCharType="separate"/>
        </w:r>
      </w:ins>
      <w:ins w:id="1089" w:author="赵翔-深圳" w:date="2024-12-23T12:31:34Z">
        <w:r>
          <w:rPr/>
          <w:t>3</w:t>
        </w:r>
      </w:ins>
      <w:ins w:id="1090" w:author="赵翔-深圳" w:date="2024-12-22T14:06:00Z">
        <w:del w:id="1091" w:author="赵翔-深圳" w:date="2024-12-23T12:31:34Z">
          <w:r>
            <w:rPr/>
            <w:delText>35</w:delText>
          </w:r>
        </w:del>
      </w:ins>
      <w:ins w:id="1092" w:author="赵翔-深圳" w:date="2024-12-22T14:06:44Z">
        <w:r>
          <w:rPr/>
          <w:fldChar w:fldCharType="end"/>
        </w:r>
      </w:ins>
      <w:ins w:id="1093" w:author="赵翔-深圳" w:date="2024-12-22T14:06:44Z">
        <w:r>
          <w:rPr/>
          <w:fldChar w:fldCharType="end"/>
        </w:r>
      </w:ins>
    </w:p>
    <w:p w14:paraId="3B1DD7E7">
      <w:pPr>
        <w:pStyle w:val="27"/>
        <w:tabs>
          <w:tab w:val="right" w:leader="dot" w:pos="8900"/>
        </w:tabs>
        <w:rPr>
          <w:ins w:id="1094" w:author="赵翔-深圳" w:date="2024-12-22T14:06:44Z"/>
        </w:rPr>
      </w:pPr>
      <w:ins w:id="1095" w:author="赵翔-深圳" w:date="2024-12-22T14:06:44Z">
        <w:r>
          <w:rPr/>
          <w:fldChar w:fldCharType="begin"/>
        </w:r>
      </w:ins>
      <w:ins w:id="1096" w:author="赵翔-深圳" w:date="2024-12-22T14:06:44Z">
        <w:r>
          <w:rPr/>
          <w:instrText xml:space="preserve"> HYPERLINK \l _Toc23606 </w:instrText>
        </w:r>
      </w:ins>
      <w:ins w:id="1097" w:author="赵翔-深圳" w:date="2024-12-22T14:06:44Z">
        <w:r>
          <w:rPr/>
          <w:fldChar w:fldCharType="separate"/>
        </w:r>
      </w:ins>
      <w:ins w:id="1098" w:author="赵翔-深圳" w:date="2024-12-22T14:06:44Z">
        <w:r>
          <w:rPr>
            <w:rFonts w:hint="default" w:ascii="Times New Roman" w:hAnsi="Times New Roman" w:eastAsia="宋体"/>
            <w:i w:val="0"/>
            <w:szCs w:val="28"/>
          </w:rPr>
          <w:t xml:space="preserve">1.4 </w:t>
        </w:r>
      </w:ins>
      <w:ins w:id="1099" w:author="赵翔-深圳" w:date="2024-12-22T14:06:44Z">
        <w:r>
          <w:rPr>
            <w:rFonts w:hint="eastAsia"/>
          </w:rPr>
          <w:t>检查情况</w:t>
        </w:r>
      </w:ins>
      <w:ins w:id="1100" w:author="赵翔-深圳" w:date="2024-12-22T14:06:44Z">
        <w:r>
          <w:rPr/>
          <w:tab/>
        </w:r>
      </w:ins>
      <w:ins w:id="1101" w:author="赵翔-深圳" w:date="2024-12-22T14:06:44Z">
        <w:r>
          <w:rPr/>
          <w:fldChar w:fldCharType="begin"/>
        </w:r>
      </w:ins>
      <w:ins w:id="1102" w:author="赵翔-深圳" w:date="2024-12-22T14:06:44Z">
        <w:r>
          <w:rPr/>
          <w:instrText xml:space="preserve"> PAGEREF _Toc23606 \h </w:instrText>
        </w:r>
      </w:ins>
      <w:ins w:id="1103" w:author="赵翔-深圳" w:date="2024-12-22T14:06:44Z">
        <w:r>
          <w:rPr/>
          <w:fldChar w:fldCharType="separate"/>
        </w:r>
      </w:ins>
      <w:ins w:id="1104" w:author="赵翔-深圳" w:date="2024-12-23T12:31:34Z">
        <w:r>
          <w:rPr/>
          <w:t>3</w:t>
        </w:r>
      </w:ins>
      <w:ins w:id="1105" w:author="赵翔-深圳" w:date="2024-12-22T14:06:00Z">
        <w:del w:id="1106" w:author="赵翔-深圳" w:date="2024-12-23T12:31:34Z">
          <w:r>
            <w:rPr/>
            <w:delText>35</w:delText>
          </w:r>
        </w:del>
      </w:ins>
      <w:ins w:id="1107" w:author="赵翔-深圳" w:date="2024-12-22T14:06:44Z">
        <w:r>
          <w:rPr/>
          <w:fldChar w:fldCharType="end"/>
        </w:r>
      </w:ins>
      <w:ins w:id="1108" w:author="赵翔-深圳" w:date="2024-12-22T14:06:44Z">
        <w:r>
          <w:rPr/>
          <w:fldChar w:fldCharType="end"/>
        </w:r>
      </w:ins>
    </w:p>
    <w:p w14:paraId="01E6B656">
      <w:pPr>
        <w:pStyle w:val="27"/>
        <w:tabs>
          <w:tab w:val="right" w:leader="dot" w:pos="8900"/>
        </w:tabs>
        <w:rPr>
          <w:ins w:id="1109" w:author="赵翔-深圳" w:date="2024-12-22T14:06:44Z"/>
        </w:rPr>
      </w:pPr>
      <w:ins w:id="1110" w:author="赵翔-深圳" w:date="2024-12-22T14:06:44Z">
        <w:r>
          <w:rPr/>
          <w:fldChar w:fldCharType="begin"/>
        </w:r>
      </w:ins>
      <w:ins w:id="1111" w:author="赵翔-深圳" w:date="2024-12-22T14:06:44Z">
        <w:r>
          <w:rPr/>
          <w:instrText xml:space="preserve"> HYPERLINK \l _Toc28104 </w:instrText>
        </w:r>
      </w:ins>
      <w:ins w:id="1112" w:author="赵翔-深圳" w:date="2024-12-22T14:06:44Z">
        <w:r>
          <w:rPr/>
          <w:fldChar w:fldCharType="separate"/>
        </w:r>
      </w:ins>
      <w:ins w:id="1113" w:author="赵翔-深圳" w:date="2024-12-22T14:06:44Z">
        <w:r>
          <w:rPr>
            <w:rFonts w:hint="default" w:ascii="Times New Roman" w:hAnsi="Times New Roman" w:eastAsia="宋体"/>
            <w:i w:val="0"/>
            <w:szCs w:val="28"/>
          </w:rPr>
          <w:t xml:space="preserve">1.5 </w:t>
        </w:r>
      </w:ins>
      <w:ins w:id="1114" w:author="赵翔-深圳" w:date="2024-12-22T14:06:44Z">
        <w:r>
          <w:rPr/>
          <w:t>检测人员及设备</w:t>
        </w:r>
      </w:ins>
      <w:ins w:id="1115" w:author="赵翔-深圳" w:date="2024-12-22T14:06:44Z">
        <w:r>
          <w:rPr/>
          <w:tab/>
        </w:r>
      </w:ins>
      <w:ins w:id="1116" w:author="赵翔-深圳" w:date="2024-12-22T14:06:44Z">
        <w:r>
          <w:rPr/>
          <w:fldChar w:fldCharType="begin"/>
        </w:r>
      </w:ins>
      <w:ins w:id="1117" w:author="赵翔-深圳" w:date="2024-12-22T14:06:44Z">
        <w:r>
          <w:rPr/>
          <w:instrText xml:space="preserve"> PAGEREF _Toc28104 \h </w:instrText>
        </w:r>
      </w:ins>
      <w:ins w:id="1118" w:author="赵翔-深圳" w:date="2024-12-22T14:06:44Z">
        <w:r>
          <w:rPr/>
          <w:fldChar w:fldCharType="separate"/>
        </w:r>
      </w:ins>
      <w:ins w:id="1119" w:author="赵翔-深圳" w:date="2024-12-23T12:31:34Z">
        <w:r>
          <w:rPr/>
          <w:t>4</w:t>
        </w:r>
      </w:ins>
      <w:ins w:id="1120" w:author="赵翔-深圳" w:date="2024-12-22T14:06:00Z">
        <w:del w:id="1121" w:author="赵翔-深圳" w:date="2024-12-23T12:31:34Z">
          <w:r>
            <w:rPr/>
            <w:delText>46</w:delText>
          </w:r>
        </w:del>
      </w:ins>
      <w:ins w:id="1122" w:author="赵翔-深圳" w:date="2024-12-22T14:06:44Z">
        <w:r>
          <w:rPr/>
          <w:fldChar w:fldCharType="end"/>
        </w:r>
      </w:ins>
      <w:ins w:id="1123" w:author="赵翔-深圳" w:date="2024-12-22T14:06:44Z">
        <w:r>
          <w:rPr/>
          <w:fldChar w:fldCharType="end"/>
        </w:r>
      </w:ins>
    </w:p>
    <w:p w14:paraId="799A14A1">
      <w:pPr>
        <w:pStyle w:val="27"/>
        <w:tabs>
          <w:tab w:val="right" w:leader="dot" w:pos="8900"/>
        </w:tabs>
        <w:rPr>
          <w:ins w:id="1124" w:author="赵翔-深圳" w:date="2024-12-22T14:06:44Z"/>
        </w:rPr>
      </w:pPr>
      <w:ins w:id="1125" w:author="赵翔-深圳" w:date="2024-12-22T14:06:44Z">
        <w:r>
          <w:rPr/>
          <w:fldChar w:fldCharType="begin"/>
        </w:r>
      </w:ins>
      <w:ins w:id="1126" w:author="赵翔-深圳" w:date="2024-12-22T14:06:44Z">
        <w:r>
          <w:rPr/>
          <w:instrText xml:space="preserve"> HYPERLINK \l _Toc16193 </w:instrText>
        </w:r>
      </w:ins>
      <w:ins w:id="1127" w:author="赵翔-深圳" w:date="2024-12-22T14:06:44Z">
        <w:r>
          <w:rPr/>
          <w:fldChar w:fldCharType="separate"/>
        </w:r>
      </w:ins>
      <w:ins w:id="1128" w:author="赵翔-深圳" w:date="2024-12-22T14:06:44Z">
        <w:r>
          <w:rPr>
            <w:rFonts w:hint="default" w:ascii="Times New Roman" w:hAnsi="Times New Roman" w:eastAsia="宋体"/>
            <w:i w:val="0"/>
            <w:szCs w:val="28"/>
          </w:rPr>
          <w:t xml:space="preserve">1.6 </w:t>
        </w:r>
      </w:ins>
      <w:ins w:id="1129" w:author="赵翔-深圳" w:date="2024-12-22T14:06:44Z">
        <w:r>
          <w:rPr/>
          <w:t>历史维修及上次检查状况</w:t>
        </w:r>
      </w:ins>
      <w:ins w:id="1130" w:author="赵翔-深圳" w:date="2024-12-22T14:06:44Z">
        <w:r>
          <w:rPr/>
          <w:tab/>
        </w:r>
      </w:ins>
      <w:ins w:id="1131" w:author="赵翔-深圳" w:date="2024-12-22T14:06:44Z">
        <w:r>
          <w:rPr/>
          <w:fldChar w:fldCharType="begin"/>
        </w:r>
      </w:ins>
      <w:ins w:id="1132" w:author="赵翔-深圳" w:date="2024-12-22T14:06:44Z">
        <w:r>
          <w:rPr/>
          <w:instrText xml:space="preserve"> PAGEREF _Toc16193 \h </w:instrText>
        </w:r>
      </w:ins>
      <w:ins w:id="1133" w:author="赵翔-深圳" w:date="2024-12-22T14:06:44Z">
        <w:r>
          <w:rPr/>
          <w:fldChar w:fldCharType="separate"/>
        </w:r>
      </w:ins>
      <w:ins w:id="1134" w:author="赵翔-深圳" w:date="2024-12-23T12:31:34Z">
        <w:r>
          <w:rPr/>
          <w:t>5</w:t>
        </w:r>
      </w:ins>
      <w:ins w:id="1135" w:author="赵翔-深圳" w:date="2024-12-22T14:06:00Z">
        <w:del w:id="1136" w:author="赵翔-深圳" w:date="2024-12-23T12:31:34Z">
          <w:r>
            <w:rPr/>
            <w:delText>57</w:delText>
          </w:r>
        </w:del>
      </w:ins>
      <w:ins w:id="1137" w:author="赵翔-深圳" w:date="2024-12-22T14:06:44Z">
        <w:r>
          <w:rPr/>
          <w:fldChar w:fldCharType="end"/>
        </w:r>
      </w:ins>
      <w:ins w:id="1138" w:author="赵翔-深圳" w:date="2024-12-22T14:06:44Z">
        <w:r>
          <w:rPr/>
          <w:fldChar w:fldCharType="end"/>
        </w:r>
      </w:ins>
    </w:p>
    <w:p w14:paraId="04CFF115">
      <w:pPr>
        <w:pStyle w:val="27"/>
        <w:tabs>
          <w:tab w:val="right" w:leader="dot" w:pos="8900"/>
        </w:tabs>
        <w:rPr>
          <w:ins w:id="1139" w:author="赵翔-深圳" w:date="2024-12-22T14:06:44Z"/>
        </w:rPr>
      </w:pPr>
      <w:ins w:id="1140" w:author="赵翔-深圳" w:date="2024-12-22T14:06:44Z">
        <w:r>
          <w:rPr/>
          <w:fldChar w:fldCharType="begin"/>
        </w:r>
      </w:ins>
      <w:ins w:id="1141" w:author="赵翔-深圳" w:date="2024-12-22T14:06:44Z">
        <w:r>
          <w:rPr/>
          <w:instrText xml:space="preserve"> HYPERLINK \l _Toc7999 </w:instrText>
        </w:r>
      </w:ins>
      <w:ins w:id="1142" w:author="赵翔-深圳" w:date="2024-12-22T14:06:44Z">
        <w:r>
          <w:rPr/>
          <w:fldChar w:fldCharType="separate"/>
        </w:r>
      </w:ins>
      <w:ins w:id="1143" w:author="赵翔-深圳" w:date="2024-12-22T14:06:44Z">
        <w:r>
          <w:rPr>
            <w:rFonts w:hint="default" w:ascii="Times New Roman" w:hAnsi="Times New Roman" w:eastAsia="宋体"/>
            <w:i w:val="0"/>
            <w:szCs w:val="28"/>
          </w:rPr>
          <w:t xml:space="preserve">1.7 </w:t>
        </w:r>
      </w:ins>
      <w:ins w:id="1144" w:author="赵翔-深圳" w:date="2024-12-22T14:06:44Z">
        <w:r>
          <w:rPr/>
          <w:t>隧道定期检查内容</w:t>
        </w:r>
      </w:ins>
      <w:ins w:id="1145" w:author="赵翔-深圳" w:date="2024-12-22T14:06:44Z">
        <w:r>
          <w:rPr/>
          <w:tab/>
        </w:r>
      </w:ins>
      <w:ins w:id="1146" w:author="赵翔-深圳" w:date="2024-12-22T14:06:44Z">
        <w:r>
          <w:rPr/>
          <w:fldChar w:fldCharType="begin"/>
        </w:r>
      </w:ins>
      <w:ins w:id="1147" w:author="赵翔-深圳" w:date="2024-12-22T14:06:44Z">
        <w:r>
          <w:rPr/>
          <w:instrText xml:space="preserve"> PAGEREF _Toc7999 \h </w:instrText>
        </w:r>
      </w:ins>
      <w:ins w:id="1148" w:author="赵翔-深圳" w:date="2024-12-22T14:06:44Z">
        <w:r>
          <w:rPr/>
          <w:fldChar w:fldCharType="separate"/>
        </w:r>
      </w:ins>
      <w:ins w:id="1149" w:author="赵翔-深圳" w:date="2024-12-23T12:31:34Z">
        <w:r>
          <w:rPr/>
          <w:t>5</w:t>
        </w:r>
      </w:ins>
      <w:ins w:id="1150" w:author="赵翔-深圳" w:date="2024-12-22T14:06:00Z">
        <w:del w:id="1151" w:author="赵翔-深圳" w:date="2024-12-23T12:31:34Z">
          <w:r>
            <w:rPr/>
            <w:delText>57</w:delText>
          </w:r>
        </w:del>
      </w:ins>
      <w:ins w:id="1152" w:author="赵翔-深圳" w:date="2024-12-22T14:06:44Z">
        <w:r>
          <w:rPr/>
          <w:fldChar w:fldCharType="end"/>
        </w:r>
      </w:ins>
      <w:ins w:id="1153" w:author="赵翔-深圳" w:date="2024-12-22T14:06:44Z">
        <w:r>
          <w:rPr/>
          <w:fldChar w:fldCharType="end"/>
        </w:r>
      </w:ins>
    </w:p>
    <w:p w14:paraId="339A7486">
      <w:pPr>
        <w:pStyle w:val="27"/>
        <w:tabs>
          <w:tab w:val="right" w:leader="dot" w:pos="8900"/>
        </w:tabs>
        <w:rPr>
          <w:ins w:id="1154" w:author="赵翔-深圳" w:date="2024-12-22T14:06:44Z"/>
        </w:rPr>
      </w:pPr>
      <w:ins w:id="1155" w:author="赵翔-深圳" w:date="2024-12-22T14:06:44Z">
        <w:r>
          <w:rPr/>
          <w:fldChar w:fldCharType="begin"/>
        </w:r>
      </w:ins>
      <w:ins w:id="1156" w:author="赵翔-深圳" w:date="2024-12-22T14:06:44Z">
        <w:r>
          <w:rPr/>
          <w:instrText xml:space="preserve"> HYPERLINK \l _Toc3386 </w:instrText>
        </w:r>
      </w:ins>
      <w:ins w:id="1157" w:author="赵翔-深圳" w:date="2024-12-22T14:06:44Z">
        <w:r>
          <w:rPr/>
          <w:fldChar w:fldCharType="separate"/>
        </w:r>
      </w:ins>
      <w:ins w:id="1158" w:author="赵翔-深圳" w:date="2024-12-22T14:06:44Z">
        <w:r>
          <w:rPr>
            <w:rFonts w:hint="default" w:ascii="Times New Roman" w:hAnsi="Times New Roman" w:eastAsia="宋体"/>
            <w:i w:val="0"/>
            <w:szCs w:val="28"/>
          </w:rPr>
          <w:t xml:space="preserve">1.8 </w:t>
        </w:r>
      </w:ins>
      <w:ins w:id="1159" w:author="赵翔-深圳" w:date="2024-12-22T14:06:44Z">
        <w:r>
          <w:rPr/>
          <w:t>隧道检查编号规则</w:t>
        </w:r>
      </w:ins>
      <w:ins w:id="1160" w:author="赵翔-深圳" w:date="2024-12-22T14:06:44Z">
        <w:r>
          <w:rPr/>
          <w:tab/>
        </w:r>
      </w:ins>
      <w:ins w:id="1161" w:author="赵翔-深圳" w:date="2024-12-22T14:06:44Z">
        <w:r>
          <w:rPr/>
          <w:fldChar w:fldCharType="begin"/>
        </w:r>
      </w:ins>
      <w:ins w:id="1162" w:author="赵翔-深圳" w:date="2024-12-22T14:06:44Z">
        <w:r>
          <w:rPr/>
          <w:instrText xml:space="preserve"> PAGEREF _Toc3386 \h </w:instrText>
        </w:r>
      </w:ins>
      <w:ins w:id="1163" w:author="赵翔-深圳" w:date="2024-12-22T14:06:44Z">
        <w:r>
          <w:rPr/>
          <w:fldChar w:fldCharType="separate"/>
        </w:r>
      </w:ins>
      <w:ins w:id="1164" w:author="赵翔-深圳" w:date="2024-12-23T12:31:34Z">
        <w:r>
          <w:rPr/>
          <w:t>6</w:t>
        </w:r>
      </w:ins>
      <w:ins w:id="1165" w:author="赵翔-深圳" w:date="2024-12-22T14:06:00Z">
        <w:del w:id="1166" w:author="赵翔-深圳" w:date="2024-12-23T12:31:34Z">
          <w:r>
            <w:rPr/>
            <w:delText>68</w:delText>
          </w:r>
        </w:del>
      </w:ins>
      <w:ins w:id="1167" w:author="赵翔-深圳" w:date="2024-12-22T14:06:44Z">
        <w:r>
          <w:rPr/>
          <w:fldChar w:fldCharType="end"/>
        </w:r>
      </w:ins>
      <w:ins w:id="1168" w:author="赵翔-深圳" w:date="2024-12-22T14:06:44Z">
        <w:r>
          <w:rPr/>
          <w:fldChar w:fldCharType="end"/>
        </w:r>
      </w:ins>
    </w:p>
    <w:p w14:paraId="4DB63AE6">
      <w:pPr>
        <w:pStyle w:val="24"/>
        <w:tabs>
          <w:tab w:val="right" w:leader="dot" w:pos="8900"/>
        </w:tabs>
        <w:rPr>
          <w:ins w:id="1169" w:author="赵翔-深圳" w:date="2024-12-22T14:06:44Z"/>
        </w:rPr>
      </w:pPr>
      <w:ins w:id="1170" w:author="赵翔-深圳" w:date="2024-12-22T14:06:44Z">
        <w:r>
          <w:rPr/>
          <w:fldChar w:fldCharType="begin"/>
        </w:r>
      </w:ins>
      <w:ins w:id="1171" w:author="赵翔-深圳" w:date="2024-12-22T14:06:44Z">
        <w:r>
          <w:rPr/>
          <w:instrText xml:space="preserve"> HYPERLINK \l _Toc14297 </w:instrText>
        </w:r>
      </w:ins>
      <w:ins w:id="1172" w:author="赵翔-深圳" w:date="2024-12-22T14:06:44Z">
        <w:r>
          <w:rPr/>
          <w:fldChar w:fldCharType="separate"/>
        </w:r>
      </w:ins>
      <w:ins w:id="1173" w:author="赵翔-深圳" w:date="2024-12-22T14:06:44Z">
        <w:r>
          <w:rPr>
            <w:rFonts w:hint="default" w:ascii="Times New Roman" w:hAnsi="Times New Roman" w:eastAsia="宋体" w:cs="Times New Roman"/>
            <w:i w:val="0"/>
            <w:szCs w:val="30"/>
          </w:rPr>
          <w:t xml:space="preserve">2 </w:t>
        </w:r>
      </w:ins>
      <w:ins w:id="1174" w:author="赵翔-深圳" w:date="2024-12-22T14:06:44Z">
        <w:r>
          <w:rPr>
            <w:rFonts w:ascii="Times New Roman" w:hAnsi="Times New Roman"/>
          </w:rPr>
          <w:t>隧道技术状况评定类别及方法</w:t>
        </w:r>
      </w:ins>
      <w:ins w:id="1175" w:author="赵翔-深圳" w:date="2024-12-22T14:06:44Z">
        <w:r>
          <w:rPr/>
          <w:tab/>
        </w:r>
      </w:ins>
      <w:ins w:id="1176" w:author="赵翔-深圳" w:date="2024-12-22T14:06:44Z">
        <w:r>
          <w:rPr/>
          <w:fldChar w:fldCharType="begin"/>
        </w:r>
      </w:ins>
      <w:ins w:id="1177" w:author="赵翔-深圳" w:date="2024-12-22T14:06:44Z">
        <w:r>
          <w:rPr/>
          <w:instrText xml:space="preserve"> PAGEREF _Toc14297 \h </w:instrText>
        </w:r>
      </w:ins>
      <w:ins w:id="1178" w:author="赵翔-深圳" w:date="2024-12-22T14:06:44Z">
        <w:r>
          <w:rPr/>
          <w:fldChar w:fldCharType="separate"/>
        </w:r>
      </w:ins>
      <w:ins w:id="1179" w:author="赵翔-深圳" w:date="2024-12-23T12:31:34Z">
        <w:r>
          <w:rPr/>
          <w:t>9</w:t>
        </w:r>
      </w:ins>
      <w:ins w:id="1180" w:author="赵翔-深圳" w:date="2024-12-22T14:06:00Z">
        <w:del w:id="1181" w:author="赵翔-深圳" w:date="2024-12-23T12:31:34Z">
          <w:r>
            <w:rPr/>
            <w:delText>911</w:delText>
          </w:r>
        </w:del>
      </w:ins>
      <w:ins w:id="1182" w:author="赵翔-深圳" w:date="2024-12-22T14:06:44Z">
        <w:r>
          <w:rPr/>
          <w:fldChar w:fldCharType="end"/>
        </w:r>
      </w:ins>
      <w:ins w:id="1183" w:author="赵翔-深圳" w:date="2024-12-22T14:06:44Z">
        <w:r>
          <w:rPr/>
          <w:fldChar w:fldCharType="end"/>
        </w:r>
      </w:ins>
    </w:p>
    <w:p w14:paraId="6F974B0D">
      <w:pPr>
        <w:pStyle w:val="27"/>
        <w:tabs>
          <w:tab w:val="right" w:leader="dot" w:pos="8900"/>
        </w:tabs>
        <w:rPr>
          <w:ins w:id="1184" w:author="赵翔-深圳" w:date="2024-12-22T14:06:44Z"/>
        </w:rPr>
      </w:pPr>
      <w:ins w:id="1185" w:author="赵翔-深圳" w:date="2024-12-22T14:06:44Z">
        <w:r>
          <w:rPr/>
          <w:fldChar w:fldCharType="begin"/>
        </w:r>
      </w:ins>
      <w:ins w:id="1186" w:author="赵翔-深圳" w:date="2024-12-22T14:06:44Z">
        <w:r>
          <w:rPr/>
          <w:instrText xml:space="preserve"> HYPERLINK \l _Toc16118 </w:instrText>
        </w:r>
      </w:ins>
      <w:ins w:id="1187" w:author="赵翔-深圳" w:date="2024-12-22T14:06:44Z">
        <w:r>
          <w:rPr/>
          <w:fldChar w:fldCharType="separate"/>
        </w:r>
      </w:ins>
      <w:ins w:id="1188" w:author="赵翔-深圳" w:date="2024-12-22T14:06:44Z">
        <w:r>
          <w:rPr>
            <w:rFonts w:hint="default" w:ascii="Times New Roman" w:hAnsi="Times New Roman" w:eastAsia="宋体"/>
            <w:i w:val="0"/>
            <w:szCs w:val="28"/>
          </w:rPr>
          <w:t xml:space="preserve">2.1 </w:t>
        </w:r>
      </w:ins>
      <w:ins w:id="1189" w:author="赵翔-深圳" w:date="2024-12-22T14:06:44Z">
        <w:r>
          <w:rPr/>
          <w:t>土建结构技术状况评定方法</w:t>
        </w:r>
      </w:ins>
      <w:ins w:id="1190" w:author="赵翔-深圳" w:date="2024-12-22T14:06:44Z">
        <w:r>
          <w:rPr/>
          <w:tab/>
        </w:r>
      </w:ins>
      <w:ins w:id="1191" w:author="赵翔-深圳" w:date="2024-12-22T14:06:44Z">
        <w:r>
          <w:rPr/>
          <w:fldChar w:fldCharType="begin"/>
        </w:r>
      </w:ins>
      <w:ins w:id="1192" w:author="赵翔-深圳" w:date="2024-12-22T14:06:44Z">
        <w:r>
          <w:rPr/>
          <w:instrText xml:space="preserve"> PAGEREF _Toc16118 \h </w:instrText>
        </w:r>
      </w:ins>
      <w:ins w:id="1193" w:author="赵翔-深圳" w:date="2024-12-22T14:06:44Z">
        <w:r>
          <w:rPr/>
          <w:fldChar w:fldCharType="separate"/>
        </w:r>
      </w:ins>
      <w:ins w:id="1194" w:author="赵翔-深圳" w:date="2024-12-23T12:31:34Z">
        <w:r>
          <w:rPr/>
          <w:t>9</w:t>
        </w:r>
      </w:ins>
      <w:ins w:id="1195" w:author="赵翔-深圳" w:date="2024-12-22T14:06:00Z">
        <w:del w:id="1196" w:author="赵翔-深圳" w:date="2024-12-23T12:31:34Z">
          <w:r>
            <w:rPr/>
            <w:delText>911</w:delText>
          </w:r>
        </w:del>
      </w:ins>
      <w:ins w:id="1197" w:author="赵翔-深圳" w:date="2024-12-22T14:06:44Z">
        <w:r>
          <w:rPr/>
          <w:fldChar w:fldCharType="end"/>
        </w:r>
      </w:ins>
      <w:ins w:id="1198" w:author="赵翔-深圳" w:date="2024-12-22T14:06:44Z">
        <w:r>
          <w:rPr/>
          <w:fldChar w:fldCharType="end"/>
        </w:r>
      </w:ins>
    </w:p>
    <w:p w14:paraId="2AB54E43">
      <w:pPr>
        <w:pStyle w:val="27"/>
        <w:tabs>
          <w:tab w:val="right" w:leader="dot" w:pos="8900"/>
        </w:tabs>
        <w:rPr>
          <w:ins w:id="1199" w:author="赵翔-深圳" w:date="2024-12-22T14:06:44Z"/>
        </w:rPr>
      </w:pPr>
      <w:ins w:id="1200" w:author="赵翔-深圳" w:date="2024-12-22T14:06:44Z">
        <w:r>
          <w:rPr/>
          <w:fldChar w:fldCharType="begin"/>
        </w:r>
      </w:ins>
      <w:ins w:id="1201" w:author="赵翔-深圳" w:date="2024-12-22T14:06:44Z">
        <w:r>
          <w:rPr/>
          <w:instrText xml:space="preserve"> HYPERLINK \l _Toc9885 </w:instrText>
        </w:r>
      </w:ins>
      <w:ins w:id="1202" w:author="赵翔-深圳" w:date="2024-12-22T14:06:44Z">
        <w:r>
          <w:rPr/>
          <w:fldChar w:fldCharType="separate"/>
        </w:r>
      </w:ins>
      <w:ins w:id="1203" w:author="赵翔-深圳" w:date="2024-12-22T14:06:44Z">
        <w:r>
          <w:rPr>
            <w:rFonts w:hint="default" w:ascii="Times New Roman" w:hAnsi="Times New Roman" w:eastAsia="宋体"/>
            <w:i w:val="0"/>
            <w:szCs w:val="28"/>
          </w:rPr>
          <w:t xml:space="preserve">2.2 </w:t>
        </w:r>
      </w:ins>
      <w:ins w:id="1204" w:author="赵翔-深圳" w:date="2024-12-22T14:06:44Z">
        <w:r>
          <w:rPr/>
          <w:t>其他工程技术状况评定方法</w:t>
        </w:r>
      </w:ins>
      <w:ins w:id="1205" w:author="赵翔-深圳" w:date="2024-12-22T14:06:44Z">
        <w:r>
          <w:rPr/>
          <w:tab/>
        </w:r>
      </w:ins>
      <w:ins w:id="1206" w:author="赵翔-深圳" w:date="2024-12-22T14:06:44Z">
        <w:r>
          <w:rPr/>
          <w:fldChar w:fldCharType="begin"/>
        </w:r>
      </w:ins>
      <w:ins w:id="1207" w:author="赵翔-深圳" w:date="2024-12-22T14:06:44Z">
        <w:r>
          <w:rPr/>
          <w:instrText xml:space="preserve"> PAGEREF _Toc9885 \h </w:instrText>
        </w:r>
      </w:ins>
      <w:ins w:id="1208" w:author="赵翔-深圳" w:date="2024-12-22T14:06:44Z">
        <w:r>
          <w:rPr/>
          <w:fldChar w:fldCharType="separate"/>
        </w:r>
      </w:ins>
      <w:ins w:id="1209" w:author="赵翔-深圳" w:date="2024-12-23T12:31:34Z">
        <w:r>
          <w:rPr/>
          <w:t>11</w:t>
        </w:r>
      </w:ins>
      <w:ins w:id="1210" w:author="赵翔-深圳" w:date="2024-12-22T14:06:00Z">
        <w:del w:id="1211" w:author="赵翔-深圳" w:date="2024-12-23T12:31:34Z">
          <w:r>
            <w:rPr/>
            <w:delText>1113</w:delText>
          </w:r>
        </w:del>
      </w:ins>
      <w:ins w:id="1212" w:author="赵翔-深圳" w:date="2024-12-22T14:06:44Z">
        <w:r>
          <w:rPr/>
          <w:fldChar w:fldCharType="end"/>
        </w:r>
      </w:ins>
      <w:ins w:id="1213" w:author="赵翔-深圳" w:date="2024-12-22T14:06:44Z">
        <w:r>
          <w:rPr/>
          <w:fldChar w:fldCharType="end"/>
        </w:r>
      </w:ins>
    </w:p>
    <w:p w14:paraId="4A9E5A72">
      <w:pPr>
        <w:pStyle w:val="24"/>
        <w:tabs>
          <w:tab w:val="right" w:leader="dot" w:pos="8900"/>
        </w:tabs>
        <w:rPr>
          <w:ins w:id="1214" w:author="赵翔-深圳" w:date="2024-12-22T14:06:44Z"/>
        </w:rPr>
      </w:pPr>
      <w:ins w:id="1215" w:author="赵翔-深圳" w:date="2024-12-22T14:06:44Z">
        <w:r>
          <w:rPr/>
          <w:fldChar w:fldCharType="begin"/>
        </w:r>
      </w:ins>
      <w:ins w:id="1216" w:author="赵翔-深圳" w:date="2024-12-22T14:06:44Z">
        <w:r>
          <w:rPr/>
          <w:instrText xml:space="preserve"> HYPERLINK \l _Toc738 </w:instrText>
        </w:r>
      </w:ins>
      <w:ins w:id="1217" w:author="赵翔-深圳" w:date="2024-12-22T14:06:44Z">
        <w:r>
          <w:rPr/>
          <w:fldChar w:fldCharType="separate"/>
        </w:r>
      </w:ins>
      <w:ins w:id="1218" w:author="赵翔-深圳" w:date="2024-12-22T14:06:44Z">
        <w:r>
          <w:rPr>
            <w:rFonts w:hint="default" w:ascii="Times New Roman" w:hAnsi="Times New Roman" w:eastAsia="宋体" w:cs="Times New Roman"/>
            <w:i w:val="0"/>
            <w:szCs w:val="30"/>
          </w:rPr>
          <w:t xml:space="preserve">3 </w:t>
        </w:r>
      </w:ins>
      <w:ins w:id="1219" w:author="赵翔-深圳" w:date="2024-12-22T14:06:44Z">
        <w:r>
          <w:rPr>
            <w:rFonts w:ascii="Times New Roman" w:hAnsi="Times New Roman"/>
          </w:rPr>
          <w:t>土建结构检查情况</w:t>
        </w:r>
      </w:ins>
      <w:ins w:id="1220" w:author="赵翔-深圳" w:date="2024-12-22T14:06:44Z">
        <w:r>
          <w:rPr/>
          <w:tab/>
        </w:r>
      </w:ins>
      <w:ins w:id="1221" w:author="赵翔-深圳" w:date="2024-12-22T14:06:44Z">
        <w:r>
          <w:rPr/>
          <w:fldChar w:fldCharType="begin"/>
        </w:r>
      </w:ins>
      <w:ins w:id="1222" w:author="赵翔-深圳" w:date="2024-12-22T14:06:44Z">
        <w:r>
          <w:rPr/>
          <w:instrText xml:space="preserve"> PAGEREF _Toc738 \h </w:instrText>
        </w:r>
      </w:ins>
      <w:ins w:id="1223" w:author="赵翔-深圳" w:date="2024-12-22T14:06:44Z">
        <w:r>
          <w:rPr/>
          <w:fldChar w:fldCharType="separate"/>
        </w:r>
      </w:ins>
      <w:ins w:id="1224" w:author="赵翔-深圳" w:date="2024-12-23T12:31:34Z">
        <w:r>
          <w:rPr/>
          <w:t>12</w:t>
        </w:r>
      </w:ins>
      <w:ins w:id="1225" w:author="赵翔-深圳" w:date="2024-12-22T14:06:00Z">
        <w:del w:id="1226" w:author="赵翔-深圳" w:date="2024-12-23T12:31:34Z">
          <w:r>
            <w:rPr/>
            <w:delText>1214</w:delText>
          </w:r>
        </w:del>
      </w:ins>
      <w:ins w:id="1227" w:author="赵翔-深圳" w:date="2024-12-22T14:06:44Z">
        <w:r>
          <w:rPr/>
          <w:fldChar w:fldCharType="end"/>
        </w:r>
      </w:ins>
      <w:ins w:id="1228" w:author="赵翔-深圳" w:date="2024-12-22T14:06:44Z">
        <w:r>
          <w:rPr/>
          <w:fldChar w:fldCharType="end"/>
        </w:r>
      </w:ins>
    </w:p>
    <w:p w14:paraId="1E8C1A3E">
      <w:pPr>
        <w:pStyle w:val="27"/>
        <w:tabs>
          <w:tab w:val="right" w:leader="dot" w:pos="8900"/>
        </w:tabs>
        <w:rPr>
          <w:ins w:id="1229" w:author="赵翔-深圳" w:date="2024-12-22T14:06:44Z"/>
        </w:rPr>
      </w:pPr>
      <w:ins w:id="1230" w:author="赵翔-深圳" w:date="2024-12-22T14:06:44Z">
        <w:r>
          <w:rPr/>
          <w:fldChar w:fldCharType="begin"/>
        </w:r>
      </w:ins>
      <w:ins w:id="1231" w:author="赵翔-深圳" w:date="2024-12-22T14:06:44Z">
        <w:r>
          <w:rPr/>
          <w:instrText xml:space="preserve"> HYPERLINK \l _Toc21974 </w:instrText>
        </w:r>
      </w:ins>
      <w:ins w:id="1232" w:author="赵翔-深圳" w:date="2024-12-22T14:06:44Z">
        <w:r>
          <w:rPr/>
          <w:fldChar w:fldCharType="separate"/>
        </w:r>
      </w:ins>
      <w:ins w:id="1233" w:author="赵翔-深圳" w:date="2024-12-22T14:06:44Z">
        <w:r>
          <w:rPr/>
          <w:t>3.1 左洞</w:t>
        </w:r>
      </w:ins>
      <w:ins w:id="1234" w:author="赵翔-深圳" w:date="2024-12-22T14:06:44Z">
        <w:r>
          <w:rPr/>
          <w:tab/>
        </w:r>
      </w:ins>
      <w:ins w:id="1235" w:author="赵翔-深圳" w:date="2024-12-22T14:06:44Z">
        <w:r>
          <w:rPr/>
          <w:fldChar w:fldCharType="begin"/>
        </w:r>
      </w:ins>
      <w:ins w:id="1236" w:author="赵翔-深圳" w:date="2024-12-22T14:06:44Z">
        <w:r>
          <w:rPr/>
          <w:instrText xml:space="preserve"> PAGEREF _Toc21974 \h </w:instrText>
        </w:r>
      </w:ins>
      <w:ins w:id="1237" w:author="赵翔-深圳" w:date="2024-12-22T14:06:44Z">
        <w:r>
          <w:rPr/>
          <w:fldChar w:fldCharType="separate"/>
        </w:r>
      </w:ins>
      <w:ins w:id="1238" w:author="赵翔-深圳" w:date="2024-12-23T12:31:34Z">
        <w:r>
          <w:rPr/>
          <w:t>12</w:t>
        </w:r>
      </w:ins>
      <w:ins w:id="1239" w:author="赵翔-深圳" w:date="2024-12-22T14:06:00Z">
        <w:del w:id="1240" w:author="赵翔-深圳" w:date="2024-12-23T12:31:34Z">
          <w:r>
            <w:rPr/>
            <w:delText>1214</w:delText>
          </w:r>
        </w:del>
      </w:ins>
      <w:ins w:id="1241" w:author="赵翔-深圳" w:date="2024-12-22T14:06:44Z">
        <w:r>
          <w:rPr/>
          <w:fldChar w:fldCharType="end"/>
        </w:r>
      </w:ins>
      <w:ins w:id="1242" w:author="赵翔-深圳" w:date="2024-12-22T14:06:44Z">
        <w:r>
          <w:rPr/>
          <w:fldChar w:fldCharType="end"/>
        </w:r>
      </w:ins>
    </w:p>
    <w:p w14:paraId="45303344">
      <w:pPr>
        <w:pStyle w:val="27"/>
        <w:tabs>
          <w:tab w:val="right" w:leader="dot" w:pos="8900"/>
        </w:tabs>
        <w:rPr>
          <w:ins w:id="1243" w:author="赵翔-深圳" w:date="2024-12-22T14:06:44Z"/>
        </w:rPr>
      </w:pPr>
      <w:ins w:id="1244" w:author="赵翔-深圳" w:date="2024-12-22T14:06:44Z">
        <w:r>
          <w:rPr/>
          <w:fldChar w:fldCharType="begin"/>
        </w:r>
      </w:ins>
      <w:ins w:id="1245" w:author="赵翔-深圳" w:date="2024-12-22T14:06:44Z">
        <w:r>
          <w:rPr/>
          <w:instrText xml:space="preserve"> HYPERLINK \l _Toc351 </w:instrText>
        </w:r>
      </w:ins>
      <w:ins w:id="1246" w:author="赵翔-深圳" w:date="2024-12-22T14:06:44Z">
        <w:r>
          <w:rPr/>
          <w:fldChar w:fldCharType="separate"/>
        </w:r>
      </w:ins>
      <w:ins w:id="1247" w:author="赵翔-深圳" w:date="2024-12-22T14:06:44Z">
        <w:r>
          <w:rPr/>
          <w:t>3.2 右洞</w:t>
        </w:r>
      </w:ins>
      <w:ins w:id="1248" w:author="赵翔-深圳" w:date="2024-12-22T14:06:44Z">
        <w:r>
          <w:rPr/>
          <w:tab/>
        </w:r>
      </w:ins>
      <w:ins w:id="1249" w:author="赵翔-深圳" w:date="2024-12-22T14:06:44Z">
        <w:r>
          <w:rPr/>
          <w:fldChar w:fldCharType="begin"/>
        </w:r>
      </w:ins>
      <w:ins w:id="1250" w:author="赵翔-深圳" w:date="2024-12-22T14:06:44Z">
        <w:r>
          <w:rPr/>
          <w:instrText xml:space="preserve"> PAGEREF _Toc351 \h </w:instrText>
        </w:r>
      </w:ins>
      <w:ins w:id="1251" w:author="赵翔-深圳" w:date="2024-12-22T14:06:44Z">
        <w:r>
          <w:rPr/>
          <w:fldChar w:fldCharType="separate"/>
        </w:r>
      </w:ins>
      <w:ins w:id="1252" w:author="赵翔-深圳" w:date="2024-12-23T12:31:34Z">
        <w:r>
          <w:rPr/>
          <w:t>15</w:t>
        </w:r>
      </w:ins>
      <w:ins w:id="1253" w:author="赵翔-深圳" w:date="2024-12-22T14:06:00Z">
        <w:del w:id="1254" w:author="赵翔-深圳" w:date="2024-12-23T12:31:34Z">
          <w:r>
            <w:rPr/>
            <w:delText>1517</w:delText>
          </w:r>
        </w:del>
      </w:ins>
      <w:ins w:id="1255" w:author="赵翔-深圳" w:date="2024-12-22T14:06:44Z">
        <w:r>
          <w:rPr/>
          <w:fldChar w:fldCharType="end"/>
        </w:r>
      </w:ins>
      <w:ins w:id="1256" w:author="赵翔-深圳" w:date="2024-12-22T14:06:44Z">
        <w:r>
          <w:rPr/>
          <w:fldChar w:fldCharType="end"/>
        </w:r>
      </w:ins>
    </w:p>
    <w:p w14:paraId="65153879">
      <w:pPr>
        <w:pStyle w:val="24"/>
        <w:tabs>
          <w:tab w:val="right" w:leader="dot" w:pos="8900"/>
        </w:tabs>
        <w:rPr>
          <w:ins w:id="1257" w:author="赵翔-深圳" w:date="2024-12-22T14:06:44Z"/>
        </w:rPr>
      </w:pPr>
      <w:ins w:id="1258" w:author="赵翔-深圳" w:date="2024-12-22T14:06:44Z">
        <w:r>
          <w:rPr/>
          <w:fldChar w:fldCharType="begin"/>
        </w:r>
      </w:ins>
      <w:ins w:id="1259" w:author="赵翔-深圳" w:date="2024-12-22T14:06:44Z">
        <w:r>
          <w:rPr/>
          <w:instrText xml:space="preserve"> HYPERLINK \l _Toc16001 </w:instrText>
        </w:r>
      </w:ins>
      <w:ins w:id="1260" w:author="赵翔-深圳" w:date="2024-12-22T14:06:44Z">
        <w:r>
          <w:rPr/>
          <w:fldChar w:fldCharType="separate"/>
        </w:r>
      </w:ins>
      <w:ins w:id="1261" w:author="赵翔-深圳" w:date="2024-12-22T14:06:44Z">
        <w:r>
          <w:rPr>
            <w:rFonts w:hint="default" w:ascii="Times New Roman" w:hAnsi="Times New Roman" w:eastAsia="宋体" w:cs="Times New Roman"/>
            <w:i w:val="0"/>
            <w:szCs w:val="30"/>
          </w:rPr>
          <w:t xml:space="preserve">4 </w:t>
        </w:r>
      </w:ins>
      <w:ins w:id="1262" w:author="赵翔-深圳" w:date="2024-12-22T14:06:44Z">
        <w:r>
          <w:rPr>
            <w:rFonts w:ascii="Times New Roman" w:hAnsi="Times New Roman"/>
          </w:rPr>
          <w:t>其他工程设施</w:t>
        </w:r>
      </w:ins>
      <w:ins w:id="1263" w:author="赵翔-深圳" w:date="2024-12-22T14:06:44Z">
        <w:r>
          <w:rPr/>
          <w:tab/>
        </w:r>
      </w:ins>
      <w:ins w:id="1264" w:author="赵翔-深圳" w:date="2024-12-22T14:06:44Z">
        <w:r>
          <w:rPr/>
          <w:fldChar w:fldCharType="begin"/>
        </w:r>
      </w:ins>
      <w:ins w:id="1265" w:author="赵翔-深圳" w:date="2024-12-22T14:06:44Z">
        <w:r>
          <w:rPr/>
          <w:instrText xml:space="preserve"> PAGEREF _Toc16001 \h </w:instrText>
        </w:r>
      </w:ins>
      <w:ins w:id="1266" w:author="赵翔-深圳" w:date="2024-12-22T14:06:44Z">
        <w:r>
          <w:rPr/>
          <w:fldChar w:fldCharType="separate"/>
        </w:r>
      </w:ins>
      <w:ins w:id="1267" w:author="赵翔-深圳" w:date="2024-12-23T12:31:34Z">
        <w:r>
          <w:rPr/>
          <w:t>18</w:t>
        </w:r>
      </w:ins>
      <w:ins w:id="1268" w:author="赵翔-深圳" w:date="2024-12-22T14:06:00Z">
        <w:del w:id="1269" w:author="赵翔-深圳" w:date="2024-12-23T12:31:34Z">
          <w:r>
            <w:rPr/>
            <w:delText>1820</w:delText>
          </w:r>
        </w:del>
      </w:ins>
      <w:ins w:id="1270" w:author="赵翔-深圳" w:date="2024-12-22T14:06:44Z">
        <w:r>
          <w:rPr/>
          <w:fldChar w:fldCharType="end"/>
        </w:r>
      </w:ins>
      <w:ins w:id="1271" w:author="赵翔-深圳" w:date="2024-12-22T14:06:44Z">
        <w:r>
          <w:rPr/>
          <w:fldChar w:fldCharType="end"/>
        </w:r>
      </w:ins>
    </w:p>
    <w:p w14:paraId="25A1DDF5">
      <w:pPr>
        <w:pStyle w:val="27"/>
        <w:tabs>
          <w:tab w:val="right" w:leader="dot" w:pos="8900"/>
        </w:tabs>
        <w:rPr>
          <w:ins w:id="1272" w:author="赵翔-深圳" w:date="2024-12-22T14:06:44Z"/>
        </w:rPr>
      </w:pPr>
      <w:ins w:id="1273" w:author="赵翔-深圳" w:date="2024-12-22T14:06:44Z">
        <w:r>
          <w:rPr/>
          <w:fldChar w:fldCharType="begin"/>
        </w:r>
      </w:ins>
      <w:ins w:id="1274" w:author="赵翔-深圳" w:date="2024-12-22T14:06:44Z">
        <w:r>
          <w:rPr/>
          <w:instrText xml:space="preserve"> HYPERLINK \l _Toc277 </w:instrText>
        </w:r>
      </w:ins>
      <w:ins w:id="1275" w:author="赵翔-深圳" w:date="2024-12-22T14:06:44Z">
        <w:r>
          <w:rPr/>
          <w:fldChar w:fldCharType="separate"/>
        </w:r>
      </w:ins>
      <w:ins w:id="1276" w:author="赵翔-深圳" w:date="2024-12-22T14:06:44Z">
        <w:r>
          <w:rPr/>
          <w:t>4.1 电缆沟</w:t>
        </w:r>
      </w:ins>
      <w:ins w:id="1277" w:author="赵翔-深圳" w:date="2024-12-22T14:06:44Z">
        <w:r>
          <w:rPr/>
          <w:tab/>
        </w:r>
      </w:ins>
      <w:ins w:id="1278" w:author="赵翔-深圳" w:date="2024-12-22T14:06:44Z">
        <w:r>
          <w:rPr/>
          <w:fldChar w:fldCharType="begin"/>
        </w:r>
      </w:ins>
      <w:ins w:id="1279" w:author="赵翔-深圳" w:date="2024-12-22T14:06:44Z">
        <w:r>
          <w:rPr/>
          <w:instrText xml:space="preserve"> PAGEREF _Toc277 \h </w:instrText>
        </w:r>
      </w:ins>
      <w:ins w:id="1280" w:author="赵翔-深圳" w:date="2024-12-22T14:06:44Z">
        <w:r>
          <w:rPr/>
          <w:fldChar w:fldCharType="separate"/>
        </w:r>
      </w:ins>
      <w:ins w:id="1281" w:author="赵翔-深圳" w:date="2024-12-23T12:31:34Z">
        <w:r>
          <w:rPr/>
          <w:t>18</w:t>
        </w:r>
      </w:ins>
      <w:ins w:id="1282" w:author="赵翔-深圳" w:date="2024-12-22T14:06:00Z">
        <w:del w:id="1283" w:author="赵翔-深圳" w:date="2024-12-23T12:31:34Z">
          <w:r>
            <w:rPr/>
            <w:delText>1820</w:delText>
          </w:r>
        </w:del>
      </w:ins>
      <w:ins w:id="1284" w:author="赵翔-深圳" w:date="2024-12-22T14:06:44Z">
        <w:r>
          <w:rPr/>
          <w:fldChar w:fldCharType="end"/>
        </w:r>
      </w:ins>
      <w:ins w:id="1285" w:author="赵翔-深圳" w:date="2024-12-22T14:06:44Z">
        <w:r>
          <w:rPr/>
          <w:fldChar w:fldCharType="end"/>
        </w:r>
      </w:ins>
    </w:p>
    <w:p w14:paraId="11718FBD">
      <w:pPr>
        <w:pStyle w:val="27"/>
        <w:tabs>
          <w:tab w:val="right" w:leader="dot" w:pos="8900"/>
        </w:tabs>
        <w:rPr>
          <w:ins w:id="1286" w:author="赵翔-深圳" w:date="2024-12-22T14:06:44Z"/>
        </w:rPr>
      </w:pPr>
      <w:ins w:id="1287" w:author="赵翔-深圳" w:date="2024-12-22T14:06:44Z">
        <w:r>
          <w:rPr/>
          <w:fldChar w:fldCharType="begin"/>
        </w:r>
      </w:ins>
      <w:ins w:id="1288" w:author="赵翔-深圳" w:date="2024-12-22T14:06:44Z">
        <w:r>
          <w:rPr/>
          <w:instrText xml:space="preserve"> HYPERLINK \l _Toc24538 </w:instrText>
        </w:r>
      </w:ins>
      <w:ins w:id="1289" w:author="赵翔-深圳" w:date="2024-12-22T14:06:44Z">
        <w:r>
          <w:rPr/>
          <w:fldChar w:fldCharType="separate"/>
        </w:r>
      </w:ins>
      <w:ins w:id="1290" w:author="赵翔-深圳" w:date="2024-12-22T14:06:44Z">
        <w:r>
          <w:rPr/>
          <w:t>4.2 设备洞室</w:t>
        </w:r>
      </w:ins>
      <w:ins w:id="1291" w:author="赵翔-深圳" w:date="2024-12-22T14:06:44Z">
        <w:r>
          <w:rPr/>
          <w:tab/>
        </w:r>
      </w:ins>
      <w:ins w:id="1292" w:author="赵翔-深圳" w:date="2024-12-22T14:06:44Z">
        <w:r>
          <w:rPr/>
          <w:fldChar w:fldCharType="begin"/>
        </w:r>
      </w:ins>
      <w:ins w:id="1293" w:author="赵翔-深圳" w:date="2024-12-22T14:06:44Z">
        <w:r>
          <w:rPr/>
          <w:instrText xml:space="preserve"> PAGEREF _Toc24538 \h </w:instrText>
        </w:r>
      </w:ins>
      <w:ins w:id="1294" w:author="赵翔-深圳" w:date="2024-12-22T14:06:44Z">
        <w:r>
          <w:rPr/>
          <w:fldChar w:fldCharType="separate"/>
        </w:r>
      </w:ins>
      <w:ins w:id="1295" w:author="赵翔-深圳" w:date="2024-12-23T12:31:34Z">
        <w:r>
          <w:rPr/>
          <w:t>19</w:t>
        </w:r>
      </w:ins>
      <w:ins w:id="1296" w:author="赵翔-深圳" w:date="2024-12-22T14:06:00Z">
        <w:del w:id="1297" w:author="赵翔-深圳" w:date="2024-12-23T12:31:34Z">
          <w:r>
            <w:rPr/>
            <w:delText>1921</w:delText>
          </w:r>
        </w:del>
      </w:ins>
      <w:ins w:id="1298" w:author="赵翔-深圳" w:date="2024-12-22T14:06:44Z">
        <w:r>
          <w:rPr/>
          <w:fldChar w:fldCharType="end"/>
        </w:r>
      </w:ins>
      <w:ins w:id="1299" w:author="赵翔-深圳" w:date="2024-12-22T14:06:44Z">
        <w:r>
          <w:rPr/>
          <w:fldChar w:fldCharType="end"/>
        </w:r>
      </w:ins>
    </w:p>
    <w:p w14:paraId="7B8D7FAE">
      <w:pPr>
        <w:pStyle w:val="27"/>
        <w:tabs>
          <w:tab w:val="right" w:leader="dot" w:pos="8900"/>
        </w:tabs>
        <w:rPr>
          <w:ins w:id="1300" w:author="赵翔-深圳" w:date="2024-12-22T14:06:44Z"/>
        </w:rPr>
      </w:pPr>
      <w:ins w:id="1301" w:author="赵翔-深圳" w:date="2024-12-22T14:06:44Z">
        <w:r>
          <w:rPr/>
          <w:fldChar w:fldCharType="begin"/>
        </w:r>
      </w:ins>
      <w:ins w:id="1302" w:author="赵翔-深圳" w:date="2024-12-22T14:06:44Z">
        <w:r>
          <w:rPr/>
          <w:instrText xml:space="preserve"> HYPERLINK \l _Toc21176 </w:instrText>
        </w:r>
      </w:ins>
      <w:ins w:id="1303" w:author="赵翔-深圳" w:date="2024-12-22T14:06:44Z">
        <w:r>
          <w:rPr/>
          <w:fldChar w:fldCharType="separate"/>
        </w:r>
      </w:ins>
      <w:ins w:id="1304" w:author="赵翔-深圳" w:date="2024-12-22T14:06:44Z">
        <w:r>
          <w:rPr/>
          <w:t>4.3 洞外联络通道</w:t>
        </w:r>
      </w:ins>
      <w:ins w:id="1305" w:author="赵翔-深圳" w:date="2024-12-22T14:06:44Z">
        <w:r>
          <w:rPr/>
          <w:tab/>
        </w:r>
      </w:ins>
      <w:ins w:id="1306" w:author="赵翔-深圳" w:date="2024-12-22T14:06:44Z">
        <w:r>
          <w:rPr/>
          <w:fldChar w:fldCharType="begin"/>
        </w:r>
      </w:ins>
      <w:ins w:id="1307" w:author="赵翔-深圳" w:date="2024-12-22T14:06:44Z">
        <w:r>
          <w:rPr/>
          <w:instrText xml:space="preserve"> PAGEREF _Toc21176 \h </w:instrText>
        </w:r>
      </w:ins>
      <w:ins w:id="1308" w:author="赵翔-深圳" w:date="2024-12-22T14:06:44Z">
        <w:r>
          <w:rPr/>
          <w:fldChar w:fldCharType="separate"/>
        </w:r>
      </w:ins>
      <w:ins w:id="1309" w:author="赵翔-深圳" w:date="2024-12-23T12:31:34Z">
        <w:r>
          <w:rPr/>
          <w:t>19</w:t>
        </w:r>
      </w:ins>
      <w:ins w:id="1310" w:author="赵翔-深圳" w:date="2024-12-22T14:06:00Z">
        <w:del w:id="1311" w:author="赵翔-深圳" w:date="2024-12-23T12:31:34Z">
          <w:r>
            <w:rPr/>
            <w:delText>1921</w:delText>
          </w:r>
        </w:del>
      </w:ins>
      <w:ins w:id="1312" w:author="赵翔-深圳" w:date="2024-12-22T14:06:44Z">
        <w:r>
          <w:rPr/>
          <w:fldChar w:fldCharType="end"/>
        </w:r>
      </w:ins>
      <w:ins w:id="1313" w:author="赵翔-深圳" w:date="2024-12-22T14:06:44Z">
        <w:r>
          <w:rPr/>
          <w:fldChar w:fldCharType="end"/>
        </w:r>
      </w:ins>
    </w:p>
    <w:p w14:paraId="71FB364F">
      <w:pPr>
        <w:pStyle w:val="27"/>
        <w:tabs>
          <w:tab w:val="right" w:leader="dot" w:pos="8900"/>
        </w:tabs>
        <w:rPr>
          <w:ins w:id="1314" w:author="赵翔-深圳" w:date="2024-12-22T14:06:44Z"/>
        </w:rPr>
      </w:pPr>
      <w:ins w:id="1315" w:author="赵翔-深圳" w:date="2024-12-22T14:06:44Z">
        <w:r>
          <w:rPr/>
          <w:fldChar w:fldCharType="begin"/>
        </w:r>
      </w:ins>
      <w:ins w:id="1316" w:author="赵翔-深圳" w:date="2024-12-22T14:06:44Z">
        <w:r>
          <w:rPr/>
          <w:instrText xml:space="preserve"> HYPERLINK \l _Toc1159 </w:instrText>
        </w:r>
      </w:ins>
      <w:ins w:id="1317" w:author="赵翔-深圳" w:date="2024-12-22T14:06:44Z">
        <w:r>
          <w:rPr/>
          <w:fldChar w:fldCharType="separate"/>
        </w:r>
      </w:ins>
      <w:ins w:id="1318" w:author="赵翔-深圳" w:date="2024-12-22T14:06:44Z">
        <w:r>
          <w:rPr/>
          <w:t>4.4 洞口绿化</w:t>
        </w:r>
      </w:ins>
      <w:ins w:id="1319" w:author="赵翔-深圳" w:date="2024-12-22T14:06:44Z">
        <w:r>
          <w:rPr/>
          <w:tab/>
        </w:r>
      </w:ins>
      <w:ins w:id="1320" w:author="赵翔-深圳" w:date="2024-12-22T14:06:44Z">
        <w:r>
          <w:rPr/>
          <w:fldChar w:fldCharType="begin"/>
        </w:r>
      </w:ins>
      <w:ins w:id="1321" w:author="赵翔-深圳" w:date="2024-12-22T14:06:44Z">
        <w:r>
          <w:rPr/>
          <w:instrText xml:space="preserve"> PAGEREF _Toc1159 \h </w:instrText>
        </w:r>
      </w:ins>
      <w:ins w:id="1322" w:author="赵翔-深圳" w:date="2024-12-22T14:06:44Z">
        <w:r>
          <w:rPr/>
          <w:fldChar w:fldCharType="separate"/>
        </w:r>
      </w:ins>
      <w:ins w:id="1323" w:author="赵翔-深圳" w:date="2024-12-23T12:31:34Z">
        <w:r>
          <w:rPr/>
          <w:t>20</w:t>
        </w:r>
      </w:ins>
      <w:ins w:id="1324" w:author="赵翔-深圳" w:date="2024-12-22T14:06:00Z">
        <w:del w:id="1325" w:author="赵翔-深圳" w:date="2024-12-23T12:31:34Z">
          <w:r>
            <w:rPr/>
            <w:delText>2022</w:delText>
          </w:r>
        </w:del>
      </w:ins>
      <w:ins w:id="1326" w:author="赵翔-深圳" w:date="2024-12-22T14:06:44Z">
        <w:r>
          <w:rPr/>
          <w:fldChar w:fldCharType="end"/>
        </w:r>
      </w:ins>
      <w:ins w:id="1327" w:author="赵翔-深圳" w:date="2024-12-22T14:06:44Z">
        <w:r>
          <w:rPr/>
          <w:fldChar w:fldCharType="end"/>
        </w:r>
      </w:ins>
    </w:p>
    <w:p w14:paraId="2E30BA79">
      <w:pPr>
        <w:pStyle w:val="27"/>
        <w:tabs>
          <w:tab w:val="right" w:leader="dot" w:pos="8900"/>
        </w:tabs>
        <w:rPr>
          <w:ins w:id="1328" w:author="赵翔-深圳" w:date="2024-12-22T14:06:44Z"/>
        </w:rPr>
      </w:pPr>
      <w:ins w:id="1329" w:author="赵翔-深圳" w:date="2024-12-22T14:06:44Z">
        <w:r>
          <w:rPr/>
          <w:fldChar w:fldCharType="begin"/>
        </w:r>
      </w:ins>
      <w:ins w:id="1330" w:author="赵翔-深圳" w:date="2024-12-22T14:06:44Z">
        <w:r>
          <w:rPr/>
          <w:instrText xml:space="preserve"> HYPERLINK \l _Toc26643 </w:instrText>
        </w:r>
      </w:ins>
      <w:ins w:id="1331" w:author="赵翔-深圳" w:date="2024-12-22T14:06:44Z">
        <w:r>
          <w:rPr/>
          <w:fldChar w:fldCharType="separate"/>
        </w:r>
      </w:ins>
      <w:ins w:id="1332" w:author="赵翔-深圳" w:date="2024-12-22T14:06:44Z">
        <w:r>
          <w:rPr/>
          <w:t>4.</w:t>
        </w:r>
      </w:ins>
      <w:ins w:id="1333" w:author="赵翔-深圳" w:date="2024-12-22T14:06:44Z">
        <w:r>
          <w:rPr>
            <w:rFonts w:hint="eastAsia"/>
            <w:lang w:val="en-US" w:eastAsia="zh-CN"/>
          </w:rPr>
          <w:t>5</w:t>
        </w:r>
      </w:ins>
      <w:ins w:id="1334" w:author="赵翔-深圳" w:date="2024-12-22T14:06:44Z">
        <w:r>
          <w:rPr/>
          <w:t xml:space="preserve"> </w:t>
        </w:r>
      </w:ins>
      <w:ins w:id="1335" w:author="赵翔-深圳" w:date="2024-12-22T14:06:44Z">
        <w:r>
          <w:rPr>
            <w:rFonts w:hint="eastAsia"/>
            <w:lang w:val="en-US" w:eastAsia="zh-CN"/>
          </w:rPr>
          <w:t>房屋设施</w:t>
        </w:r>
      </w:ins>
      <w:ins w:id="1336" w:author="赵翔-深圳" w:date="2024-12-22T14:06:44Z">
        <w:r>
          <w:rPr/>
          <w:tab/>
        </w:r>
      </w:ins>
      <w:ins w:id="1337" w:author="赵翔-深圳" w:date="2024-12-22T14:06:44Z">
        <w:r>
          <w:rPr/>
          <w:fldChar w:fldCharType="begin"/>
        </w:r>
      </w:ins>
      <w:ins w:id="1338" w:author="赵翔-深圳" w:date="2024-12-22T14:06:44Z">
        <w:r>
          <w:rPr/>
          <w:instrText xml:space="preserve"> PAGEREF _Toc26643 \h </w:instrText>
        </w:r>
      </w:ins>
      <w:ins w:id="1339" w:author="赵翔-深圳" w:date="2024-12-22T14:06:44Z">
        <w:r>
          <w:rPr/>
          <w:fldChar w:fldCharType="separate"/>
        </w:r>
      </w:ins>
      <w:ins w:id="1340" w:author="赵翔-深圳" w:date="2024-12-23T12:31:34Z">
        <w:r>
          <w:rPr/>
          <w:t>20</w:t>
        </w:r>
      </w:ins>
      <w:ins w:id="1341" w:author="赵翔-深圳" w:date="2024-12-22T14:06:00Z">
        <w:del w:id="1342" w:author="赵翔-深圳" w:date="2024-12-23T12:31:34Z">
          <w:r>
            <w:rPr/>
            <w:delText>2022</w:delText>
          </w:r>
        </w:del>
      </w:ins>
      <w:ins w:id="1343" w:author="赵翔-深圳" w:date="2024-12-22T14:06:44Z">
        <w:r>
          <w:rPr/>
          <w:fldChar w:fldCharType="end"/>
        </w:r>
      </w:ins>
      <w:ins w:id="1344" w:author="赵翔-深圳" w:date="2024-12-22T14:06:44Z">
        <w:r>
          <w:rPr/>
          <w:fldChar w:fldCharType="end"/>
        </w:r>
      </w:ins>
    </w:p>
    <w:p w14:paraId="2840E242">
      <w:pPr>
        <w:pStyle w:val="27"/>
        <w:tabs>
          <w:tab w:val="right" w:leader="dot" w:pos="8900"/>
        </w:tabs>
        <w:rPr>
          <w:ins w:id="1345" w:author="赵翔-深圳" w:date="2024-12-22T14:06:44Z"/>
        </w:rPr>
      </w:pPr>
      <w:ins w:id="1346" w:author="赵翔-深圳" w:date="2024-12-22T14:06:44Z">
        <w:r>
          <w:rPr/>
          <w:fldChar w:fldCharType="begin"/>
        </w:r>
      </w:ins>
      <w:ins w:id="1347" w:author="赵翔-深圳" w:date="2024-12-22T14:06:44Z">
        <w:r>
          <w:rPr/>
          <w:instrText xml:space="preserve"> HYPERLINK \l _Toc18937 </w:instrText>
        </w:r>
      </w:ins>
      <w:ins w:id="1348" w:author="赵翔-深圳" w:date="2024-12-22T14:06:44Z">
        <w:r>
          <w:rPr/>
          <w:fldChar w:fldCharType="separate"/>
        </w:r>
      </w:ins>
      <w:ins w:id="1349" w:author="赵翔-深圳" w:date="2024-12-22T14:06:44Z">
        <w:r>
          <w:rPr/>
          <w:t>4.</w:t>
        </w:r>
      </w:ins>
      <w:ins w:id="1350" w:author="赵翔-深圳" w:date="2024-12-22T14:06:44Z">
        <w:r>
          <w:rPr>
            <w:rFonts w:hint="eastAsia"/>
            <w:lang w:val="en-US" w:eastAsia="zh-CN"/>
          </w:rPr>
          <w:t>6</w:t>
        </w:r>
      </w:ins>
      <w:ins w:id="1351" w:author="赵翔-深圳" w:date="2024-12-22T14:06:44Z">
        <w:r>
          <w:rPr/>
          <w:t xml:space="preserve"> 洞口雕塑、隧道铭牌</w:t>
        </w:r>
      </w:ins>
      <w:ins w:id="1352" w:author="赵翔-深圳" w:date="2024-12-22T14:06:44Z">
        <w:r>
          <w:rPr/>
          <w:tab/>
        </w:r>
      </w:ins>
      <w:ins w:id="1353" w:author="赵翔-深圳" w:date="2024-12-22T14:06:44Z">
        <w:r>
          <w:rPr/>
          <w:fldChar w:fldCharType="begin"/>
        </w:r>
      </w:ins>
      <w:ins w:id="1354" w:author="赵翔-深圳" w:date="2024-12-22T14:06:44Z">
        <w:r>
          <w:rPr/>
          <w:instrText xml:space="preserve"> PAGEREF _Toc18937 \h </w:instrText>
        </w:r>
      </w:ins>
      <w:ins w:id="1355" w:author="赵翔-深圳" w:date="2024-12-22T14:06:44Z">
        <w:r>
          <w:rPr/>
          <w:fldChar w:fldCharType="separate"/>
        </w:r>
      </w:ins>
      <w:ins w:id="1356" w:author="赵翔-深圳" w:date="2024-12-23T12:31:34Z">
        <w:r>
          <w:rPr/>
          <w:t>21</w:t>
        </w:r>
      </w:ins>
      <w:ins w:id="1357" w:author="赵翔-深圳" w:date="2024-12-22T14:06:00Z">
        <w:del w:id="1358" w:author="赵翔-深圳" w:date="2024-12-23T12:31:34Z">
          <w:r>
            <w:rPr/>
            <w:delText>2123</w:delText>
          </w:r>
        </w:del>
      </w:ins>
      <w:ins w:id="1359" w:author="赵翔-深圳" w:date="2024-12-22T14:06:44Z">
        <w:r>
          <w:rPr/>
          <w:fldChar w:fldCharType="end"/>
        </w:r>
      </w:ins>
      <w:ins w:id="1360" w:author="赵翔-深圳" w:date="2024-12-22T14:06:44Z">
        <w:r>
          <w:rPr/>
          <w:fldChar w:fldCharType="end"/>
        </w:r>
      </w:ins>
    </w:p>
    <w:p w14:paraId="0D48FE19">
      <w:pPr>
        <w:pStyle w:val="24"/>
        <w:tabs>
          <w:tab w:val="right" w:leader="dot" w:pos="8900"/>
        </w:tabs>
        <w:rPr>
          <w:ins w:id="1361" w:author="赵翔-深圳" w:date="2024-12-22T14:06:44Z"/>
        </w:rPr>
      </w:pPr>
      <w:ins w:id="1362" w:author="赵翔-深圳" w:date="2024-12-22T14:06:44Z">
        <w:r>
          <w:rPr/>
          <w:fldChar w:fldCharType="begin"/>
        </w:r>
      </w:ins>
      <w:ins w:id="1363" w:author="赵翔-深圳" w:date="2024-12-22T14:06:44Z">
        <w:r>
          <w:rPr/>
          <w:instrText xml:space="preserve"> HYPERLINK \l _Toc22616 </w:instrText>
        </w:r>
      </w:ins>
      <w:ins w:id="1364" w:author="赵翔-深圳" w:date="2024-12-22T14:06:44Z">
        <w:r>
          <w:rPr/>
          <w:fldChar w:fldCharType="separate"/>
        </w:r>
      </w:ins>
      <w:ins w:id="1365" w:author="赵翔-深圳" w:date="2024-12-22T14:06:44Z">
        <w:r>
          <w:rPr>
            <w:rFonts w:hint="default" w:ascii="Times New Roman" w:hAnsi="Times New Roman" w:eastAsia="宋体" w:cs="Times New Roman"/>
            <w:i w:val="0"/>
            <w:szCs w:val="30"/>
          </w:rPr>
          <w:t xml:space="preserve">5 </w:t>
        </w:r>
      </w:ins>
      <w:ins w:id="1366" w:author="赵翔-深圳" w:date="2024-12-22T14:06:44Z">
        <w:r>
          <w:rPr>
            <w:rFonts w:ascii="Times New Roman" w:hAnsi="Times New Roman"/>
          </w:rPr>
          <w:t>隧道技术状况评定</w:t>
        </w:r>
      </w:ins>
      <w:ins w:id="1367" w:author="赵翔-深圳" w:date="2024-12-22T14:06:44Z">
        <w:r>
          <w:rPr/>
          <w:tab/>
        </w:r>
      </w:ins>
      <w:ins w:id="1368" w:author="赵翔-深圳" w:date="2024-12-22T14:06:44Z">
        <w:r>
          <w:rPr/>
          <w:fldChar w:fldCharType="begin"/>
        </w:r>
      </w:ins>
      <w:ins w:id="1369" w:author="赵翔-深圳" w:date="2024-12-22T14:06:44Z">
        <w:r>
          <w:rPr/>
          <w:instrText xml:space="preserve"> PAGEREF _Toc22616 \h </w:instrText>
        </w:r>
      </w:ins>
      <w:ins w:id="1370" w:author="赵翔-深圳" w:date="2024-12-22T14:06:44Z">
        <w:r>
          <w:rPr/>
          <w:fldChar w:fldCharType="separate"/>
        </w:r>
      </w:ins>
      <w:ins w:id="1371" w:author="赵翔-深圳" w:date="2024-12-23T12:31:34Z">
        <w:r>
          <w:rPr/>
          <w:t>21</w:t>
        </w:r>
      </w:ins>
      <w:ins w:id="1372" w:author="赵翔-深圳" w:date="2024-12-22T14:06:00Z">
        <w:del w:id="1373" w:author="赵翔-深圳" w:date="2024-12-23T12:31:34Z">
          <w:r>
            <w:rPr/>
            <w:delText>2123</w:delText>
          </w:r>
        </w:del>
      </w:ins>
      <w:ins w:id="1374" w:author="赵翔-深圳" w:date="2024-12-22T14:06:44Z">
        <w:r>
          <w:rPr/>
          <w:fldChar w:fldCharType="end"/>
        </w:r>
      </w:ins>
      <w:ins w:id="1375" w:author="赵翔-深圳" w:date="2024-12-22T14:06:44Z">
        <w:r>
          <w:rPr/>
          <w:fldChar w:fldCharType="end"/>
        </w:r>
      </w:ins>
    </w:p>
    <w:p w14:paraId="53E206BA">
      <w:pPr>
        <w:pStyle w:val="27"/>
        <w:tabs>
          <w:tab w:val="right" w:leader="dot" w:pos="8900"/>
        </w:tabs>
        <w:rPr>
          <w:ins w:id="1376" w:author="赵翔-深圳" w:date="2024-12-22T14:06:44Z"/>
        </w:rPr>
      </w:pPr>
      <w:ins w:id="1377" w:author="赵翔-深圳" w:date="2024-12-22T14:06:44Z">
        <w:r>
          <w:rPr/>
          <w:fldChar w:fldCharType="begin"/>
        </w:r>
      </w:ins>
      <w:ins w:id="1378" w:author="赵翔-深圳" w:date="2024-12-22T14:06:44Z">
        <w:r>
          <w:rPr/>
          <w:instrText xml:space="preserve"> HYPERLINK \l _Toc17401 </w:instrText>
        </w:r>
      </w:ins>
      <w:ins w:id="1379" w:author="赵翔-深圳" w:date="2024-12-22T14:06:44Z">
        <w:r>
          <w:rPr/>
          <w:fldChar w:fldCharType="separate"/>
        </w:r>
      </w:ins>
      <w:ins w:id="1380" w:author="赵翔-深圳" w:date="2024-12-22T14:06:44Z">
        <w:r>
          <w:rPr>
            <w:rFonts w:hint="default" w:ascii="Times New Roman" w:hAnsi="Times New Roman" w:eastAsia="宋体"/>
            <w:i w:val="0"/>
            <w:szCs w:val="28"/>
          </w:rPr>
          <w:t xml:space="preserve">5.1 </w:t>
        </w:r>
      </w:ins>
      <w:ins w:id="1381" w:author="赵翔-深圳" w:date="2024-12-22T14:06:44Z">
        <w:r>
          <w:rPr/>
          <w:t>土建结构</w:t>
        </w:r>
      </w:ins>
      <w:ins w:id="1382" w:author="赵翔-深圳" w:date="2024-12-22T14:06:44Z">
        <w:r>
          <w:rPr/>
          <w:tab/>
        </w:r>
      </w:ins>
      <w:ins w:id="1383" w:author="赵翔-深圳" w:date="2024-12-22T14:06:44Z">
        <w:r>
          <w:rPr/>
          <w:fldChar w:fldCharType="begin"/>
        </w:r>
      </w:ins>
      <w:ins w:id="1384" w:author="赵翔-深圳" w:date="2024-12-22T14:06:44Z">
        <w:r>
          <w:rPr/>
          <w:instrText xml:space="preserve"> PAGEREF _Toc17401 \h </w:instrText>
        </w:r>
      </w:ins>
      <w:ins w:id="1385" w:author="赵翔-深圳" w:date="2024-12-22T14:06:44Z">
        <w:r>
          <w:rPr/>
          <w:fldChar w:fldCharType="separate"/>
        </w:r>
      </w:ins>
      <w:ins w:id="1386" w:author="赵翔-深圳" w:date="2024-12-23T12:31:34Z">
        <w:r>
          <w:rPr/>
          <w:t>21</w:t>
        </w:r>
      </w:ins>
      <w:ins w:id="1387" w:author="赵翔-深圳" w:date="2024-12-22T14:06:00Z">
        <w:del w:id="1388" w:author="赵翔-深圳" w:date="2024-12-23T12:31:34Z">
          <w:r>
            <w:rPr/>
            <w:delText>2123</w:delText>
          </w:r>
        </w:del>
      </w:ins>
      <w:ins w:id="1389" w:author="赵翔-深圳" w:date="2024-12-22T14:06:44Z">
        <w:r>
          <w:rPr/>
          <w:fldChar w:fldCharType="end"/>
        </w:r>
      </w:ins>
      <w:ins w:id="1390" w:author="赵翔-深圳" w:date="2024-12-22T14:06:44Z">
        <w:r>
          <w:rPr/>
          <w:fldChar w:fldCharType="end"/>
        </w:r>
      </w:ins>
    </w:p>
    <w:p w14:paraId="53B7F776">
      <w:pPr>
        <w:pStyle w:val="27"/>
        <w:tabs>
          <w:tab w:val="right" w:leader="dot" w:pos="8900"/>
        </w:tabs>
        <w:rPr>
          <w:ins w:id="1391" w:author="赵翔-深圳" w:date="2024-12-22T14:06:44Z"/>
        </w:rPr>
      </w:pPr>
      <w:ins w:id="1392" w:author="赵翔-深圳" w:date="2024-12-22T14:06:44Z">
        <w:r>
          <w:rPr/>
          <w:fldChar w:fldCharType="begin"/>
        </w:r>
      </w:ins>
      <w:ins w:id="1393" w:author="赵翔-深圳" w:date="2024-12-22T14:06:44Z">
        <w:r>
          <w:rPr/>
          <w:instrText xml:space="preserve"> HYPERLINK \l _Toc25606 </w:instrText>
        </w:r>
      </w:ins>
      <w:ins w:id="1394" w:author="赵翔-深圳" w:date="2024-12-22T14:06:44Z">
        <w:r>
          <w:rPr/>
          <w:fldChar w:fldCharType="separate"/>
        </w:r>
      </w:ins>
      <w:ins w:id="1395" w:author="赵翔-深圳" w:date="2024-12-22T14:06:44Z">
        <w:r>
          <w:rPr/>
          <w:t>5.2 其他工程设施</w:t>
        </w:r>
      </w:ins>
      <w:ins w:id="1396" w:author="赵翔-深圳" w:date="2024-12-22T14:06:44Z">
        <w:r>
          <w:rPr/>
          <w:tab/>
        </w:r>
      </w:ins>
      <w:ins w:id="1397" w:author="赵翔-深圳" w:date="2024-12-22T14:06:44Z">
        <w:r>
          <w:rPr/>
          <w:fldChar w:fldCharType="begin"/>
        </w:r>
      </w:ins>
      <w:ins w:id="1398" w:author="赵翔-深圳" w:date="2024-12-22T14:06:44Z">
        <w:r>
          <w:rPr/>
          <w:instrText xml:space="preserve"> PAGEREF _Toc25606 \h </w:instrText>
        </w:r>
      </w:ins>
      <w:ins w:id="1399" w:author="赵翔-深圳" w:date="2024-12-22T14:06:44Z">
        <w:r>
          <w:rPr/>
          <w:fldChar w:fldCharType="separate"/>
        </w:r>
      </w:ins>
      <w:ins w:id="1400" w:author="赵翔-深圳" w:date="2024-12-23T12:31:34Z">
        <w:r>
          <w:rPr/>
          <w:t>24</w:t>
        </w:r>
      </w:ins>
      <w:ins w:id="1401" w:author="赵翔-深圳" w:date="2024-12-22T14:06:00Z">
        <w:del w:id="1402" w:author="赵翔-深圳" w:date="2024-12-23T12:31:34Z">
          <w:r>
            <w:rPr/>
            <w:delText>2426</w:delText>
          </w:r>
        </w:del>
      </w:ins>
      <w:ins w:id="1403" w:author="赵翔-深圳" w:date="2024-12-22T14:06:44Z">
        <w:r>
          <w:rPr/>
          <w:fldChar w:fldCharType="end"/>
        </w:r>
      </w:ins>
      <w:ins w:id="1404" w:author="赵翔-深圳" w:date="2024-12-22T14:06:44Z">
        <w:r>
          <w:rPr/>
          <w:fldChar w:fldCharType="end"/>
        </w:r>
      </w:ins>
    </w:p>
    <w:p w14:paraId="23ED709D">
      <w:pPr>
        <w:pStyle w:val="24"/>
        <w:tabs>
          <w:tab w:val="right" w:leader="dot" w:pos="8900"/>
        </w:tabs>
        <w:rPr>
          <w:ins w:id="1405" w:author="赵翔-深圳" w:date="2024-12-22T14:06:44Z"/>
        </w:rPr>
      </w:pPr>
      <w:ins w:id="1406" w:author="赵翔-深圳" w:date="2024-12-22T14:06:44Z">
        <w:r>
          <w:rPr/>
          <w:fldChar w:fldCharType="begin"/>
        </w:r>
      </w:ins>
      <w:ins w:id="1407" w:author="赵翔-深圳" w:date="2024-12-22T14:06:44Z">
        <w:r>
          <w:rPr/>
          <w:instrText xml:space="preserve"> HYPERLINK \l _Toc9599 </w:instrText>
        </w:r>
      </w:ins>
      <w:ins w:id="1408" w:author="赵翔-深圳" w:date="2024-12-22T14:06:44Z">
        <w:r>
          <w:rPr/>
          <w:fldChar w:fldCharType="separate"/>
        </w:r>
      </w:ins>
      <w:ins w:id="1409" w:author="赵翔-深圳" w:date="2024-12-22T14:06:44Z">
        <w:r>
          <w:rPr>
            <w:rFonts w:hint="default" w:ascii="Times New Roman" w:hAnsi="Times New Roman" w:eastAsia="宋体" w:cs="Times New Roman"/>
            <w:i w:val="0"/>
            <w:szCs w:val="30"/>
          </w:rPr>
          <w:t xml:space="preserve">6 </w:t>
        </w:r>
      </w:ins>
      <w:ins w:id="1410" w:author="赵翔-深圳" w:date="2024-12-22T14:06:44Z">
        <w:r>
          <w:rPr>
            <w:rFonts w:ascii="Times New Roman" w:hAnsi="Times New Roman"/>
          </w:rPr>
          <w:t>隧道病害汇总</w:t>
        </w:r>
      </w:ins>
      <w:ins w:id="1411" w:author="赵翔-深圳" w:date="2024-12-22T14:06:44Z">
        <w:r>
          <w:rPr/>
          <w:tab/>
        </w:r>
      </w:ins>
      <w:ins w:id="1412" w:author="赵翔-深圳" w:date="2024-12-22T14:06:44Z">
        <w:r>
          <w:rPr/>
          <w:fldChar w:fldCharType="begin"/>
        </w:r>
      </w:ins>
      <w:ins w:id="1413" w:author="赵翔-深圳" w:date="2024-12-22T14:06:44Z">
        <w:r>
          <w:rPr/>
          <w:instrText xml:space="preserve"> PAGEREF _Toc9599 \h </w:instrText>
        </w:r>
      </w:ins>
      <w:ins w:id="1414" w:author="赵翔-深圳" w:date="2024-12-22T14:06:44Z">
        <w:r>
          <w:rPr/>
          <w:fldChar w:fldCharType="separate"/>
        </w:r>
      </w:ins>
      <w:ins w:id="1415" w:author="赵翔-深圳" w:date="2024-12-23T12:31:34Z">
        <w:r>
          <w:rPr/>
          <w:t>25</w:t>
        </w:r>
      </w:ins>
      <w:ins w:id="1416" w:author="赵翔-深圳" w:date="2024-12-22T14:06:00Z">
        <w:del w:id="1417" w:author="赵翔-深圳" w:date="2024-12-23T12:31:34Z">
          <w:r>
            <w:rPr/>
            <w:delText>2527</w:delText>
          </w:r>
        </w:del>
      </w:ins>
      <w:ins w:id="1418" w:author="赵翔-深圳" w:date="2024-12-22T14:06:44Z">
        <w:r>
          <w:rPr/>
          <w:fldChar w:fldCharType="end"/>
        </w:r>
      </w:ins>
      <w:ins w:id="1419" w:author="赵翔-深圳" w:date="2024-12-22T14:06:44Z">
        <w:r>
          <w:rPr/>
          <w:fldChar w:fldCharType="end"/>
        </w:r>
      </w:ins>
    </w:p>
    <w:p w14:paraId="29F0D9BD">
      <w:pPr>
        <w:pStyle w:val="27"/>
        <w:tabs>
          <w:tab w:val="right" w:leader="dot" w:pos="8900"/>
        </w:tabs>
        <w:rPr>
          <w:ins w:id="1420" w:author="赵翔-深圳" w:date="2024-12-22T14:06:44Z"/>
        </w:rPr>
      </w:pPr>
      <w:ins w:id="1421" w:author="赵翔-深圳" w:date="2024-12-22T14:06:44Z">
        <w:r>
          <w:rPr/>
          <w:fldChar w:fldCharType="begin"/>
        </w:r>
      </w:ins>
      <w:ins w:id="1422" w:author="赵翔-深圳" w:date="2024-12-22T14:06:44Z">
        <w:r>
          <w:rPr/>
          <w:instrText xml:space="preserve"> HYPERLINK \l _Toc23779 </w:instrText>
        </w:r>
      </w:ins>
      <w:ins w:id="1423" w:author="赵翔-深圳" w:date="2024-12-22T14:06:44Z">
        <w:r>
          <w:rPr/>
          <w:fldChar w:fldCharType="separate"/>
        </w:r>
      </w:ins>
      <w:ins w:id="1424" w:author="赵翔-深圳" w:date="2024-12-22T14:06:44Z">
        <w:r>
          <w:rPr>
            <w:rFonts w:hint="default" w:ascii="Times New Roman" w:hAnsi="Times New Roman" w:eastAsia="宋体"/>
            <w:i w:val="0"/>
            <w:szCs w:val="28"/>
          </w:rPr>
          <w:t xml:space="preserve">6.1 </w:t>
        </w:r>
      </w:ins>
      <w:ins w:id="1425" w:author="赵翔-深圳" w:date="2024-12-22T14:06:44Z">
        <w:r>
          <w:rPr/>
          <w:t>土建结构病害汇总</w:t>
        </w:r>
      </w:ins>
      <w:ins w:id="1426" w:author="赵翔-深圳" w:date="2024-12-22T14:06:44Z">
        <w:r>
          <w:rPr/>
          <w:tab/>
        </w:r>
      </w:ins>
      <w:ins w:id="1427" w:author="赵翔-深圳" w:date="2024-12-22T14:06:44Z">
        <w:r>
          <w:rPr/>
          <w:fldChar w:fldCharType="begin"/>
        </w:r>
      </w:ins>
      <w:ins w:id="1428" w:author="赵翔-深圳" w:date="2024-12-22T14:06:44Z">
        <w:r>
          <w:rPr/>
          <w:instrText xml:space="preserve"> PAGEREF _Toc23779 \h </w:instrText>
        </w:r>
      </w:ins>
      <w:ins w:id="1429" w:author="赵翔-深圳" w:date="2024-12-22T14:06:44Z">
        <w:r>
          <w:rPr/>
          <w:fldChar w:fldCharType="separate"/>
        </w:r>
      </w:ins>
      <w:ins w:id="1430" w:author="赵翔-深圳" w:date="2024-12-23T12:31:34Z">
        <w:r>
          <w:rPr/>
          <w:t>25</w:t>
        </w:r>
      </w:ins>
      <w:ins w:id="1431" w:author="赵翔-深圳" w:date="2024-12-22T14:06:00Z">
        <w:del w:id="1432" w:author="赵翔-深圳" w:date="2024-12-23T12:31:34Z">
          <w:r>
            <w:rPr/>
            <w:delText>2527</w:delText>
          </w:r>
        </w:del>
      </w:ins>
      <w:ins w:id="1433" w:author="赵翔-深圳" w:date="2024-12-22T14:06:44Z">
        <w:r>
          <w:rPr/>
          <w:fldChar w:fldCharType="end"/>
        </w:r>
      </w:ins>
      <w:ins w:id="1434" w:author="赵翔-深圳" w:date="2024-12-22T14:06:44Z">
        <w:r>
          <w:rPr/>
          <w:fldChar w:fldCharType="end"/>
        </w:r>
      </w:ins>
    </w:p>
    <w:p w14:paraId="3684371F">
      <w:pPr>
        <w:pStyle w:val="27"/>
        <w:tabs>
          <w:tab w:val="right" w:leader="dot" w:pos="8900"/>
        </w:tabs>
        <w:rPr>
          <w:ins w:id="1435" w:author="赵翔-深圳" w:date="2024-12-22T14:06:44Z"/>
        </w:rPr>
      </w:pPr>
      <w:ins w:id="1436" w:author="赵翔-深圳" w:date="2024-12-22T14:06:44Z">
        <w:r>
          <w:rPr/>
          <w:fldChar w:fldCharType="begin"/>
        </w:r>
      </w:ins>
      <w:ins w:id="1437" w:author="赵翔-深圳" w:date="2024-12-22T14:06:44Z">
        <w:r>
          <w:rPr/>
          <w:instrText xml:space="preserve"> HYPERLINK \l _Toc24890 </w:instrText>
        </w:r>
      </w:ins>
      <w:ins w:id="1438" w:author="赵翔-深圳" w:date="2024-12-22T14:06:44Z">
        <w:r>
          <w:rPr/>
          <w:fldChar w:fldCharType="separate"/>
        </w:r>
      </w:ins>
      <w:ins w:id="1439" w:author="赵翔-深圳" w:date="2024-12-22T14:06:44Z">
        <w:r>
          <w:rPr>
            <w:rFonts w:hint="default" w:ascii="Times New Roman" w:hAnsi="Times New Roman" w:eastAsia="宋体"/>
            <w:i w:val="0"/>
            <w:szCs w:val="28"/>
          </w:rPr>
          <w:t xml:space="preserve">6.2 </w:t>
        </w:r>
      </w:ins>
      <w:ins w:id="1440" w:author="赵翔-深圳" w:date="2024-12-22T14:06:44Z">
        <w:r>
          <w:rPr/>
          <w:t>其他工程设施病害汇总</w:t>
        </w:r>
      </w:ins>
      <w:ins w:id="1441" w:author="赵翔-深圳" w:date="2024-12-22T14:06:44Z">
        <w:r>
          <w:rPr/>
          <w:tab/>
        </w:r>
      </w:ins>
      <w:ins w:id="1442" w:author="赵翔-深圳" w:date="2024-12-22T14:06:44Z">
        <w:r>
          <w:rPr/>
          <w:fldChar w:fldCharType="begin"/>
        </w:r>
      </w:ins>
      <w:ins w:id="1443" w:author="赵翔-深圳" w:date="2024-12-22T14:06:44Z">
        <w:r>
          <w:rPr/>
          <w:instrText xml:space="preserve"> PAGEREF _Toc24890 \h </w:instrText>
        </w:r>
      </w:ins>
      <w:ins w:id="1444" w:author="赵翔-深圳" w:date="2024-12-22T14:06:44Z">
        <w:r>
          <w:rPr/>
          <w:fldChar w:fldCharType="separate"/>
        </w:r>
      </w:ins>
      <w:ins w:id="1445" w:author="赵翔-深圳" w:date="2024-12-23T12:31:34Z">
        <w:r>
          <w:rPr/>
          <w:t>28</w:t>
        </w:r>
      </w:ins>
      <w:ins w:id="1446" w:author="赵翔-深圳" w:date="2024-12-22T14:06:00Z">
        <w:del w:id="1447" w:author="赵翔-深圳" w:date="2024-12-23T12:31:34Z">
          <w:r>
            <w:rPr/>
            <w:delText>2830</w:delText>
          </w:r>
        </w:del>
      </w:ins>
      <w:ins w:id="1448" w:author="赵翔-深圳" w:date="2024-12-22T14:06:44Z">
        <w:r>
          <w:rPr/>
          <w:fldChar w:fldCharType="end"/>
        </w:r>
      </w:ins>
      <w:ins w:id="1449" w:author="赵翔-深圳" w:date="2024-12-22T14:06:44Z">
        <w:r>
          <w:rPr/>
          <w:fldChar w:fldCharType="end"/>
        </w:r>
      </w:ins>
    </w:p>
    <w:p w14:paraId="6D4B13DD">
      <w:pPr>
        <w:pStyle w:val="27"/>
        <w:tabs>
          <w:tab w:val="right" w:leader="dot" w:pos="8900"/>
        </w:tabs>
        <w:rPr>
          <w:ins w:id="1450" w:author="赵翔-深圳" w:date="2024-12-22T14:06:44Z"/>
        </w:rPr>
      </w:pPr>
      <w:ins w:id="1451" w:author="赵翔-深圳" w:date="2024-12-22T14:06:44Z">
        <w:r>
          <w:rPr/>
          <w:fldChar w:fldCharType="begin"/>
        </w:r>
      </w:ins>
      <w:ins w:id="1452" w:author="赵翔-深圳" w:date="2024-12-22T14:06:44Z">
        <w:r>
          <w:rPr/>
          <w:instrText xml:space="preserve"> HYPERLINK \l _Toc15067 </w:instrText>
        </w:r>
      </w:ins>
      <w:ins w:id="1453" w:author="赵翔-深圳" w:date="2024-12-22T14:06:44Z">
        <w:r>
          <w:rPr/>
          <w:fldChar w:fldCharType="separate"/>
        </w:r>
      </w:ins>
      <w:ins w:id="1454" w:author="赵翔-深圳" w:date="2024-12-22T14:06:44Z">
        <w:r>
          <w:rPr>
            <w:rFonts w:hint="default" w:ascii="Times New Roman" w:hAnsi="Times New Roman" w:eastAsia="宋体"/>
            <w:i w:val="0"/>
            <w:szCs w:val="28"/>
          </w:rPr>
          <w:t xml:space="preserve">6.3 </w:t>
        </w:r>
      </w:ins>
      <w:ins w:id="1455" w:author="赵翔-深圳" w:date="2024-12-22T14:06:44Z">
        <w:r>
          <w:rPr>
            <w:rFonts w:hint="eastAsia"/>
          </w:rPr>
          <w:t>病害原因分析</w:t>
        </w:r>
      </w:ins>
      <w:ins w:id="1456" w:author="赵翔-深圳" w:date="2024-12-22T14:06:44Z">
        <w:r>
          <w:rPr/>
          <w:tab/>
        </w:r>
      </w:ins>
      <w:ins w:id="1457" w:author="赵翔-深圳" w:date="2024-12-22T14:06:44Z">
        <w:r>
          <w:rPr/>
          <w:fldChar w:fldCharType="begin"/>
        </w:r>
      </w:ins>
      <w:ins w:id="1458" w:author="赵翔-深圳" w:date="2024-12-22T14:06:44Z">
        <w:r>
          <w:rPr/>
          <w:instrText xml:space="preserve"> PAGEREF _Toc15067 \h </w:instrText>
        </w:r>
      </w:ins>
      <w:ins w:id="1459" w:author="赵翔-深圳" w:date="2024-12-22T14:06:44Z">
        <w:r>
          <w:rPr/>
          <w:fldChar w:fldCharType="separate"/>
        </w:r>
      </w:ins>
      <w:ins w:id="1460" w:author="赵翔-深圳" w:date="2024-12-23T12:31:34Z">
        <w:r>
          <w:rPr/>
          <w:t>29</w:t>
        </w:r>
      </w:ins>
      <w:ins w:id="1461" w:author="赵翔-深圳" w:date="2024-12-22T14:06:00Z">
        <w:del w:id="1462" w:author="赵翔-深圳" w:date="2024-12-23T12:31:34Z">
          <w:r>
            <w:rPr/>
            <w:delText>2931</w:delText>
          </w:r>
        </w:del>
      </w:ins>
      <w:ins w:id="1463" w:author="赵翔-深圳" w:date="2024-12-22T14:06:44Z">
        <w:r>
          <w:rPr/>
          <w:fldChar w:fldCharType="end"/>
        </w:r>
      </w:ins>
      <w:ins w:id="1464" w:author="赵翔-深圳" w:date="2024-12-22T14:06:44Z">
        <w:r>
          <w:rPr/>
          <w:fldChar w:fldCharType="end"/>
        </w:r>
      </w:ins>
    </w:p>
    <w:p w14:paraId="3627CD10">
      <w:pPr>
        <w:pStyle w:val="24"/>
        <w:tabs>
          <w:tab w:val="right" w:leader="dot" w:pos="8900"/>
        </w:tabs>
        <w:rPr>
          <w:ins w:id="1465" w:author="赵翔-深圳" w:date="2024-12-22T14:06:44Z"/>
        </w:rPr>
      </w:pPr>
      <w:ins w:id="1466" w:author="赵翔-深圳" w:date="2024-12-22T14:06:44Z">
        <w:r>
          <w:rPr/>
          <w:fldChar w:fldCharType="begin"/>
        </w:r>
      </w:ins>
      <w:ins w:id="1467" w:author="赵翔-深圳" w:date="2024-12-22T14:06:44Z">
        <w:r>
          <w:rPr/>
          <w:instrText xml:space="preserve"> HYPERLINK \l _Toc1916 </w:instrText>
        </w:r>
      </w:ins>
      <w:ins w:id="1468" w:author="赵翔-深圳" w:date="2024-12-22T14:06:44Z">
        <w:r>
          <w:rPr/>
          <w:fldChar w:fldCharType="separate"/>
        </w:r>
      </w:ins>
      <w:ins w:id="1469" w:author="赵翔-深圳" w:date="2024-12-22T14:06:44Z">
        <w:r>
          <w:rPr>
            <w:rFonts w:hint="default" w:ascii="Times New Roman" w:hAnsi="Times New Roman" w:eastAsia="宋体" w:cs="Times New Roman"/>
            <w:i w:val="0"/>
            <w:kern w:val="2"/>
            <w:szCs w:val="30"/>
          </w:rPr>
          <w:t xml:space="preserve">7 </w:t>
        </w:r>
      </w:ins>
      <w:ins w:id="1470" w:author="赵翔-深圳" w:date="2024-12-22T14:06:44Z">
        <w:r>
          <w:rPr>
            <w:rFonts w:ascii="Times New Roman" w:hAnsi="Times New Roman"/>
            <w:kern w:val="2"/>
          </w:rPr>
          <w:t>与末次定检结果对比分析</w:t>
        </w:r>
      </w:ins>
      <w:ins w:id="1471" w:author="赵翔-深圳" w:date="2024-12-22T14:06:44Z">
        <w:r>
          <w:rPr/>
          <w:tab/>
        </w:r>
      </w:ins>
      <w:ins w:id="1472" w:author="赵翔-深圳" w:date="2024-12-22T14:06:44Z">
        <w:r>
          <w:rPr/>
          <w:fldChar w:fldCharType="begin"/>
        </w:r>
      </w:ins>
      <w:ins w:id="1473" w:author="赵翔-深圳" w:date="2024-12-22T14:06:44Z">
        <w:r>
          <w:rPr/>
          <w:instrText xml:space="preserve"> PAGEREF _Toc1916 \h </w:instrText>
        </w:r>
      </w:ins>
      <w:ins w:id="1474" w:author="赵翔-深圳" w:date="2024-12-22T14:06:44Z">
        <w:r>
          <w:rPr/>
          <w:fldChar w:fldCharType="separate"/>
        </w:r>
      </w:ins>
      <w:ins w:id="1475" w:author="赵翔-深圳" w:date="2024-12-23T12:31:34Z">
        <w:r>
          <w:rPr/>
          <w:t>30</w:t>
        </w:r>
      </w:ins>
      <w:ins w:id="1476" w:author="赵翔-深圳" w:date="2024-12-22T14:06:00Z">
        <w:del w:id="1477" w:author="赵翔-深圳" w:date="2024-12-23T12:31:34Z">
          <w:r>
            <w:rPr/>
            <w:delText>2931</w:delText>
          </w:r>
        </w:del>
      </w:ins>
      <w:ins w:id="1478" w:author="赵翔-深圳" w:date="2024-12-22T14:06:44Z">
        <w:r>
          <w:rPr/>
          <w:fldChar w:fldCharType="end"/>
        </w:r>
      </w:ins>
      <w:ins w:id="1479" w:author="赵翔-深圳" w:date="2024-12-22T14:06:44Z">
        <w:r>
          <w:rPr/>
          <w:fldChar w:fldCharType="end"/>
        </w:r>
      </w:ins>
    </w:p>
    <w:p w14:paraId="6A1907C9">
      <w:pPr>
        <w:pStyle w:val="27"/>
        <w:tabs>
          <w:tab w:val="right" w:leader="dot" w:pos="8900"/>
        </w:tabs>
        <w:rPr>
          <w:ins w:id="1480" w:author="赵翔-深圳" w:date="2024-12-22T14:06:44Z"/>
        </w:rPr>
      </w:pPr>
      <w:ins w:id="1481" w:author="赵翔-深圳" w:date="2024-12-22T14:06:44Z">
        <w:r>
          <w:rPr/>
          <w:fldChar w:fldCharType="begin"/>
        </w:r>
      </w:ins>
      <w:ins w:id="1482" w:author="赵翔-深圳" w:date="2024-12-22T14:06:44Z">
        <w:r>
          <w:rPr/>
          <w:instrText xml:space="preserve"> HYPERLINK \l _Toc11457 </w:instrText>
        </w:r>
      </w:ins>
      <w:ins w:id="1483" w:author="赵翔-深圳" w:date="2024-12-22T14:06:44Z">
        <w:r>
          <w:rPr/>
          <w:fldChar w:fldCharType="separate"/>
        </w:r>
      </w:ins>
      <w:ins w:id="1484" w:author="赵翔-深圳" w:date="2024-12-22T14:06:44Z">
        <w:r>
          <w:rPr>
            <w:rFonts w:hint="default" w:ascii="Times New Roman" w:hAnsi="Times New Roman" w:eastAsia="宋体"/>
            <w:i w:val="0"/>
            <w:szCs w:val="28"/>
          </w:rPr>
          <w:t xml:space="preserve">7.1 </w:t>
        </w:r>
      </w:ins>
      <w:ins w:id="1485" w:author="赵翔-深圳" w:date="2024-12-22T14:06:44Z">
        <w:r>
          <w:rPr>
            <w:rFonts w:hint="eastAsia"/>
            <w:lang w:val="en-US" w:eastAsia="zh-CN"/>
          </w:rPr>
          <w:t>赤水溪隧道</w:t>
        </w:r>
      </w:ins>
      <w:ins w:id="1486" w:author="赵翔-深圳" w:date="2024-12-22T14:06:44Z">
        <w:r>
          <w:rPr/>
          <w:t>左洞末次定检结果对比</w:t>
        </w:r>
      </w:ins>
      <w:ins w:id="1487" w:author="赵翔-深圳" w:date="2024-12-22T14:06:44Z">
        <w:r>
          <w:rPr>
            <w:rFonts w:hint="eastAsia"/>
          </w:rPr>
          <w:t>（由于是新建隧道，头次定检，只记录本次病害）</w:t>
        </w:r>
      </w:ins>
      <w:ins w:id="1488" w:author="赵翔-深圳" w:date="2024-12-22T14:06:44Z">
        <w:r>
          <w:rPr/>
          <w:tab/>
        </w:r>
      </w:ins>
      <w:ins w:id="1489" w:author="赵翔-深圳" w:date="2024-12-22T14:06:44Z">
        <w:r>
          <w:rPr/>
          <w:fldChar w:fldCharType="begin"/>
        </w:r>
      </w:ins>
      <w:ins w:id="1490" w:author="赵翔-深圳" w:date="2024-12-22T14:06:44Z">
        <w:r>
          <w:rPr/>
          <w:instrText xml:space="preserve"> PAGEREF _Toc11457 \h </w:instrText>
        </w:r>
      </w:ins>
      <w:ins w:id="1491" w:author="赵翔-深圳" w:date="2024-12-22T14:06:44Z">
        <w:r>
          <w:rPr/>
          <w:fldChar w:fldCharType="separate"/>
        </w:r>
      </w:ins>
      <w:ins w:id="1492" w:author="赵翔-深圳" w:date="2024-12-23T12:31:34Z">
        <w:r>
          <w:rPr/>
          <w:t>31</w:t>
        </w:r>
      </w:ins>
      <w:ins w:id="1493" w:author="赵翔-深圳" w:date="2024-12-22T14:06:00Z">
        <w:del w:id="1494" w:author="赵翔-深圳" w:date="2024-12-23T12:31:34Z">
          <w:r>
            <w:rPr/>
            <w:delText>2931</w:delText>
          </w:r>
        </w:del>
      </w:ins>
      <w:ins w:id="1495" w:author="赵翔-深圳" w:date="2024-12-22T14:06:44Z">
        <w:r>
          <w:rPr/>
          <w:fldChar w:fldCharType="end"/>
        </w:r>
      </w:ins>
      <w:ins w:id="1496" w:author="赵翔-深圳" w:date="2024-12-22T14:06:44Z">
        <w:r>
          <w:rPr/>
          <w:fldChar w:fldCharType="end"/>
        </w:r>
      </w:ins>
    </w:p>
    <w:p w14:paraId="41805596">
      <w:pPr>
        <w:pStyle w:val="27"/>
        <w:tabs>
          <w:tab w:val="right" w:leader="dot" w:pos="8900"/>
        </w:tabs>
        <w:rPr>
          <w:ins w:id="1497" w:author="钟志琛" w:date="2024-12-23T00:05:28Z"/>
        </w:rPr>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13A7BC5D">
      <w:pPr>
        <w:pStyle w:val="27"/>
        <w:tabs>
          <w:tab w:val="right" w:leader="dot" w:pos="8900"/>
        </w:tabs>
        <w:rPr>
          <w:ins w:id="1498" w:author="赵翔-深圳" w:date="2024-12-22T14:06:44Z"/>
        </w:rPr>
      </w:pPr>
      <w:ins w:id="1499" w:author="赵翔-深圳" w:date="2024-12-22T14:06:44Z">
        <w:r>
          <w:rPr/>
          <w:fldChar w:fldCharType="begin"/>
        </w:r>
      </w:ins>
      <w:ins w:id="1500" w:author="赵翔-深圳" w:date="2024-12-22T14:06:44Z">
        <w:r>
          <w:rPr/>
          <w:instrText xml:space="preserve"> HYPERLINK \l _Toc5221 </w:instrText>
        </w:r>
      </w:ins>
      <w:ins w:id="1501" w:author="赵翔-深圳" w:date="2024-12-22T14:06:44Z">
        <w:r>
          <w:rPr/>
          <w:fldChar w:fldCharType="separate"/>
        </w:r>
      </w:ins>
      <w:ins w:id="1502" w:author="赵翔-深圳" w:date="2024-12-22T14:06:44Z">
        <w:r>
          <w:rPr>
            <w:rFonts w:hint="default" w:ascii="Times New Roman" w:hAnsi="Times New Roman" w:eastAsia="宋体"/>
            <w:i w:val="0"/>
            <w:szCs w:val="28"/>
          </w:rPr>
          <w:t xml:space="preserve">7.2 </w:t>
        </w:r>
      </w:ins>
      <w:ins w:id="1503" w:author="赵翔-深圳" w:date="2024-12-22T14:06:44Z">
        <w:r>
          <w:rPr>
            <w:rFonts w:hint="eastAsia"/>
            <w:lang w:val="en-US" w:eastAsia="zh-CN"/>
          </w:rPr>
          <w:t>赤水溪隧道</w:t>
        </w:r>
      </w:ins>
      <w:ins w:id="1504" w:author="赵翔-深圳" w:date="2024-12-22T14:06:44Z">
        <w:r>
          <w:rPr/>
          <w:t>右洞末次定检结果对比</w:t>
        </w:r>
      </w:ins>
      <w:ins w:id="1505" w:author="赵翔-深圳" w:date="2024-12-22T14:06:44Z">
        <w:r>
          <w:rPr>
            <w:rFonts w:hint="eastAsia"/>
          </w:rPr>
          <w:t>（由于是新建隧道，头次定检，只记录本次病害）</w:t>
        </w:r>
      </w:ins>
      <w:ins w:id="1506" w:author="赵翔-深圳" w:date="2024-12-22T14:06:44Z">
        <w:r>
          <w:rPr/>
          <w:tab/>
        </w:r>
      </w:ins>
      <w:ins w:id="1507" w:author="赵翔-深圳" w:date="2024-12-22T14:06:44Z">
        <w:r>
          <w:rPr/>
          <w:fldChar w:fldCharType="begin"/>
        </w:r>
      </w:ins>
      <w:ins w:id="1508" w:author="赵翔-深圳" w:date="2024-12-22T14:06:44Z">
        <w:r>
          <w:rPr/>
          <w:instrText xml:space="preserve"> PAGEREF _Toc5221 \h </w:instrText>
        </w:r>
      </w:ins>
      <w:ins w:id="1509" w:author="赵翔-深圳" w:date="2024-12-22T14:06:44Z">
        <w:r>
          <w:rPr/>
          <w:fldChar w:fldCharType="separate"/>
        </w:r>
      </w:ins>
      <w:ins w:id="1510" w:author="赵翔-深圳" w:date="2024-12-23T12:31:34Z">
        <w:r>
          <w:rPr/>
          <w:t>32</w:t>
        </w:r>
      </w:ins>
      <w:ins w:id="1511" w:author="赵翔-深圳" w:date="2024-12-22T14:06:00Z">
        <w:del w:id="1512" w:author="赵翔-深圳" w:date="2024-12-23T12:31:34Z">
          <w:r>
            <w:rPr/>
            <w:delText>3133</w:delText>
          </w:r>
        </w:del>
      </w:ins>
      <w:ins w:id="1513" w:author="赵翔-深圳" w:date="2024-12-22T14:06:44Z">
        <w:r>
          <w:rPr/>
          <w:fldChar w:fldCharType="end"/>
        </w:r>
      </w:ins>
      <w:ins w:id="1514" w:author="赵翔-深圳" w:date="2024-12-22T14:06:44Z">
        <w:r>
          <w:rPr/>
          <w:fldChar w:fldCharType="end"/>
        </w:r>
      </w:ins>
    </w:p>
    <w:p w14:paraId="7DFB6997">
      <w:pPr>
        <w:pStyle w:val="24"/>
        <w:tabs>
          <w:tab w:val="right" w:leader="dot" w:pos="8900"/>
        </w:tabs>
        <w:rPr>
          <w:ins w:id="1515" w:author="赵翔-深圳" w:date="2024-12-22T14:06:44Z"/>
        </w:rPr>
      </w:pPr>
      <w:ins w:id="1516" w:author="赵翔-深圳" w:date="2024-12-22T14:06:44Z">
        <w:r>
          <w:rPr/>
          <w:fldChar w:fldCharType="begin"/>
        </w:r>
      </w:ins>
      <w:ins w:id="1517" w:author="赵翔-深圳" w:date="2024-12-22T14:06:44Z">
        <w:r>
          <w:rPr/>
          <w:instrText xml:space="preserve"> HYPERLINK \l _Toc11343 </w:instrText>
        </w:r>
      </w:ins>
      <w:ins w:id="1518" w:author="赵翔-深圳" w:date="2024-12-22T14:06:44Z">
        <w:r>
          <w:rPr/>
          <w:fldChar w:fldCharType="separate"/>
        </w:r>
      </w:ins>
      <w:ins w:id="1519" w:author="赵翔-深圳" w:date="2024-12-22T14:06:44Z">
        <w:r>
          <w:rPr>
            <w:rFonts w:hint="default" w:ascii="Times New Roman" w:hAnsi="Times New Roman" w:eastAsia="宋体" w:cs="Times New Roman"/>
            <w:i w:val="0"/>
            <w:szCs w:val="30"/>
          </w:rPr>
          <w:t xml:space="preserve">8 </w:t>
        </w:r>
      </w:ins>
      <w:ins w:id="1520" w:author="赵翔-深圳" w:date="2024-12-22T14:06:44Z">
        <w:r>
          <w:rPr>
            <w:rFonts w:ascii="Times New Roman" w:hAnsi="Times New Roman"/>
          </w:rPr>
          <w:t>结论与建议</w:t>
        </w:r>
      </w:ins>
      <w:ins w:id="1521" w:author="赵翔-深圳" w:date="2024-12-22T14:06:44Z">
        <w:r>
          <w:rPr/>
          <w:tab/>
        </w:r>
      </w:ins>
      <w:ins w:id="1522" w:author="赵翔-深圳" w:date="2024-12-22T14:06:44Z">
        <w:r>
          <w:rPr/>
          <w:fldChar w:fldCharType="begin"/>
        </w:r>
      </w:ins>
      <w:ins w:id="1523" w:author="赵翔-深圳" w:date="2024-12-22T14:06:44Z">
        <w:r>
          <w:rPr/>
          <w:instrText xml:space="preserve"> PAGEREF _Toc11343 \h </w:instrText>
        </w:r>
      </w:ins>
      <w:ins w:id="1524" w:author="赵翔-深圳" w:date="2024-12-22T14:06:44Z">
        <w:r>
          <w:rPr/>
          <w:fldChar w:fldCharType="separate"/>
        </w:r>
      </w:ins>
      <w:ins w:id="1525" w:author="赵翔-深圳" w:date="2024-12-23T12:31:34Z">
        <w:r>
          <w:rPr/>
          <w:t>34</w:t>
        </w:r>
      </w:ins>
      <w:ins w:id="1526" w:author="赵翔-深圳" w:date="2024-12-22T14:06:00Z">
        <w:del w:id="1527" w:author="赵翔-深圳" w:date="2024-12-23T12:31:34Z">
          <w:r>
            <w:rPr/>
            <w:delText>3234</w:delText>
          </w:r>
        </w:del>
      </w:ins>
      <w:ins w:id="1528" w:author="赵翔-深圳" w:date="2024-12-22T14:06:44Z">
        <w:r>
          <w:rPr/>
          <w:fldChar w:fldCharType="end"/>
        </w:r>
      </w:ins>
      <w:ins w:id="1529" w:author="赵翔-深圳" w:date="2024-12-22T14:06:44Z">
        <w:r>
          <w:rPr/>
          <w:fldChar w:fldCharType="end"/>
        </w:r>
      </w:ins>
    </w:p>
    <w:p w14:paraId="6924AA04">
      <w:pPr>
        <w:pStyle w:val="27"/>
        <w:tabs>
          <w:tab w:val="right" w:leader="dot" w:pos="8900"/>
        </w:tabs>
        <w:rPr>
          <w:ins w:id="1530" w:author="赵翔-深圳" w:date="2024-12-22T14:06:44Z"/>
        </w:rPr>
      </w:pPr>
      <w:ins w:id="1531" w:author="赵翔-深圳" w:date="2024-12-22T14:06:44Z">
        <w:r>
          <w:rPr/>
          <w:fldChar w:fldCharType="begin"/>
        </w:r>
      </w:ins>
      <w:ins w:id="1532" w:author="赵翔-深圳" w:date="2024-12-22T14:06:44Z">
        <w:r>
          <w:rPr/>
          <w:instrText xml:space="preserve"> HYPERLINK \l _Toc14464 </w:instrText>
        </w:r>
      </w:ins>
      <w:ins w:id="1533" w:author="赵翔-深圳" w:date="2024-12-22T14:06:44Z">
        <w:r>
          <w:rPr/>
          <w:fldChar w:fldCharType="separate"/>
        </w:r>
      </w:ins>
      <w:ins w:id="1534" w:author="赵翔-深圳" w:date="2024-12-22T14:06:44Z">
        <w:r>
          <w:rPr>
            <w:rFonts w:hint="default" w:ascii="Times New Roman" w:hAnsi="Times New Roman" w:eastAsia="宋体"/>
            <w:i w:val="0"/>
            <w:szCs w:val="28"/>
          </w:rPr>
          <w:t xml:space="preserve">8.1 </w:t>
        </w:r>
      </w:ins>
      <w:ins w:id="1535" w:author="赵翔-深圳" w:date="2024-12-22T14:06:44Z">
        <w:r>
          <w:rPr/>
          <w:t>结论</w:t>
        </w:r>
      </w:ins>
      <w:ins w:id="1536" w:author="赵翔-深圳" w:date="2024-12-22T14:06:44Z">
        <w:r>
          <w:rPr/>
          <w:tab/>
        </w:r>
      </w:ins>
      <w:ins w:id="1537" w:author="赵翔-深圳" w:date="2024-12-22T14:06:44Z">
        <w:r>
          <w:rPr/>
          <w:fldChar w:fldCharType="begin"/>
        </w:r>
      </w:ins>
      <w:ins w:id="1538" w:author="赵翔-深圳" w:date="2024-12-22T14:06:44Z">
        <w:r>
          <w:rPr/>
          <w:instrText xml:space="preserve"> PAGEREF _Toc14464 \h </w:instrText>
        </w:r>
      </w:ins>
      <w:ins w:id="1539" w:author="赵翔-深圳" w:date="2024-12-22T14:06:44Z">
        <w:r>
          <w:rPr/>
          <w:fldChar w:fldCharType="separate"/>
        </w:r>
      </w:ins>
      <w:ins w:id="1540" w:author="赵翔-深圳" w:date="2024-12-23T12:31:34Z">
        <w:r>
          <w:rPr/>
          <w:t>34</w:t>
        </w:r>
      </w:ins>
      <w:ins w:id="1541" w:author="赵翔-深圳" w:date="2024-12-22T14:06:00Z">
        <w:del w:id="1542" w:author="赵翔-深圳" w:date="2024-12-23T12:31:34Z">
          <w:r>
            <w:rPr/>
            <w:delText>3234</w:delText>
          </w:r>
        </w:del>
      </w:ins>
      <w:ins w:id="1543" w:author="赵翔-深圳" w:date="2024-12-22T14:06:44Z">
        <w:r>
          <w:rPr/>
          <w:fldChar w:fldCharType="end"/>
        </w:r>
      </w:ins>
      <w:ins w:id="1544" w:author="赵翔-深圳" w:date="2024-12-22T14:06:44Z">
        <w:r>
          <w:rPr/>
          <w:fldChar w:fldCharType="end"/>
        </w:r>
      </w:ins>
    </w:p>
    <w:p w14:paraId="4A45B224">
      <w:pPr>
        <w:pStyle w:val="27"/>
        <w:tabs>
          <w:tab w:val="right" w:leader="dot" w:pos="8900"/>
        </w:tabs>
        <w:rPr>
          <w:ins w:id="1545" w:author="赵翔-深圳" w:date="2024-12-22T14:06:44Z"/>
        </w:rPr>
      </w:pPr>
      <w:ins w:id="1546" w:author="赵翔-深圳" w:date="2024-12-22T14:06:44Z">
        <w:r>
          <w:rPr/>
          <w:fldChar w:fldCharType="begin"/>
        </w:r>
      </w:ins>
      <w:ins w:id="1547" w:author="赵翔-深圳" w:date="2024-12-22T14:06:44Z">
        <w:r>
          <w:rPr/>
          <w:instrText xml:space="preserve"> HYPERLINK \l _Toc5839 </w:instrText>
        </w:r>
      </w:ins>
      <w:ins w:id="1548" w:author="赵翔-深圳" w:date="2024-12-22T14:06:44Z">
        <w:r>
          <w:rPr/>
          <w:fldChar w:fldCharType="separate"/>
        </w:r>
      </w:ins>
      <w:ins w:id="1549" w:author="赵翔-深圳" w:date="2024-12-22T14:06:44Z">
        <w:r>
          <w:rPr>
            <w:rFonts w:hint="default" w:ascii="Times New Roman" w:hAnsi="Times New Roman" w:eastAsia="宋体"/>
            <w:i w:val="0"/>
            <w:szCs w:val="28"/>
          </w:rPr>
          <w:t xml:space="preserve">8.2 </w:t>
        </w:r>
      </w:ins>
      <w:ins w:id="1550" w:author="赵翔-深圳" w:date="2024-12-22T14:06:44Z">
        <w:r>
          <w:rPr/>
          <w:t>建议</w:t>
        </w:r>
      </w:ins>
      <w:ins w:id="1551" w:author="赵翔-深圳" w:date="2024-12-22T14:06:44Z">
        <w:r>
          <w:rPr/>
          <w:tab/>
        </w:r>
      </w:ins>
      <w:ins w:id="1552" w:author="赵翔-深圳" w:date="2024-12-22T14:06:44Z">
        <w:r>
          <w:rPr/>
          <w:fldChar w:fldCharType="begin"/>
        </w:r>
      </w:ins>
      <w:ins w:id="1553" w:author="赵翔-深圳" w:date="2024-12-22T14:06:44Z">
        <w:r>
          <w:rPr/>
          <w:instrText xml:space="preserve"> PAGEREF _Toc5839 \h </w:instrText>
        </w:r>
      </w:ins>
      <w:ins w:id="1554" w:author="赵翔-深圳" w:date="2024-12-22T14:06:44Z">
        <w:r>
          <w:rPr/>
          <w:fldChar w:fldCharType="separate"/>
        </w:r>
      </w:ins>
      <w:ins w:id="1555" w:author="赵翔-深圳" w:date="2024-12-23T12:31:34Z">
        <w:r>
          <w:rPr/>
          <w:t>34</w:t>
        </w:r>
      </w:ins>
      <w:ins w:id="1556" w:author="赵翔-深圳" w:date="2024-12-22T14:06:00Z">
        <w:del w:id="1557" w:author="赵翔-深圳" w:date="2024-12-23T12:31:34Z">
          <w:r>
            <w:rPr/>
            <w:delText>3335</w:delText>
          </w:r>
        </w:del>
      </w:ins>
      <w:ins w:id="1558" w:author="赵翔-深圳" w:date="2024-12-22T14:06:44Z">
        <w:r>
          <w:rPr/>
          <w:fldChar w:fldCharType="end"/>
        </w:r>
      </w:ins>
      <w:ins w:id="1559" w:author="赵翔-深圳" w:date="2024-12-22T14:06:44Z">
        <w:r>
          <w:rPr/>
          <w:fldChar w:fldCharType="end"/>
        </w:r>
      </w:ins>
    </w:p>
    <w:p w14:paraId="7CC3527C">
      <w:pPr>
        <w:pStyle w:val="24"/>
        <w:tabs>
          <w:tab w:val="right" w:leader="dot" w:pos="8900"/>
        </w:tabs>
        <w:rPr>
          <w:ins w:id="1560" w:author="赵翔-深圳" w:date="2024-12-22T14:06:44Z"/>
        </w:rPr>
      </w:pPr>
      <w:ins w:id="1561" w:author="赵翔-深圳" w:date="2024-12-22T14:06:44Z">
        <w:r>
          <w:rPr/>
          <w:fldChar w:fldCharType="begin"/>
        </w:r>
      </w:ins>
      <w:ins w:id="1562" w:author="赵翔-深圳" w:date="2024-12-22T14:06:44Z">
        <w:r>
          <w:rPr/>
          <w:instrText xml:space="preserve"> HYPERLINK \l _Toc14129 </w:instrText>
        </w:r>
      </w:ins>
      <w:ins w:id="1563" w:author="赵翔-深圳" w:date="2024-12-22T14:06:44Z">
        <w:r>
          <w:rPr/>
          <w:fldChar w:fldCharType="separate"/>
        </w:r>
      </w:ins>
      <w:ins w:id="1564" w:author="赵翔-深圳" w:date="2024-12-22T14:06:44Z">
        <w:r>
          <w:rPr>
            <w:rFonts w:ascii="Times New Roman" w:hAnsi="Times New Roman"/>
          </w:rPr>
          <w:t>附件</w:t>
        </w:r>
      </w:ins>
      <w:ins w:id="1565" w:author="赵翔-深圳" w:date="2024-12-22T14:06:44Z">
        <w:r>
          <w:rPr>
            <w:rFonts w:hint="eastAsia" w:ascii="Times New Roman" w:hAnsi="Times New Roman"/>
          </w:rPr>
          <w:t xml:space="preserve"> 隧道展示图</w:t>
        </w:r>
      </w:ins>
      <w:ins w:id="1566" w:author="赵翔-深圳" w:date="2024-12-22T14:06:44Z">
        <w:r>
          <w:rPr/>
          <w:tab/>
        </w:r>
      </w:ins>
      <w:ins w:id="1567" w:author="赵翔-深圳" w:date="2024-12-22T14:06:44Z">
        <w:r>
          <w:rPr/>
          <w:fldChar w:fldCharType="begin"/>
        </w:r>
      </w:ins>
      <w:ins w:id="1568" w:author="赵翔-深圳" w:date="2024-12-22T14:06:44Z">
        <w:r>
          <w:rPr/>
          <w:instrText xml:space="preserve"> PAGEREF _Toc14129 \h </w:instrText>
        </w:r>
      </w:ins>
      <w:ins w:id="1569" w:author="赵翔-深圳" w:date="2024-12-22T14:06:44Z">
        <w:r>
          <w:rPr/>
          <w:fldChar w:fldCharType="separate"/>
        </w:r>
      </w:ins>
      <w:ins w:id="1570" w:author="赵翔-深圳" w:date="2024-12-23T12:31:34Z">
        <w:r>
          <w:rPr/>
          <w:t>36</w:t>
        </w:r>
      </w:ins>
      <w:ins w:id="1571" w:author="赵翔-深圳" w:date="2024-12-22T14:06:00Z">
        <w:del w:id="1572" w:author="赵翔-深圳" w:date="2024-12-23T12:31:34Z">
          <w:r>
            <w:rPr/>
            <w:delText>3537</w:delText>
          </w:r>
        </w:del>
      </w:ins>
      <w:ins w:id="1573" w:author="赵翔-深圳" w:date="2024-12-22T14:06:44Z">
        <w:r>
          <w:rPr/>
          <w:fldChar w:fldCharType="end"/>
        </w:r>
      </w:ins>
      <w:ins w:id="1574" w:author="赵翔-深圳" w:date="2024-12-22T14:06:44Z">
        <w:r>
          <w:rPr/>
          <w:fldChar w:fldCharType="end"/>
        </w:r>
      </w:ins>
    </w:p>
    <w:p w14:paraId="02B892B0">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681E5E33">
      <w:pPr>
        <w:adjustRightInd w:val="0"/>
        <w:snapToGrid w:val="0"/>
        <w:spacing w:before="100" w:beforeAutospacing="1" w:after="100" w:afterAutospacing="1"/>
        <w:jc w:val="center"/>
        <w:rPr>
          <w:b/>
          <w:sz w:val="32"/>
        </w:rPr>
      </w:pPr>
      <w:r>
        <w:rPr>
          <w:rFonts w:hint="eastAsia"/>
          <w:b/>
          <w:sz w:val="32"/>
          <w:lang w:val="en-US" w:eastAsia="zh-CN"/>
        </w:rPr>
        <w:t>赤水溪隧道</w:t>
      </w:r>
      <w:r>
        <w:rPr>
          <w:b/>
          <w:sz w:val="32"/>
        </w:rPr>
        <w:t>202</w:t>
      </w:r>
      <w:r>
        <w:rPr>
          <w:rFonts w:hint="eastAsia"/>
          <w:b/>
          <w:sz w:val="32"/>
          <w:lang w:val="en-US" w:eastAsia="zh-CN"/>
        </w:rPr>
        <w:t>4</w:t>
      </w:r>
      <w:r>
        <w:rPr>
          <w:b/>
          <w:sz w:val="32"/>
        </w:rPr>
        <w:t>年土建结构、其他工程设施定期检查报告</w:t>
      </w:r>
      <w:bookmarkEnd w:id="1"/>
    </w:p>
    <w:p w14:paraId="38A4C1E0">
      <w:pPr>
        <w:pStyle w:val="4"/>
        <w:spacing w:before="156"/>
        <w:ind w:left="0"/>
        <w:rPr>
          <w:rFonts w:ascii="Times New Roman" w:hAnsi="Times New Roman"/>
        </w:rPr>
      </w:pPr>
      <w:bookmarkStart w:id="2" w:name="_Toc181002939"/>
      <w:bookmarkStart w:id="3" w:name="_Toc417292773"/>
      <w:bookmarkStart w:id="4" w:name="_Toc417294309"/>
      <w:bookmarkStart w:id="5" w:name="_Toc5357"/>
      <w:bookmarkStart w:id="6" w:name="_Toc11142"/>
      <w:bookmarkStart w:id="7" w:name="_Toc757"/>
      <w:bookmarkStart w:id="8" w:name="_Toc60"/>
      <w:bookmarkStart w:id="9" w:name="_Toc417293015"/>
      <w:bookmarkStart w:id="10" w:name="_Toc375923609"/>
      <w:bookmarkStart w:id="11" w:name="_Toc14204"/>
      <w:bookmarkStart w:id="12" w:name="_Toc30718"/>
      <w:bookmarkStart w:id="13" w:name="_Toc22664"/>
      <w:bookmarkStart w:id="14" w:name="_Toc475"/>
      <w:bookmarkStart w:id="15" w:name="_Toc8457"/>
      <w:bookmarkStart w:id="16" w:name="_Toc25870"/>
      <w:bookmarkStart w:id="17" w:name="_Toc11151"/>
      <w:bookmarkStart w:id="18" w:name="_Toc7499"/>
      <w:bookmarkStart w:id="19" w:name="_Toc229749437"/>
      <w:bookmarkStart w:id="20" w:name="_Toc27452"/>
      <w:bookmarkStart w:id="21" w:name="_Toc228690511"/>
      <w:bookmarkStart w:id="22" w:name="_Toc22241"/>
      <w:bookmarkStart w:id="23" w:name="_Toc314241879"/>
      <w:bookmarkStart w:id="24" w:name="_Toc375836370"/>
      <w:bookmarkStart w:id="25" w:name="_Toc19538"/>
      <w:bookmarkStart w:id="26" w:name="_Toc375944819"/>
      <w:bookmarkStart w:id="27" w:name="_Toc2058"/>
      <w:bookmarkStart w:id="28" w:name="_Toc8483"/>
      <w:bookmarkStart w:id="29" w:name="_Toc31864"/>
      <w:r>
        <w:rPr>
          <w:rFonts w:ascii="Times New Roman" w:hAnsi="Times New Roman"/>
        </w:rPr>
        <w:t>概况</w:t>
      </w:r>
      <w:bookmarkEnd w:id="2"/>
      <w:bookmarkEnd w:id="3"/>
      <w:bookmarkEnd w:id="4"/>
      <w:bookmarkEnd w:id="5"/>
      <w:bookmarkEnd w:id="6"/>
      <w:bookmarkEnd w:id="7"/>
      <w:bookmarkEnd w:id="8"/>
      <w:bookmarkEnd w:id="9"/>
    </w:p>
    <w:p w14:paraId="4174D32D">
      <w:pPr>
        <w:pStyle w:val="5"/>
        <w:spacing w:before="156"/>
      </w:pPr>
      <w:bookmarkStart w:id="30" w:name="_Toc181002940"/>
      <w:bookmarkStart w:id="31" w:name="_Toc417292774"/>
      <w:bookmarkStart w:id="32" w:name="_Toc417294310"/>
      <w:bookmarkStart w:id="33" w:name="_Toc417293016"/>
      <w:bookmarkStart w:id="34" w:name="_Toc13075"/>
      <w:bookmarkStart w:id="35" w:name="_Toc24216"/>
      <w:bookmarkStart w:id="36" w:name="_Toc15224"/>
      <w:bookmarkStart w:id="37" w:name="_Toc13074"/>
      <w:r>
        <w:t>隧道概况</w:t>
      </w:r>
      <w:bookmarkEnd w:id="10"/>
      <w:bookmarkEnd w:id="30"/>
      <w:bookmarkEnd w:id="31"/>
      <w:bookmarkEnd w:id="32"/>
      <w:bookmarkEnd w:id="33"/>
      <w:bookmarkEnd w:id="34"/>
      <w:bookmarkEnd w:id="35"/>
      <w:bookmarkEnd w:id="36"/>
      <w:bookmarkEnd w:id="37"/>
    </w:p>
    <w:p w14:paraId="13384622">
      <w:pPr>
        <w:tabs>
          <w:tab w:val="left" w:pos="4725"/>
        </w:tabs>
        <w:wordWrap w:val="0"/>
        <w:spacing w:line="360" w:lineRule="auto"/>
        <w:ind w:firstLine="480"/>
        <w:jc w:val="left"/>
        <w:rPr>
          <w:sz w:val="24"/>
          <w:szCs w:val="24"/>
        </w:rPr>
      </w:pPr>
      <w:r>
        <w:rPr>
          <w:rFonts w:hint="eastAsia"/>
          <w:sz w:val="24"/>
          <w:szCs w:val="24"/>
          <w:lang w:val="en-US" w:eastAsia="zh-CN"/>
        </w:rPr>
        <w:t>赤水溪隧道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益阳分公司安化路产养护管理所</w:t>
      </w:r>
      <w:r>
        <w:rPr>
          <w:sz w:val="24"/>
          <w:szCs w:val="24"/>
        </w:rPr>
        <w:t>管养，为双洞四车道</w:t>
      </w:r>
      <w:ins w:id="1575" w:author="赵翔-深圳" w:date="2024-12-20T20:39:02Z">
        <w:r>
          <w:rPr>
            <w:rFonts w:hint="eastAsia"/>
            <w:sz w:val="24"/>
            <w:szCs w:val="24"/>
            <w:lang w:val="en-US" w:eastAsia="zh-CN"/>
          </w:rPr>
          <w:t>中</w:t>
        </w:r>
      </w:ins>
      <w:del w:id="1576" w:author="赵翔-深圳" w:date="2024-12-20T20:39:00Z">
        <w:r>
          <w:rPr>
            <w:rFonts w:hint="eastAsia"/>
            <w:sz w:val="24"/>
            <w:szCs w:val="24"/>
            <w:lang w:val="en-US" w:eastAsia="zh-CN"/>
          </w:rPr>
          <w:delText>长</w:delText>
        </w:r>
      </w:del>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ins w:id="1577" w:author="赵翔-深圳" w:date="2024-12-20T20:39:24Z">
        <w:r>
          <w:rPr>
            <w:rFonts w:hint="eastAsia"/>
            <w:sz w:val="24"/>
            <w:szCs w:val="24"/>
            <w:lang w:val="en-US" w:eastAsia="zh-CN"/>
          </w:rPr>
          <w:t>053</w:t>
        </w:r>
      </w:ins>
      <w:del w:id="1578" w:author="赵翔-深圳" w:date="2024-12-20T20:39:23Z">
        <w:r>
          <w:rPr>
            <w:rFonts w:hint="eastAsia"/>
            <w:sz w:val="24"/>
            <w:szCs w:val="24"/>
            <w:lang w:val="en-US" w:eastAsia="zh-CN"/>
          </w:rPr>
          <w:delText>3</w:delText>
        </w:r>
      </w:del>
      <w:del w:id="1579" w:author="赵翔-深圳" w:date="2024-12-20T20:39:22Z">
        <w:r>
          <w:rPr>
            <w:rFonts w:hint="eastAsia"/>
            <w:sz w:val="24"/>
            <w:szCs w:val="24"/>
            <w:lang w:val="en-US" w:eastAsia="zh-CN"/>
          </w:rPr>
          <w:delText>11</w:delText>
        </w:r>
      </w:del>
      <w:r>
        <w:rPr>
          <w:rFonts w:hint="eastAsia"/>
          <w:sz w:val="24"/>
          <w:szCs w:val="24"/>
        </w:rPr>
        <w:t>+</w:t>
      </w:r>
      <w:ins w:id="1580" w:author="赵翔-深圳" w:date="2024-12-20T20:39:35Z">
        <w:r>
          <w:rPr>
            <w:rFonts w:hint="eastAsia"/>
            <w:sz w:val="24"/>
            <w:szCs w:val="24"/>
            <w:lang w:val="en-US" w:eastAsia="zh-CN"/>
          </w:rPr>
          <w:t>605</w:t>
        </w:r>
      </w:ins>
      <w:del w:id="1581" w:author="赵翔-深圳" w:date="2024-12-20T20:39:34Z">
        <w:r>
          <w:rPr>
            <w:rFonts w:hint="eastAsia"/>
            <w:sz w:val="24"/>
            <w:szCs w:val="24"/>
            <w:lang w:val="en-US" w:eastAsia="zh-CN"/>
          </w:rPr>
          <w:delText>2</w:delText>
        </w:r>
      </w:del>
      <w:del w:id="1582" w:author="赵翔-深圳" w:date="2024-12-20T20:39:33Z">
        <w:r>
          <w:rPr>
            <w:rFonts w:hint="eastAsia"/>
            <w:sz w:val="24"/>
            <w:szCs w:val="24"/>
            <w:lang w:val="en-US" w:eastAsia="zh-CN"/>
          </w:rPr>
          <w:delText>80</w:delText>
        </w:r>
      </w:del>
      <w:r>
        <w:rPr>
          <w:rFonts w:hint="eastAsia"/>
          <w:sz w:val="24"/>
          <w:szCs w:val="24"/>
        </w:rPr>
        <w:t>-ZK</w:t>
      </w:r>
      <w:ins w:id="1583" w:author="赵翔-深圳" w:date="2024-12-20T20:39:42Z">
        <w:r>
          <w:rPr>
            <w:rFonts w:hint="eastAsia"/>
            <w:sz w:val="24"/>
            <w:szCs w:val="24"/>
            <w:lang w:val="en-US" w:eastAsia="zh-CN"/>
          </w:rPr>
          <w:t>0</w:t>
        </w:r>
      </w:ins>
      <w:ins w:id="1584" w:author="赵翔-深圳" w:date="2024-12-20T20:39:43Z">
        <w:r>
          <w:rPr>
            <w:rFonts w:hint="eastAsia"/>
            <w:sz w:val="24"/>
            <w:szCs w:val="24"/>
            <w:lang w:val="en-US" w:eastAsia="zh-CN"/>
          </w:rPr>
          <w:t>52</w:t>
        </w:r>
      </w:ins>
      <w:del w:id="1585" w:author="赵翔-深圳" w:date="2024-12-20T20:39:42Z">
        <w:r>
          <w:rPr>
            <w:rFonts w:hint="eastAsia"/>
            <w:sz w:val="24"/>
            <w:szCs w:val="24"/>
            <w:lang w:val="en-US" w:eastAsia="zh-CN"/>
          </w:rPr>
          <w:delText>3</w:delText>
        </w:r>
      </w:del>
      <w:del w:id="1586" w:author="赵翔-深圳" w:date="2024-12-20T20:39:41Z">
        <w:r>
          <w:rPr>
            <w:rFonts w:hint="eastAsia"/>
            <w:sz w:val="24"/>
            <w:szCs w:val="24"/>
            <w:lang w:val="en-US" w:eastAsia="zh-CN"/>
          </w:rPr>
          <w:delText>12</w:delText>
        </w:r>
      </w:del>
      <w:r>
        <w:rPr>
          <w:rFonts w:hint="eastAsia"/>
          <w:sz w:val="24"/>
          <w:szCs w:val="24"/>
        </w:rPr>
        <w:t>+</w:t>
      </w:r>
      <w:ins w:id="1587" w:author="赵翔-深圳" w:date="2024-12-20T20:39:48Z">
        <w:r>
          <w:rPr>
            <w:rFonts w:hint="eastAsia"/>
            <w:sz w:val="24"/>
            <w:szCs w:val="24"/>
            <w:lang w:val="en-US" w:eastAsia="zh-CN"/>
          </w:rPr>
          <w:t>745</w:t>
        </w:r>
      </w:ins>
      <w:del w:id="1588" w:author="赵翔-深圳" w:date="2024-12-20T20:39:47Z">
        <w:r>
          <w:rPr>
            <w:rFonts w:hint="eastAsia"/>
            <w:sz w:val="24"/>
            <w:szCs w:val="24"/>
            <w:lang w:val="en-US" w:eastAsia="zh-CN"/>
          </w:rPr>
          <w:delText>610</w:delText>
        </w:r>
      </w:del>
      <w:r>
        <w:rPr>
          <w:rFonts w:hint="eastAsia"/>
          <w:sz w:val="24"/>
          <w:szCs w:val="24"/>
          <w:lang w:eastAsia="zh-CN"/>
        </w:rPr>
        <w:t>，</w:t>
      </w:r>
      <w:r>
        <w:rPr>
          <w:rFonts w:hint="eastAsia"/>
          <w:sz w:val="24"/>
          <w:szCs w:val="24"/>
          <w:lang w:val="en-US" w:eastAsia="zh-CN"/>
        </w:rPr>
        <w:t>长</w:t>
      </w:r>
      <w:ins w:id="1589" w:author="赵翔-深圳" w:date="2024-12-20T20:39:59Z">
        <w:r>
          <w:rPr>
            <w:rFonts w:hint="eastAsia"/>
            <w:sz w:val="24"/>
            <w:szCs w:val="24"/>
            <w:lang w:val="en-US" w:eastAsia="zh-CN"/>
          </w:rPr>
          <w:t>860</w:t>
        </w:r>
      </w:ins>
      <w:del w:id="1590" w:author="赵翔-深圳" w:date="2024-12-20T20:39:58Z">
        <w:r>
          <w:rPr>
            <w:rFonts w:hint="eastAsia"/>
            <w:sz w:val="24"/>
            <w:szCs w:val="24"/>
            <w:lang w:val="en-US" w:eastAsia="zh-CN"/>
          </w:rPr>
          <w:delText>13</w:delText>
        </w:r>
      </w:del>
      <w:del w:id="1591" w:author="赵翔-深圳" w:date="2024-12-20T20:39:57Z">
        <w:r>
          <w:rPr>
            <w:rFonts w:hint="eastAsia"/>
            <w:sz w:val="24"/>
            <w:szCs w:val="24"/>
            <w:lang w:val="en-US" w:eastAsia="zh-CN"/>
          </w:rPr>
          <w:delText>30</w:delText>
        </w:r>
      </w:del>
      <w:r>
        <w:rPr>
          <w:sz w:val="24"/>
          <w:szCs w:val="24"/>
        </w:rPr>
        <w:t>m</w:t>
      </w:r>
      <w:r>
        <w:rPr>
          <w:rFonts w:hint="eastAsia"/>
          <w:sz w:val="24"/>
          <w:szCs w:val="24"/>
          <w:lang w:eastAsia="zh-CN"/>
        </w:rPr>
        <w:t>；</w:t>
      </w:r>
      <w:r>
        <w:rPr>
          <w:sz w:val="24"/>
          <w:szCs w:val="24"/>
        </w:rPr>
        <w:t>右洞起止桩号</w:t>
      </w:r>
      <w:r>
        <w:rPr>
          <w:rFonts w:hint="eastAsia"/>
          <w:sz w:val="24"/>
          <w:szCs w:val="24"/>
        </w:rPr>
        <w:t>YK</w:t>
      </w:r>
      <w:ins w:id="1592" w:author="赵翔-深圳" w:date="2024-12-20T20:40:10Z">
        <w:r>
          <w:rPr>
            <w:rFonts w:hint="eastAsia"/>
            <w:sz w:val="24"/>
            <w:szCs w:val="24"/>
            <w:lang w:val="en-US" w:eastAsia="zh-CN"/>
          </w:rPr>
          <w:t>05</w:t>
        </w:r>
      </w:ins>
      <w:ins w:id="1593" w:author="赵翔-深圳" w:date="2024-12-20T20:40:11Z">
        <w:r>
          <w:rPr>
            <w:rFonts w:hint="eastAsia"/>
            <w:sz w:val="24"/>
            <w:szCs w:val="24"/>
            <w:lang w:val="en-US" w:eastAsia="zh-CN"/>
          </w:rPr>
          <w:t>2</w:t>
        </w:r>
      </w:ins>
      <w:del w:id="1594" w:author="赵翔-深圳" w:date="2024-12-20T20:40:09Z">
        <w:r>
          <w:rPr>
            <w:rFonts w:hint="eastAsia"/>
            <w:sz w:val="24"/>
            <w:szCs w:val="24"/>
            <w:lang w:val="en-US" w:eastAsia="zh-CN"/>
          </w:rPr>
          <w:delText>311</w:delText>
        </w:r>
      </w:del>
      <w:r>
        <w:rPr>
          <w:rFonts w:hint="eastAsia"/>
          <w:sz w:val="24"/>
          <w:szCs w:val="24"/>
        </w:rPr>
        <w:t>+</w:t>
      </w:r>
      <w:ins w:id="1595" w:author="赵翔-深圳" w:date="2024-12-20T20:40:18Z">
        <w:r>
          <w:rPr>
            <w:rFonts w:hint="eastAsia"/>
            <w:sz w:val="24"/>
            <w:szCs w:val="24"/>
            <w:lang w:val="en-US" w:eastAsia="zh-CN"/>
          </w:rPr>
          <w:t>72</w:t>
        </w:r>
      </w:ins>
      <w:ins w:id="1596" w:author="赵翔-深圳" w:date="2024-12-20T20:40:19Z">
        <w:r>
          <w:rPr>
            <w:rFonts w:hint="eastAsia"/>
            <w:sz w:val="24"/>
            <w:szCs w:val="24"/>
            <w:lang w:val="en-US" w:eastAsia="zh-CN"/>
          </w:rPr>
          <w:t>5</w:t>
        </w:r>
      </w:ins>
      <w:del w:id="1597" w:author="赵翔-深圳" w:date="2024-12-20T20:40:17Z">
        <w:r>
          <w:rPr>
            <w:rFonts w:hint="eastAsia"/>
            <w:sz w:val="24"/>
            <w:szCs w:val="24"/>
            <w:lang w:val="en-US" w:eastAsia="zh-CN"/>
          </w:rPr>
          <w:delText>27</w:delText>
        </w:r>
      </w:del>
      <w:del w:id="1598" w:author="赵翔-深圳" w:date="2024-12-20T20:40:16Z">
        <w:r>
          <w:rPr>
            <w:rFonts w:hint="eastAsia"/>
            <w:sz w:val="24"/>
            <w:szCs w:val="24"/>
            <w:lang w:val="en-US" w:eastAsia="zh-CN"/>
          </w:rPr>
          <w:delText>0</w:delText>
        </w:r>
      </w:del>
      <w:r>
        <w:rPr>
          <w:rFonts w:hint="eastAsia"/>
          <w:sz w:val="24"/>
          <w:szCs w:val="24"/>
        </w:rPr>
        <w:t>-YK</w:t>
      </w:r>
      <w:ins w:id="1599" w:author="赵翔-深圳" w:date="2024-12-20T20:40:26Z">
        <w:r>
          <w:rPr>
            <w:rFonts w:hint="eastAsia"/>
            <w:sz w:val="24"/>
            <w:szCs w:val="24"/>
            <w:lang w:val="en-US" w:eastAsia="zh-CN"/>
          </w:rPr>
          <w:t>053</w:t>
        </w:r>
      </w:ins>
      <w:del w:id="1600" w:author="赵翔-深圳" w:date="2024-12-20T20:40:24Z">
        <w:r>
          <w:rPr>
            <w:rFonts w:hint="eastAsia"/>
            <w:sz w:val="24"/>
            <w:szCs w:val="24"/>
            <w:lang w:val="en-US" w:eastAsia="zh-CN"/>
          </w:rPr>
          <w:delText>3</w:delText>
        </w:r>
      </w:del>
      <w:del w:id="1601" w:author="赵翔-深圳" w:date="2024-12-20T20:40:23Z">
        <w:r>
          <w:rPr>
            <w:rFonts w:hint="eastAsia"/>
            <w:sz w:val="24"/>
            <w:szCs w:val="24"/>
            <w:lang w:val="en-US" w:eastAsia="zh-CN"/>
          </w:rPr>
          <w:delText>12</w:delText>
        </w:r>
      </w:del>
      <w:r>
        <w:rPr>
          <w:rFonts w:hint="eastAsia"/>
          <w:sz w:val="24"/>
          <w:szCs w:val="24"/>
        </w:rPr>
        <w:t>+</w:t>
      </w:r>
      <w:ins w:id="1602" w:author="赵翔-深圳" w:date="2024-12-20T20:40:31Z">
        <w:r>
          <w:rPr>
            <w:rFonts w:hint="eastAsia"/>
            <w:sz w:val="24"/>
            <w:szCs w:val="24"/>
            <w:lang w:val="en-US" w:eastAsia="zh-CN"/>
          </w:rPr>
          <w:t>5</w:t>
        </w:r>
      </w:ins>
      <w:ins w:id="1603" w:author="赵翔-深圳" w:date="2024-12-20T20:40:32Z">
        <w:r>
          <w:rPr>
            <w:rFonts w:hint="eastAsia"/>
            <w:sz w:val="24"/>
            <w:szCs w:val="24"/>
            <w:lang w:val="en-US" w:eastAsia="zh-CN"/>
          </w:rPr>
          <w:t>95</w:t>
        </w:r>
      </w:ins>
      <w:del w:id="1604" w:author="赵翔-深圳" w:date="2024-12-20T20:40:30Z">
        <w:r>
          <w:rPr>
            <w:rFonts w:hint="eastAsia"/>
            <w:sz w:val="24"/>
            <w:szCs w:val="24"/>
            <w:lang w:val="en-US" w:eastAsia="zh-CN"/>
          </w:rPr>
          <w:delText>685</w:delText>
        </w:r>
      </w:del>
      <w:r>
        <w:rPr>
          <w:sz w:val="24"/>
          <w:szCs w:val="24"/>
        </w:rPr>
        <w:t>，长</w:t>
      </w:r>
      <w:ins w:id="1605" w:author="赵翔-深圳" w:date="2024-12-20T20:40:46Z">
        <w:r>
          <w:rPr>
            <w:rFonts w:hint="eastAsia"/>
            <w:sz w:val="24"/>
            <w:szCs w:val="24"/>
            <w:lang w:val="en-US" w:eastAsia="zh-CN"/>
          </w:rPr>
          <w:t>87</w:t>
        </w:r>
      </w:ins>
      <w:ins w:id="1606" w:author="赵翔-深圳" w:date="2024-12-20T20:40:47Z">
        <w:r>
          <w:rPr>
            <w:rFonts w:hint="eastAsia"/>
            <w:sz w:val="24"/>
            <w:szCs w:val="24"/>
            <w:lang w:val="en-US" w:eastAsia="zh-CN"/>
          </w:rPr>
          <w:t>0</w:t>
        </w:r>
      </w:ins>
      <w:del w:id="1607" w:author="赵翔-深圳" w:date="2024-12-20T20:40:45Z">
        <w:r>
          <w:rPr>
            <w:rFonts w:hint="eastAsia"/>
            <w:sz w:val="24"/>
            <w:szCs w:val="24"/>
            <w:lang w:val="en-US" w:eastAsia="zh-CN"/>
          </w:rPr>
          <w:delText>141</w:delText>
        </w:r>
      </w:del>
      <w:del w:id="1608" w:author="赵翔-深圳" w:date="2024-12-20T20:40:44Z">
        <w:r>
          <w:rPr>
            <w:rFonts w:hint="eastAsia"/>
            <w:sz w:val="24"/>
            <w:szCs w:val="24"/>
            <w:lang w:val="en-US" w:eastAsia="zh-CN"/>
          </w:rPr>
          <w:delText>5</w:delText>
        </w:r>
      </w:del>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070AB656">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5C5CCAE1">
            <w:pPr>
              <w:autoSpaceDE w:val="0"/>
              <w:autoSpaceDN w:val="0"/>
              <w:adjustRightInd w:val="0"/>
              <w:jc w:val="center"/>
              <w:rPr>
                <w:rFonts w:hint="eastAsia" w:eastAsia="宋体"/>
                <w:lang w:eastAsia="zh-CN"/>
              </w:rPr>
            </w:pPr>
            <w:ins w:id="1609" w:author="赵翔-深圳" w:date="2024-12-20T20:42:49Z">
              <w:r>
                <w:rPr>
                  <w:rFonts w:hint="eastAsia" w:eastAsia="宋体"/>
                  <w:lang w:eastAsia="zh-CN"/>
                </w:rPr>
                <w:drawing>
                  <wp:inline distT="0" distB="0" distL="114300" distR="114300">
                    <wp:extent cx="5621020" cy="4025265"/>
                    <wp:effectExtent l="0" t="0" r="17780" b="13335"/>
                    <wp:docPr id="56" name="图片 56" descr="3b841e1d8fda644a6da162f15445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3b841e1d8fda644a6da162f15445c79"/>
                            <pic:cNvPicPr>
                              <a:picLocks noChangeAspect="1"/>
                            </pic:cNvPicPr>
                          </pic:nvPicPr>
                          <pic:blipFill>
                            <a:blip r:embed="rId13"/>
                            <a:stretch>
                              <a:fillRect/>
                            </a:stretch>
                          </pic:blipFill>
                          <pic:spPr>
                            <a:xfrm>
                              <a:off x="0" y="0"/>
                              <a:ext cx="5621020" cy="4025265"/>
                            </a:xfrm>
                            <a:prstGeom prst="rect">
                              <a:avLst/>
                            </a:prstGeom>
                          </pic:spPr>
                        </pic:pic>
                      </a:graphicData>
                    </a:graphic>
                  </wp:inline>
                </w:drawing>
              </w:r>
            </w:ins>
            <w:del w:id="1611" w:author="赵翔-深圳" w:date="2024-12-20T20:42:47Z">
              <w:r>
                <w:rPr>
                  <w:rFonts w:hint="eastAsia" w:eastAsia="宋体"/>
                  <w:lang w:eastAsia="zh-CN"/>
                </w:rPr>
                <w:drawing>
                  <wp:inline distT="0" distB="0" distL="114300" distR="114300">
                    <wp:extent cx="5622925" cy="3898265"/>
                    <wp:effectExtent l="0" t="0" r="15875" b="6985"/>
                    <wp:docPr id="8" name="图片 8" descr="a30c1bb97179900a4edacaa7b41d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30c1bb97179900a4edacaa7b41d3af"/>
                            <pic:cNvPicPr>
                              <a:picLocks noChangeAspect="1"/>
                            </pic:cNvPicPr>
                          </pic:nvPicPr>
                          <pic:blipFill>
                            <a:blip r:embed="rId14"/>
                            <a:stretch>
                              <a:fillRect/>
                            </a:stretch>
                          </pic:blipFill>
                          <pic:spPr>
                            <a:xfrm>
                              <a:off x="0" y="0"/>
                              <a:ext cx="5622925" cy="3898265"/>
                            </a:xfrm>
                            <a:prstGeom prst="rect">
                              <a:avLst/>
                            </a:prstGeom>
                          </pic:spPr>
                        </pic:pic>
                      </a:graphicData>
                    </a:graphic>
                  </wp:inline>
                </w:drawing>
              </w:r>
            </w:del>
          </w:p>
          <w:p w14:paraId="43F5FA8B">
            <w:pPr>
              <w:autoSpaceDE w:val="0"/>
              <w:autoSpaceDN w:val="0"/>
              <w:adjustRightInd w:val="0"/>
              <w:jc w:val="center"/>
              <w:rPr>
                <w:rFonts w:eastAsia="黑体"/>
              </w:rPr>
            </w:pPr>
            <w:r>
              <w:rPr>
                <w:b/>
              </w:rPr>
              <w:t>图1.1-1  隧道地理位置图</w:t>
            </w:r>
          </w:p>
        </w:tc>
      </w:tr>
    </w:tbl>
    <w:p w14:paraId="071A87A4">
      <w:pPr>
        <w:autoSpaceDE w:val="0"/>
        <w:autoSpaceDN w:val="0"/>
        <w:adjustRightInd w:val="0"/>
        <w:ind w:firstLine="480" w:firstLineChars="200"/>
        <w:jc w:val="left"/>
        <w:rPr>
          <w:kern w:val="0"/>
          <w:sz w:val="24"/>
        </w:rPr>
      </w:pPr>
    </w:p>
    <w:p w14:paraId="1974B0A1">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8EE2CB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786CD04">
            <w:pPr>
              <w:jc w:val="center"/>
              <w:rPr>
                <w:b/>
              </w:rPr>
            </w:pPr>
            <w:ins w:id="1613" w:author="刘崇麟" w:date="2024-12-20T09:58:47Z">
              <w:r>
                <w:rPr>
                  <w:rFonts w:hint="eastAsia" w:eastAsia="宋体"/>
                  <w:lang w:eastAsia="zh-CN"/>
                </w:rPr>
                <w:drawing>
                  <wp:inline distT="0" distB="0" distL="0" distR="0">
                    <wp:extent cx="2673350" cy="2004060"/>
                    <wp:effectExtent l="0" t="0" r="12700"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ins>
            <w:del w:id="1615" w:author="刘崇麟" w:date="2024-12-20T09:58:47Z">
              <w:r>
                <w:rPr>
                  <w:rFonts w:hint="eastAsia" w:eastAsia="宋体"/>
                  <w:lang w:eastAsia="zh-CN"/>
                </w:rPr>
                <w:drawing>
                  <wp:inline distT="0" distB="0" distL="114300" distR="114300">
                    <wp:extent cx="2697480" cy="2023110"/>
                    <wp:effectExtent l="0" t="0" r="7620" b="15240"/>
                    <wp:docPr id="10" name="图片 10" descr="IMG_20241104_11042918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0241104_110429182_original"/>
                            <pic:cNvPicPr>
                              <a:picLocks noChangeAspect="1"/>
                            </pic:cNvPicPr>
                          </pic:nvPicPr>
                          <pic:blipFill>
                            <a:blip r:embed="rId16"/>
                            <a:stretch>
                              <a:fillRect/>
                            </a:stretch>
                          </pic:blipFill>
                          <pic:spPr>
                            <a:xfrm>
                              <a:off x="0" y="0"/>
                              <a:ext cx="2697480" cy="2023110"/>
                            </a:xfrm>
                            <a:prstGeom prst="rect">
                              <a:avLst/>
                            </a:prstGeom>
                          </pic:spPr>
                        </pic:pic>
                      </a:graphicData>
                    </a:graphic>
                  </wp:inline>
                </w:drawing>
              </w:r>
            </w:del>
          </w:p>
        </w:tc>
        <w:tc>
          <w:tcPr>
            <w:tcW w:w="4628" w:type="dxa"/>
            <w:tcBorders>
              <w:top w:val="nil"/>
              <w:left w:val="nil"/>
              <w:bottom w:val="nil"/>
              <w:right w:val="nil"/>
            </w:tcBorders>
            <w:shd w:val="clear" w:color="auto" w:fill="auto"/>
            <w:vAlign w:val="center"/>
          </w:tcPr>
          <w:p w14:paraId="65D9AF65">
            <w:pPr>
              <w:jc w:val="center"/>
              <w:rPr>
                <w:rFonts w:hint="eastAsia" w:eastAsia="宋体"/>
                <w:b/>
                <w:bCs/>
                <w:lang w:eastAsia="zh-CN"/>
              </w:rPr>
            </w:pPr>
            <w:ins w:id="1617" w:author="刘崇麟" w:date="2024-12-20T09:58:57Z">
              <w:r>
                <w:rPr>
                  <w:rFonts w:hint="eastAsia" w:eastAsia="宋体"/>
                  <w:lang w:eastAsia="zh-CN"/>
                </w:rPr>
                <w:drawing>
                  <wp:inline distT="0" distB="0" distL="114300" distR="114300">
                    <wp:extent cx="2697480" cy="2022475"/>
                    <wp:effectExtent l="0" t="0" r="7620" b="15875"/>
                    <wp:docPr id="31" name="图片 31" descr="635538a926823d588062f432990a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35538a926823d588062f432990a894"/>
                            <pic:cNvPicPr>
                              <a:picLocks noChangeAspect="1"/>
                            </pic:cNvPicPr>
                          </pic:nvPicPr>
                          <pic:blipFill>
                            <a:blip r:embed="rId17"/>
                            <a:stretch>
                              <a:fillRect/>
                            </a:stretch>
                          </pic:blipFill>
                          <pic:spPr>
                            <a:xfrm>
                              <a:off x="0" y="0"/>
                              <a:ext cx="2697480" cy="2022475"/>
                            </a:xfrm>
                            <a:prstGeom prst="rect">
                              <a:avLst/>
                            </a:prstGeom>
                          </pic:spPr>
                        </pic:pic>
                      </a:graphicData>
                    </a:graphic>
                  </wp:inline>
                </w:drawing>
              </w:r>
            </w:ins>
            <w:del w:id="1619" w:author="刘崇麟" w:date="2024-12-20T09:58:56Z">
              <w:r>
                <w:rPr>
                  <w:rFonts w:hint="eastAsia" w:eastAsia="宋体"/>
                  <w:lang w:eastAsia="zh-CN"/>
                </w:rPr>
                <w:drawing>
                  <wp:inline distT="0" distB="0" distL="114300" distR="114300">
                    <wp:extent cx="2697480" cy="2023110"/>
                    <wp:effectExtent l="0" t="0" r="7620" b="15240"/>
                    <wp:docPr id="22" name="图片 22" descr="IMG_20241104_102040261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0241104_102040261_original"/>
                            <pic:cNvPicPr>
                              <a:picLocks noChangeAspect="1"/>
                            </pic:cNvPicPr>
                          </pic:nvPicPr>
                          <pic:blipFill>
                            <a:blip r:embed="rId18"/>
                            <a:stretch>
                              <a:fillRect/>
                            </a:stretch>
                          </pic:blipFill>
                          <pic:spPr>
                            <a:xfrm>
                              <a:off x="0" y="0"/>
                              <a:ext cx="2697480" cy="2023110"/>
                            </a:xfrm>
                            <a:prstGeom prst="rect">
                              <a:avLst/>
                            </a:prstGeom>
                          </pic:spPr>
                        </pic:pic>
                      </a:graphicData>
                    </a:graphic>
                  </wp:inline>
                </w:drawing>
              </w:r>
            </w:del>
          </w:p>
        </w:tc>
      </w:tr>
      <w:tr w14:paraId="2B63B597">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540F1D01">
            <w:pPr>
              <w:jc w:val="center"/>
              <w:rPr>
                <w:b/>
              </w:rPr>
            </w:pPr>
            <w:r>
              <w:rPr>
                <w:b/>
              </w:rPr>
              <w:t>图1.1-2 左洞洞口进口</w:t>
            </w:r>
          </w:p>
        </w:tc>
        <w:tc>
          <w:tcPr>
            <w:tcW w:w="4628" w:type="dxa"/>
            <w:tcBorders>
              <w:top w:val="nil"/>
              <w:left w:val="nil"/>
              <w:bottom w:val="nil"/>
              <w:right w:val="nil"/>
            </w:tcBorders>
            <w:shd w:val="clear" w:color="auto" w:fill="auto"/>
            <w:vAlign w:val="center"/>
          </w:tcPr>
          <w:p w14:paraId="2C5ED6CD">
            <w:pPr>
              <w:jc w:val="center"/>
              <w:rPr>
                <w:b/>
                <w:bCs/>
              </w:rPr>
            </w:pPr>
            <w:r>
              <w:rPr>
                <w:b/>
                <w:bCs/>
              </w:rPr>
              <w:t>图1.1-</w:t>
            </w:r>
            <w:r>
              <w:rPr>
                <w:b/>
              </w:rPr>
              <w:t>3</w:t>
            </w:r>
            <w:r>
              <w:rPr>
                <w:b/>
                <w:bCs/>
              </w:rPr>
              <w:t xml:space="preserve"> 左洞洞口出口</w:t>
            </w:r>
          </w:p>
        </w:tc>
      </w:tr>
      <w:tr w14:paraId="550A0EB8">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A2F8A49">
            <w:pPr>
              <w:jc w:val="center"/>
              <w:rPr>
                <w:b/>
              </w:rPr>
            </w:pPr>
            <w:ins w:id="1621" w:author="刘崇麟" w:date="2024-12-20T09:58:16Z">
              <w:r>
                <w:rPr>
                  <w:rFonts w:hint="eastAsia" w:eastAsia="宋体"/>
                  <w:lang w:eastAsia="zh-CN"/>
                </w:rPr>
                <w:drawing>
                  <wp:inline distT="0" distB="0" distL="0" distR="0">
                    <wp:extent cx="2673350" cy="2004060"/>
                    <wp:effectExtent l="0" t="0" r="12700" b="152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19"/>
                            <a:srcRect/>
                            <a:stretch>
                              <a:fillRect/>
                            </a:stretch>
                          </pic:blipFill>
                          <pic:spPr>
                            <a:xfrm>
                              <a:off x="0" y="0"/>
                              <a:ext cx="2673437" cy="2004511"/>
                            </a:xfrm>
                            <a:prstGeom prst="rect">
                              <a:avLst/>
                            </a:prstGeom>
                          </pic:spPr>
                        </pic:pic>
                      </a:graphicData>
                    </a:graphic>
                  </wp:inline>
                </w:drawing>
              </w:r>
            </w:ins>
            <w:del w:id="1623" w:author="刘崇麟" w:date="2024-12-20T09:58:15Z">
              <w:r>
                <w:rPr>
                  <w:rFonts w:hint="eastAsia" w:eastAsia="宋体"/>
                  <w:lang w:eastAsia="zh-CN"/>
                </w:rPr>
                <w:drawing>
                  <wp:inline distT="0" distB="0" distL="114300" distR="114300">
                    <wp:extent cx="2697480" cy="2023110"/>
                    <wp:effectExtent l="0" t="0" r="7620" b="15240"/>
                    <wp:docPr id="48" name="图片 48" descr="IMG_20241104_11023230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IMG_20241104_110232305_original"/>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del>
          </w:p>
        </w:tc>
        <w:tc>
          <w:tcPr>
            <w:tcW w:w="4628" w:type="dxa"/>
            <w:tcBorders>
              <w:top w:val="nil"/>
              <w:left w:val="nil"/>
              <w:bottom w:val="nil"/>
              <w:right w:val="nil"/>
            </w:tcBorders>
            <w:shd w:val="clear" w:color="auto" w:fill="auto"/>
            <w:vAlign w:val="center"/>
          </w:tcPr>
          <w:p w14:paraId="387C9D0E">
            <w:pPr>
              <w:jc w:val="center"/>
              <w:rPr>
                <w:b/>
                <w:bCs/>
              </w:rPr>
            </w:pPr>
            <w:ins w:id="1625" w:author="蒙水儒" w:date="2024-12-20T10:56:06Z">
              <w:r>
                <w:rPr>
                  <w:rFonts w:hint="eastAsia" w:eastAsia="宋体"/>
                  <w:lang w:eastAsia="zh-CN"/>
                </w:rPr>
                <w:drawing>
                  <wp:inline distT="0" distB="0" distL="0" distR="0">
                    <wp:extent cx="2673350" cy="2004060"/>
                    <wp:effectExtent l="0" t="0" r="12700" b="152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21"/>
                            <a:srcRect/>
                            <a:stretch>
                              <a:fillRect/>
                            </a:stretch>
                          </pic:blipFill>
                          <pic:spPr>
                            <a:xfrm>
                              <a:off x="0" y="0"/>
                              <a:ext cx="2673437" cy="2004511"/>
                            </a:xfrm>
                            <a:prstGeom prst="rect">
                              <a:avLst/>
                            </a:prstGeom>
                          </pic:spPr>
                        </pic:pic>
                      </a:graphicData>
                    </a:graphic>
                  </wp:inline>
                </w:drawing>
              </w:r>
            </w:ins>
            <w:ins w:id="1627" w:author="刘崇麟" w:date="2024-12-20T09:58:26Z">
              <w:del w:id="1628" w:author="蒙水儒" w:date="2024-12-20T10:56:06Z">
                <w:r>
                  <w:rPr>
                    <w:rFonts w:hint="eastAsia" w:eastAsia="宋体"/>
                    <w:lang w:eastAsia="zh-CN"/>
                  </w:rPr>
                  <w:drawing>
                    <wp:inline distT="0" distB="0" distL="0" distR="0">
                      <wp:extent cx="2673350" cy="2004060"/>
                      <wp:effectExtent l="0" t="0" r="12700" b="152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1"/>
                              <a:srcRect/>
                              <a:stretch>
                                <a:fillRect/>
                              </a:stretch>
                            </pic:blipFill>
                            <pic:spPr>
                              <a:xfrm>
                                <a:off x="0" y="0"/>
                                <a:ext cx="2673437" cy="2004511"/>
                              </a:xfrm>
                              <a:prstGeom prst="rect">
                                <a:avLst/>
                              </a:prstGeom>
                            </pic:spPr>
                          </pic:pic>
                        </a:graphicData>
                      </a:graphic>
                    </wp:inline>
                  </w:drawing>
                </w:r>
              </w:del>
            </w:ins>
            <w:del w:id="1631" w:author="刘崇麟" w:date="2024-12-20T09:58:25Z">
              <w:r>
                <w:rPr>
                  <w:rFonts w:hint="eastAsia" w:eastAsia="宋体"/>
                  <w:lang w:eastAsia="zh-CN"/>
                </w:rPr>
                <w:drawing>
                  <wp:inline distT="0" distB="0" distL="114300" distR="114300">
                    <wp:extent cx="2697480" cy="2023110"/>
                    <wp:effectExtent l="0" t="0" r="7620" b="15240"/>
                    <wp:docPr id="21" name="图片 21" descr="IMG_20241104_10192388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0241104_101923883_original"/>
                            <pic:cNvPicPr>
                              <a:picLocks noChangeAspect="1"/>
                            </pic:cNvPicPr>
                          </pic:nvPicPr>
                          <pic:blipFill>
                            <a:blip r:embed="rId22"/>
                            <a:stretch>
                              <a:fillRect/>
                            </a:stretch>
                          </pic:blipFill>
                          <pic:spPr>
                            <a:xfrm>
                              <a:off x="0" y="0"/>
                              <a:ext cx="2697480" cy="2023110"/>
                            </a:xfrm>
                            <a:prstGeom prst="rect">
                              <a:avLst/>
                            </a:prstGeom>
                          </pic:spPr>
                        </pic:pic>
                      </a:graphicData>
                    </a:graphic>
                  </wp:inline>
                </w:drawing>
              </w:r>
            </w:del>
          </w:p>
        </w:tc>
      </w:tr>
      <w:tr w14:paraId="51651D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37C99955">
            <w:pPr>
              <w:jc w:val="center"/>
              <w:rPr>
                <w:b/>
              </w:rPr>
            </w:pPr>
            <w:r>
              <w:rPr>
                <w:b/>
              </w:rPr>
              <w:t>图1.1-4 左洞洞门进口</w:t>
            </w:r>
          </w:p>
        </w:tc>
        <w:tc>
          <w:tcPr>
            <w:tcW w:w="4628" w:type="dxa"/>
            <w:tcBorders>
              <w:top w:val="nil"/>
              <w:left w:val="nil"/>
              <w:bottom w:val="nil"/>
              <w:right w:val="nil"/>
            </w:tcBorders>
            <w:shd w:val="clear" w:color="auto" w:fill="auto"/>
            <w:vAlign w:val="center"/>
          </w:tcPr>
          <w:p w14:paraId="77B33932">
            <w:pPr>
              <w:jc w:val="center"/>
              <w:rPr>
                <w:b/>
                <w:bCs/>
              </w:rPr>
            </w:pPr>
            <w:r>
              <w:rPr>
                <w:b/>
                <w:bCs/>
              </w:rPr>
              <w:t>图1.1-</w:t>
            </w:r>
            <w:r>
              <w:rPr>
                <w:b/>
              </w:rPr>
              <w:t>5</w:t>
            </w:r>
            <w:r>
              <w:rPr>
                <w:b/>
                <w:bCs/>
              </w:rPr>
              <w:t xml:space="preserve"> 左洞洞门出口</w:t>
            </w:r>
          </w:p>
        </w:tc>
      </w:tr>
      <w:tr w14:paraId="494197F9">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C7370E5">
            <w:pPr>
              <w:jc w:val="center"/>
              <w:rPr>
                <w:b/>
              </w:rPr>
            </w:pPr>
            <w:ins w:id="1633" w:author="刘崇麟" w:date="2024-12-20T09:59:12Z">
              <w:r>
                <w:rPr>
                  <w:rFonts w:hint="eastAsia" w:eastAsia="宋体"/>
                  <w:lang w:eastAsia="zh-CN"/>
                </w:rPr>
                <w:drawing>
                  <wp:inline distT="0" distB="0" distL="0" distR="0">
                    <wp:extent cx="2673350" cy="2004060"/>
                    <wp:effectExtent l="0" t="0" r="12700" b="152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3"/>
                            <a:srcRect/>
                            <a:stretch>
                              <a:fillRect/>
                            </a:stretch>
                          </pic:blipFill>
                          <pic:spPr>
                            <a:xfrm>
                              <a:off x="0" y="0"/>
                              <a:ext cx="2673437" cy="2004511"/>
                            </a:xfrm>
                            <a:prstGeom prst="rect">
                              <a:avLst/>
                            </a:prstGeom>
                          </pic:spPr>
                        </pic:pic>
                      </a:graphicData>
                    </a:graphic>
                  </wp:inline>
                </w:drawing>
              </w:r>
            </w:ins>
            <w:del w:id="1635" w:author="刘崇麟" w:date="2024-12-20T09:59:10Z">
              <w:r>
                <w:rPr>
                  <w:rFonts w:hint="eastAsia" w:eastAsia="宋体"/>
                  <w:lang w:eastAsia="zh-CN"/>
                </w:rPr>
                <w:drawing>
                  <wp:inline distT="0" distB="0" distL="114300" distR="114300">
                    <wp:extent cx="2697480" cy="2023110"/>
                    <wp:effectExtent l="0" t="0" r="7620" b="15240"/>
                    <wp:docPr id="15" name="图片 15" descr="IMG_20241104_10050048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0241104_100500486_original"/>
                            <pic:cNvPicPr>
                              <a:picLocks noChangeAspect="1"/>
                            </pic:cNvPicPr>
                          </pic:nvPicPr>
                          <pic:blipFill>
                            <a:blip r:embed="rId24"/>
                            <a:stretch>
                              <a:fillRect/>
                            </a:stretch>
                          </pic:blipFill>
                          <pic:spPr>
                            <a:xfrm>
                              <a:off x="0" y="0"/>
                              <a:ext cx="2697480" cy="2023110"/>
                            </a:xfrm>
                            <a:prstGeom prst="rect">
                              <a:avLst/>
                            </a:prstGeom>
                          </pic:spPr>
                        </pic:pic>
                      </a:graphicData>
                    </a:graphic>
                  </wp:inline>
                </w:drawing>
              </w:r>
            </w:del>
          </w:p>
        </w:tc>
        <w:tc>
          <w:tcPr>
            <w:tcW w:w="4628" w:type="dxa"/>
            <w:tcBorders>
              <w:top w:val="nil"/>
              <w:left w:val="nil"/>
              <w:bottom w:val="nil"/>
              <w:right w:val="nil"/>
            </w:tcBorders>
            <w:shd w:val="clear" w:color="auto" w:fill="auto"/>
            <w:vAlign w:val="center"/>
          </w:tcPr>
          <w:p w14:paraId="4081B139">
            <w:pPr>
              <w:jc w:val="center"/>
              <w:rPr>
                <w:b/>
                <w:bCs/>
              </w:rPr>
            </w:pPr>
            <w:ins w:id="1637" w:author="刘崇麟" w:date="2024-12-20T09:59:24Z">
              <w:r>
                <w:rPr>
                  <w:rFonts w:hint="eastAsia" w:eastAsia="宋体"/>
                  <w:lang w:eastAsia="zh-CN"/>
                </w:rPr>
                <w:drawing>
                  <wp:inline distT="0" distB="0" distL="0" distR="0">
                    <wp:extent cx="2673350" cy="2004060"/>
                    <wp:effectExtent l="0" t="0" r="12700" b="152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25"/>
                            <a:srcRect/>
                            <a:stretch>
                              <a:fillRect/>
                            </a:stretch>
                          </pic:blipFill>
                          <pic:spPr>
                            <a:xfrm>
                              <a:off x="0" y="0"/>
                              <a:ext cx="2673437" cy="2004511"/>
                            </a:xfrm>
                            <a:prstGeom prst="rect">
                              <a:avLst/>
                            </a:prstGeom>
                          </pic:spPr>
                        </pic:pic>
                      </a:graphicData>
                    </a:graphic>
                  </wp:inline>
                </w:drawing>
              </w:r>
            </w:ins>
            <w:del w:id="1639" w:author="刘崇麟" w:date="2024-12-20T09:59:23Z">
              <w:r>
                <w:rPr>
                  <w:rFonts w:hint="eastAsia" w:eastAsia="宋体"/>
                  <w:lang w:eastAsia="zh-CN"/>
                </w:rPr>
                <w:drawing>
                  <wp:inline distT="0" distB="0" distL="114300" distR="114300">
                    <wp:extent cx="2743200" cy="2057400"/>
                    <wp:effectExtent l="0" t="0" r="0" b="0"/>
                    <wp:docPr id="17" name="图片 17" descr="IMG_20241104_11172757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0241104_111727570_original"/>
                            <pic:cNvPicPr>
                              <a:picLocks noChangeAspect="1"/>
                            </pic:cNvPicPr>
                          </pic:nvPicPr>
                          <pic:blipFill>
                            <a:blip r:embed="rId26"/>
                            <a:stretch>
                              <a:fillRect/>
                            </a:stretch>
                          </pic:blipFill>
                          <pic:spPr>
                            <a:xfrm>
                              <a:off x="0" y="0"/>
                              <a:ext cx="2743200" cy="2057400"/>
                            </a:xfrm>
                            <a:prstGeom prst="rect">
                              <a:avLst/>
                            </a:prstGeom>
                          </pic:spPr>
                        </pic:pic>
                      </a:graphicData>
                    </a:graphic>
                  </wp:inline>
                </w:drawing>
              </w:r>
            </w:del>
          </w:p>
        </w:tc>
      </w:tr>
      <w:tr w14:paraId="27BD1ED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3D8A4859">
            <w:pPr>
              <w:jc w:val="center"/>
              <w:rPr>
                <w:b/>
              </w:rPr>
            </w:pPr>
            <w:r>
              <w:rPr>
                <w:b/>
              </w:rPr>
              <w:t>图1.1-6 右洞洞口进口</w:t>
            </w:r>
          </w:p>
        </w:tc>
        <w:tc>
          <w:tcPr>
            <w:tcW w:w="4628" w:type="dxa"/>
            <w:tcBorders>
              <w:top w:val="nil"/>
              <w:left w:val="nil"/>
              <w:bottom w:val="nil"/>
              <w:right w:val="nil"/>
            </w:tcBorders>
            <w:shd w:val="clear" w:color="auto" w:fill="auto"/>
            <w:vAlign w:val="center"/>
          </w:tcPr>
          <w:p w14:paraId="5F8CCD72">
            <w:pPr>
              <w:jc w:val="center"/>
              <w:rPr>
                <w:b/>
                <w:bCs/>
              </w:rPr>
            </w:pPr>
            <w:r>
              <w:rPr>
                <w:b/>
                <w:bCs/>
              </w:rPr>
              <w:t>图1.1-</w:t>
            </w:r>
            <w:r>
              <w:rPr>
                <w:b/>
              </w:rPr>
              <w:t>7</w:t>
            </w:r>
            <w:r>
              <w:rPr>
                <w:b/>
                <w:bCs/>
              </w:rPr>
              <w:t xml:space="preserve"> 右洞洞口出口</w:t>
            </w:r>
          </w:p>
        </w:tc>
      </w:tr>
      <w:tr w14:paraId="78BA0100">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164FC315">
            <w:pPr>
              <w:jc w:val="center"/>
              <w:rPr>
                <w:b/>
              </w:rPr>
            </w:pPr>
            <w:ins w:id="1641" w:author="刘崇麟" w:date="2024-12-20T09:57:52Z">
              <w:r>
                <w:rPr>
                  <w:rFonts w:hint="eastAsia" w:eastAsia="宋体"/>
                  <w:lang w:eastAsia="zh-CN"/>
                </w:rPr>
                <w:drawing>
                  <wp:inline distT="0" distB="0" distL="0" distR="0">
                    <wp:extent cx="2673350" cy="2004060"/>
                    <wp:effectExtent l="0" t="0" r="1270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7"/>
                            <a:srcRect/>
                            <a:stretch>
                              <a:fillRect/>
                            </a:stretch>
                          </pic:blipFill>
                          <pic:spPr>
                            <a:xfrm>
                              <a:off x="0" y="0"/>
                              <a:ext cx="2673437" cy="2004511"/>
                            </a:xfrm>
                            <a:prstGeom prst="rect">
                              <a:avLst/>
                            </a:prstGeom>
                          </pic:spPr>
                        </pic:pic>
                      </a:graphicData>
                    </a:graphic>
                  </wp:inline>
                </w:drawing>
              </w:r>
            </w:ins>
            <w:del w:id="1643" w:author="刘崇麟" w:date="2024-12-20T09:57:52Z">
              <w:r>
                <w:rPr>
                  <w:rFonts w:hint="eastAsia" w:eastAsia="宋体"/>
                  <w:lang w:eastAsia="zh-CN"/>
                </w:rPr>
                <w:drawing>
                  <wp:inline distT="0" distB="0" distL="114300" distR="114300">
                    <wp:extent cx="2697480" cy="2023110"/>
                    <wp:effectExtent l="0" t="0" r="7620" b="15240"/>
                    <wp:docPr id="19" name="图片 19" descr="IMG_20241104_10071354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41104_100713547_original"/>
                            <pic:cNvPicPr>
                              <a:picLocks noChangeAspect="1"/>
                            </pic:cNvPicPr>
                          </pic:nvPicPr>
                          <pic:blipFill>
                            <a:blip r:embed="rId28"/>
                            <a:stretch>
                              <a:fillRect/>
                            </a:stretch>
                          </pic:blipFill>
                          <pic:spPr>
                            <a:xfrm>
                              <a:off x="0" y="0"/>
                              <a:ext cx="2697480" cy="2023110"/>
                            </a:xfrm>
                            <a:prstGeom prst="rect">
                              <a:avLst/>
                            </a:prstGeom>
                          </pic:spPr>
                        </pic:pic>
                      </a:graphicData>
                    </a:graphic>
                  </wp:inline>
                </w:drawing>
              </w:r>
            </w:del>
          </w:p>
        </w:tc>
        <w:tc>
          <w:tcPr>
            <w:tcW w:w="4628" w:type="dxa"/>
            <w:tcBorders>
              <w:top w:val="nil"/>
              <w:left w:val="nil"/>
              <w:bottom w:val="nil"/>
              <w:right w:val="nil"/>
            </w:tcBorders>
            <w:shd w:val="clear" w:color="auto" w:fill="auto"/>
            <w:vAlign w:val="center"/>
          </w:tcPr>
          <w:p w14:paraId="5F52E63B">
            <w:pPr>
              <w:jc w:val="center"/>
              <w:rPr>
                <w:b/>
                <w:bCs/>
              </w:rPr>
            </w:pPr>
            <w:ins w:id="1645" w:author="刘崇麟" w:date="2024-12-20T09:57:34Z">
              <w:r>
                <w:rPr>
                  <w:rFonts w:hint="eastAsia" w:eastAsia="宋体"/>
                  <w:lang w:eastAsia="zh-CN"/>
                </w:rPr>
                <w:drawing>
                  <wp:inline distT="0" distB="0" distL="0" distR="0">
                    <wp:extent cx="2673350" cy="2004060"/>
                    <wp:effectExtent l="0" t="0" r="1270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9"/>
                            <a:srcRect/>
                            <a:stretch>
                              <a:fillRect/>
                            </a:stretch>
                          </pic:blipFill>
                          <pic:spPr>
                            <a:xfrm>
                              <a:off x="0" y="0"/>
                              <a:ext cx="2673437" cy="2004511"/>
                            </a:xfrm>
                            <a:prstGeom prst="rect">
                              <a:avLst/>
                            </a:prstGeom>
                          </pic:spPr>
                        </pic:pic>
                      </a:graphicData>
                    </a:graphic>
                  </wp:inline>
                </w:drawing>
              </w:r>
            </w:ins>
            <w:del w:id="1647" w:author="刘崇麟" w:date="2024-12-20T09:57:33Z">
              <w:r>
                <w:rPr>
                  <w:rFonts w:hint="eastAsia" w:eastAsia="宋体"/>
                  <w:lang w:eastAsia="zh-CN"/>
                </w:rPr>
                <w:drawing>
                  <wp:inline distT="0" distB="0" distL="114300" distR="114300">
                    <wp:extent cx="2697480" cy="2023110"/>
                    <wp:effectExtent l="0" t="0" r="7620" b="15240"/>
                    <wp:docPr id="20" name="图片 20" descr="IMG_20241104_111856961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0241104_111856961_original"/>
                            <pic:cNvPicPr>
                              <a:picLocks noChangeAspect="1"/>
                            </pic:cNvPicPr>
                          </pic:nvPicPr>
                          <pic:blipFill>
                            <a:blip r:embed="rId30"/>
                            <a:stretch>
                              <a:fillRect/>
                            </a:stretch>
                          </pic:blipFill>
                          <pic:spPr>
                            <a:xfrm>
                              <a:off x="0" y="0"/>
                              <a:ext cx="2697480" cy="2023110"/>
                            </a:xfrm>
                            <a:prstGeom prst="rect">
                              <a:avLst/>
                            </a:prstGeom>
                          </pic:spPr>
                        </pic:pic>
                      </a:graphicData>
                    </a:graphic>
                  </wp:inline>
                </w:drawing>
              </w:r>
            </w:del>
          </w:p>
        </w:tc>
      </w:tr>
      <w:tr w14:paraId="4DA254E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EB25EED">
            <w:pPr>
              <w:jc w:val="center"/>
              <w:rPr>
                <w:b/>
              </w:rPr>
            </w:pPr>
            <w:r>
              <w:rPr>
                <w:b/>
              </w:rPr>
              <w:t>图1.1-8 右洞洞门进口</w:t>
            </w:r>
          </w:p>
        </w:tc>
        <w:tc>
          <w:tcPr>
            <w:tcW w:w="4628" w:type="dxa"/>
            <w:tcBorders>
              <w:top w:val="nil"/>
              <w:left w:val="nil"/>
              <w:bottom w:val="nil"/>
              <w:right w:val="nil"/>
            </w:tcBorders>
            <w:shd w:val="clear" w:color="auto" w:fill="auto"/>
            <w:vAlign w:val="center"/>
          </w:tcPr>
          <w:p w14:paraId="1855E2F4">
            <w:pPr>
              <w:jc w:val="center"/>
              <w:rPr>
                <w:b/>
                <w:bCs/>
              </w:rPr>
            </w:pPr>
            <w:r>
              <w:rPr>
                <w:b/>
                <w:bCs/>
              </w:rPr>
              <w:t>图1.1-</w:t>
            </w:r>
            <w:r>
              <w:rPr>
                <w:b/>
              </w:rPr>
              <w:t>9</w:t>
            </w:r>
            <w:r>
              <w:rPr>
                <w:b/>
                <w:bCs/>
              </w:rPr>
              <w:t xml:space="preserve"> 右洞洞门出口</w:t>
            </w:r>
          </w:p>
        </w:tc>
      </w:tr>
    </w:tbl>
    <w:p w14:paraId="038D398A">
      <w:pPr>
        <w:pStyle w:val="5"/>
        <w:spacing w:before="156"/>
      </w:pPr>
      <w:bookmarkStart w:id="38" w:name="_Toc181002941"/>
      <w:bookmarkStart w:id="39" w:name="_Toc31665"/>
      <w:bookmarkStart w:id="40" w:name="_Toc32553"/>
      <w:bookmarkStart w:id="41" w:name="_Toc8521"/>
      <w:r>
        <w:t>检查目的</w:t>
      </w:r>
      <w:bookmarkEnd w:id="38"/>
      <w:bookmarkEnd w:id="39"/>
      <w:bookmarkEnd w:id="40"/>
      <w:bookmarkEnd w:id="41"/>
    </w:p>
    <w:p w14:paraId="5FB4B490">
      <w:pPr>
        <w:spacing w:line="360" w:lineRule="auto"/>
        <w:ind w:firstLine="480" w:firstLineChars="200"/>
        <w:jc w:val="left"/>
        <w:rPr>
          <w:sz w:val="24"/>
          <w:szCs w:val="24"/>
        </w:rPr>
      </w:pPr>
      <w:bookmarkStart w:id="42"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57484A5D">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3DD2659F">
      <w:pPr>
        <w:spacing w:line="360" w:lineRule="auto"/>
        <w:ind w:firstLine="480" w:firstLineChars="200"/>
        <w:jc w:val="left"/>
        <w:rPr>
          <w:sz w:val="24"/>
          <w:szCs w:val="24"/>
        </w:rPr>
      </w:pPr>
      <w:r>
        <w:rPr>
          <w:sz w:val="24"/>
          <w:szCs w:val="24"/>
        </w:rPr>
        <w:t>（3）为公路隧道养护管理系统提供技术状况评定动态数据。</w:t>
      </w:r>
    </w:p>
    <w:bookmarkEnd w:id="42"/>
    <w:p w14:paraId="0D95F2FC">
      <w:pPr>
        <w:pStyle w:val="5"/>
        <w:spacing w:before="156"/>
      </w:pPr>
      <w:bookmarkStart w:id="43" w:name="_Toc6232"/>
      <w:bookmarkStart w:id="44" w:name="_Toc7691"/>
      <w:bookmarkStart w:id="45" w:name="_Toc181002942"/>
      <w:r>
        <w:t>检查依据</w:t>
      </w:r>
      <w:bookmarkEnd w:id="43"/>
      <w:bookmarkEnd w:id="44"/>
      <w:bookmarkEnd w:id="45"/>
    </w:p>
    <w:p w14:paraId="0A205F6C">
      <w:pPr>
        <w:spacing w:line="360" w:lineRule="auto"/>
        <w:ind w:firstLine="480" w:firstLineChars="200"/>
        <w:rPr>
          <w:del w:id="1649" w:author="赵翔-深圳" w:date="2024-12-22T14:03:42Z"/>
          <w:sz w:val="24"/>
          <w:szCs w:val="24"/>
        </w:rPr>
      </w:pPr>
      <w:bookmarkStart w:id="46" w:name="_Toc417292780"/>
      <w:bookmarkStart w:id="47" w:name="_Toc417293022"/>
      <w:bookmarkStart w:id="48" w:name="_Toc375923614"/>
      <w:bookmarkStart w:id="49" w:name="_Toc30624"/>
      <w:bookmarkStart w:id="50" w:name="_Toc314224796"/>
      <w:bookmarkStart w:id="51" w:name="_Toc417294316"/>
      <w:r>
        <w:rPr>
          <w:sz w:val="24"/>
          <w:szCs w:val="24"/>
        </w:rPr>
        <w:t>本次检查实施的依据为：</w:t>
      </w:r>
    </w:p>
    <w:p w14:paraId="7B100B2C">
      <w:pPr>
        <w:spacing w:line="360" w:lineRule="auto"/>
        <w:ind w:left="420" w:leftChars="200" w:firstLine="480" w:firstLineChars="200"/>
        <w:rPr>
          <w:rFonts w:hint="default" w:ascii="Times New Roman" w:hAnsi="Times New Roman"/>
          <w:sz w:val="24"/>
        </w:rPr>
        <w:pPrChange w:id="1650" w:author="赵翔-深圳" w:date="2024-12-22T14:03:42Z">
          <w:pPr>
            <w:pStyle w:val="83"/>
            <w:spacing w:line="360" w:lineRule="auto"/>
            <w:ind w:left="420" w:leftChars="200"/>
          </w:pPr>
        </w:pPrChange>
      </w:pPr>
      <w:del w:id="1651" w:author="赵翔-深圳" w:date="2024-12-22T14:03:40Z">
        <w:r>
          <w:rPr>
            <w:rFonts w:hint="default" w:ascii="Times New Roman" w:hAnsi="Times New Roman"/>
            <w:sz w:val="24"/>
          </w:rPr>
          <w:delText>[1]</w:delText>
        </w:r>
      </w:del>
      <w:del w:id="1652" w:author="赵翔-深圳" w:date="2024-12-22T14:03:40Z">
        <w:r>
          <w:rPr>
            <w:rFonts w:hint="default" w:ascii="Times New Roman" w:hAnsi="Times New Roman"/>
            <w:sz w:val="24"/>
          </w:rPr>
          <w:tab/>
        </w:r>
      </w:del>
      <w:del w:id="1653" w:author="赵翔-深圳" w:date="2024-12-22T14:03:39Z">
        <w:r>
          <w:rPr>
            <w:rFonts w:hint="default" w:ascii="Times New Roman" w:hAnsi="Times New Roman"/>
            <w:color w:val="FF0000"/>
            <w:sz w:val="24"/>
          </w:rPr>
          <w:delText>XXX</w:delText>
        </w:r>
      </w:del>
      <w:del w:id="1654" w:author="赵翔-深圳" w:date="2024-12-22T14:03:39Z">
        <w:r>
          <w:rPr>
            <w:rFonts w:hint="default" w:ascii="Times New Roman" w:hAnsi="Times New Roman"/>
            <w:sz w:val="24"/>
          </w:rPr>
          <w:delText>合同协议书</w:delText>
        </w:r>
      </w:del>
    </w:p>
    <w:p w14:paraId="2CA685F6">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5" w:author="赵翔-深圳" w:date="2024-12-22T14:03:45Z">
        <w:r>
          <w:rPr>
            <w:rFonts w:hint="eastAsia" w:ascii="Times New Roman" w:hAnsi="Times New Roman"/>
            <w:sz w:val="24"/>
            <w:lang w:val="en-US" w:eastAsia="zh-CN"/>
          </w:rPr>
          <w:t>1</w:t>
        </w:r>
      </w:ins>
      <w:del w:id="1656" w:author="赵翔-深圳" w:date="2024-12-22T14:03:44Z">
        <w:r>
          <w:rPr>
            <w:rFonts w:hint="default" w:ascii="Times New Roman" w:hAnsi="Times New Roman"/>
            <w:sz w:val="24"/>
          </w:rPr>
          <w:delText>2</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B802214">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7" w:author="赵翔-深圳" w:date="2024-12-22T14:03:47Z">
        <w:r>
          <w:rPr>
            <w:rFonts w:hint="eastAsia" w:ascii="Times New Roman" w:hAnsi="Times New Roman"/>
            <w:sz w:val="24"/>
            <w:lang w:val="en-US" w:eastAsia="zh-CN"/>
          </w:rPr>
          <w:t>2</w:t>
        </w:r>
      </w:ins>
      <w:del w:id="1658" w:author="赵翔-深圳" w:date="2024-12-22T14:03:46Z">
        <w:r>
          <w:rPr>
            <w:rFonts w:hint="default" w:ascii="Times New Roman" w:hAnsi="Times New Roman"/>
            <w:sz w:val="24"/>
          </w:rPr>
          <w:delText>3</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7A96BE4D">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9" w:author="赵翔-深圳" w:date="2024-12-22T14:03:49Z">
        <w:r>
          <w:rPr>
            <w:rFonts w:hint="eastAsia" w:ascii="Times New Roman" w:hAnsi="Times New Roman"/>
            <w:sz w:val="24"/>
            <w:lang w:val="en-US" w:eastAsia="zh-CN"/>
          </w:rPr>
          <w:t>3</w:t>
        </w:r>
      </w:ins>
      <w:del w:id="1660" w:author="赵翔-深圳" w:date="2024-12-22T14:03:48Z">
        <w:r>
          <w:rPr>
            <w:rFonts w:hint="default" w:ascii="Times New Roman" w:hAnsi="Times New Roman"/>
            <w:sz w:val="24"/>
          </w:rPr>
          <w:delText>4</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5A446C18">
      <w:pPr>
        <w:pStyle w:val="83"/>
        <w:spacing w:line="360" w:lineRule="auto"/>
        <w:ind w:left="420" w:leftChars="200"/>
        <w:rPr>
          <w:rFonts w:hint="default" w:ascii="Times New Roman" w:hAnsi="Times New Roman"/>
          <w:sz w:val="24"/>
        </w:rPr>
      </w:pPr>
      <w:r>
        <w:rPr>
          <w:rFonts w:hint="default" w:ascii="Times New Roman" w:hAnsi="Times New Roman"/>
          <w:sz w:val="24"/>
        </w:rPr>
        <w:t>[</w:t>
      </w:r>
      <w:ins w:id="1661" w:author="赵翔-深圳" w:date="2024-12-22T14:03:51Z">
        <w:r>
          <w:rPr>
            <w:rFonts w:hint="eastAsia" w:ascii="Times New Roman" w:hAnsi="Times New Roman"/>
            <w:sz w:val="24"/>
            <w:lang w:val="en-US" w:eastAsia="zh-CN"/>
          </w:rPr>
          <w:t>4</w:t>
        </w:r>
      </w:ins>
      <w:del w:id="1662" w:author="赵翔-深圳" w:date="2024-12-22T14:03:51Z">
        <w:r>
          <w:rPr>
            <w:rFonts w:hint="default" w:ascii="Times New Roman" w:hAnsi="Times New Roman"/>
            <w:sz w:val="24"/>
          </w:rPr>
          <w:delText>5</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2117D67A">
      <w:pPr>
        <w:pStyle w:val="83"/>
        <w:spacing w:line="360" w:lineRule="auto"/>
        <w:ind w:left="420" w:leftChars="200"/>
        <w:rPr>
          <w:rFonts w:hint="default" w:ascii="Times New Roman" w:hAnsi="Times New Roman"/>
          <w:sz w:val="24"/>
        </w:rPr>
      </w:pPr>
      <w:r>
        <w:rPr>
          <w:rFonts w:hint="default" w:ascii="Times New Roman" w:hAnsi="Times New Roman"/>
          <w:sz w:val="24"/>
        </w:rPr>
        <w:t>[</w:t>
      </w:r>
      <w:ins w:id="1663" w:author="赵翔-深圳" w:date="2024-12-22T14:03:53Z">
        <w:r>
          <w:rPr>
            <w:rFonts w:hint="eastAsia" w:ascii="Times New Roman" w:hAnsi="Times New Roman"/>
            <w:sz w:val="24"/>
            <w:lang w:val="en-US" w:eastAsia="zh-CN"/>
          </w:rPr>
          <w:t>5</w:t>
        </w:r>
      </w:ins>
      <w:del w:id="1664" w:author="赵翔-深圳" w:date="2024-12-22T14:03:53Z">
        <w:r>
          <w:rPr>
            <w:rFonts w:hint="default" w:ascii="Times New Roman" w:hAnsi="Times New Roman"/>
            <w:sz w:val="24"/>
          </w:rPr>
          <w:delText>6</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3AF528E">
      <w:pPr>
        <w:pStyle w:val="83"/>
        <w:spacing w:line="360" w:lineRule="auto"/>
        <w:ind w:left="420" w:leftChars="200"/>
        <w:rPr>
          <w:rFonts w:hint="default" w:ascii="Times New Roman" w:hAnsi="Times New Roman"/>
          <w:sz w:val="24"/>
        </w:rPr>
      </w:pPr>
      <w:r>
        <w:rPr>
          <w:rFonts w:hint="default" w:ascii="Times New Roman" w:hAnsi="Times New Roman"/>
          <w:sz w:val="24"/>
        </w:rPr>
        <w:t>[</w:t>
      </w:r>
      <w:ins w:id="1665" w:author="赵翔-深圳" w:date="2024-12-22T14:03:56Z">
        <w:r>
          <w:rPr>
            <w:rFonts w:hint="eastAsia" w:ascii="Times New Roman" w:hAnsi="Times New Roman"/>
            <w:sz w:val="24"/>
            <w:lang w:val="en-US" w:eastAsia="zh-CN"/>
          </w:rPr>
          <w:t>6</w:t>
        </w:r>
      </w:ins>
      <w:del w:id="1666" w:author="赵翔-深圳" w:date="2024-12-22T14:03:55Z">
        <w:r>
          <w:rPr>
            <w:rFonts w:hint="default" w:ascii="Times New Roman" w:hAnsi="Times New Roman"/>
            <w:sz w:val="24"/>
          </w:rPr>
          <w:delText>7</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6"/>
    <w:bookmarkEnd w:id="47"/>
    <w:bookmarkEnd w:id="48"/>
    <w:bookmarkEnd w:id="49"/>
    <w:bookmarkEnd w:id="50"/>
    <w:bookmarkEnd w:id="51"/>
    <w:p w14:paraId="48689385">
      <w:pPr>
        <w:pStyle w:val="5"/>
        <w:spacing w:before="156"/>
      </w:pPr>
      <w:bookmarkStart w:id="52" w:name="_Toc23606"/>
      <w:bookmarkStart w:id="53" w:name="_Toc181002943"/>
      <w:bookmarkStart w:id="54" w:name="_Toc21055"/>
      <w:r>
        <w:rPr>
          <w:rFonts w:hint="eastAsia"/>
        </w:rPr>
        <w:t>检查情况</w:t>
      </w:r>
      <w:bookmarkEnd w:id="52"/>
      <w:bookmarkEnd w:id="53"/>
    </w:p>
    <w:p w14:paraId="1620550F">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ins w:id="1667" w:author="赵翔-深圳" w:date="2024-12-22T14:04:14Z">
        <w:r>
          <w:rPr>
            <w:sz w:val="24"/>
            <w:szCs w:val="24"/>
          </w:rPr>
          <w:t>2</w:t>
        </w:r>
      </w:ins>
      <w:ins w:id="1668" w:author="赵翔-深圳" w:date="2024-12-22T14:04:14Z">
        <w:r>
          <w:rPr>
            <w:rFonts w:hint="eastAsia"/>
            <w:sz w:val="24"/>
            <w:szCs w:val="24"/>
            <w:lang w:val="en-US" w:eastAsia="zh-CN"/>
          </w:rPr>
          <w:t>024</w:t>
        </w:r>
      </w:ins>
      <w:ins w:id="1669" w:author="赵翔-深圳" w:date="2024-12-22T14:04:14Z">
        <w:r>
          <w:rPr>
            <w:color w:val="auto"/>
            <w:sz w:val="24"/>
            <w:szCs w:val="24"/>
          </w:rPr>
          <w:t>年</w:t>
        </w:r>
      </w:ins>
      <w:ins w:id="1670" w:author="赵翔-深圳" w:date="2024-12-22T14:04:14Z">
        <w:r>
          <w:rPr>
            <w:rFonts w:hint="eastAsia"/>
            <w:color w:val="auto"/>
            <w:sz w:val="24"/>
            <w:szCs w:val="24"/>
            <w:lang w:val="en-US" w:eastAsia="zh-CN"/>
          </w:rPr>
          <w:t>11</w:t>
        </w:r>
      </w:ins>
      <w:ins w:id="1671" w:author="赵翔-深圳" w:date="2024-12-22T14:04:14Z">
        <w:r>
          <w:rPr>
            <w:color w:val="auto"/>
            <w:sz w:val="24"/>
            <w:szCs w:val="24"/>
          </w:rPr>
          <w:t>月</w:t>
        </w:r>
      </w:ins>
      <w:ins w:id="1672" w:author="赵翔-深圳" w:date="2024-12-22T14:04:14Z">
        <w:r>
          <w:rPr>
            <w:rFonts w:hint="eastAsia"/>
            <w:color w:val="auto"/>
            <w:sz w:val="24"/>
            <w:szCs w:val="24"/>
            <w:lang w:val="en-US" w:eastAsia="zh-CN"/>
          </w:rPr>
          <w:t>1</w:t>
        </w:r>
      </w:ins>
      <w:ins w:id="1673" w:author="赵翔-深圳" w:date="2024-12-22T14:04:14Z">
        <w:r>
          <w:rPr>
            <w:color w:val="auto"/>
            <w:sz w:val="24"/>
            <w:szCs w:val="24"/>
          </w:rPr>
          <w:t>日</w:t>
        </w:r>
      </w:ins>
      <w:ins w:id="1674" w:author="赵翔-深圳" w:date="2024-12-22T14:04:14Z">
        <w:r>
          <w:rPr>
            <w:rFonts w:hint="eastAsia"/>
            <w:color w:val="auto"/>
            <w:sz w:val="24"/>
            <w:szCs w:val="24"/>
            <w:lang w:val="en-US" w:eastAsia="zh-CN"/>
          </w:rPr>
          <w:t>-2024年11月6日</w:t>
        </w:r>
      </w:ins>
      <w:del w:id="1675" w:author="赵翔-深圳" w:date="2024-12-22T14:04:14Z">
        <w:r>
          <w:rPr>
            <w:sz w:val="24"/>
            <w:szCs w:val="24"/>
          </w:rPr>
          <w:delText>2</w:delText>
        </w:r>
      </w:del>
      <w:del w:id="1676" w:author="赵翔-深圳" w:date="2024-12-22T14:04:14Z">
        <w:r>
          <w:rPr>
            <w:rFonts w:hint="eastAsia"/>
            <w:sz w:val="24"/>
            <w:szCs w:val="24"/>
            <w:lang w:val="en-US" w:eastAsia="zh-CN"/>
          </w:rPr>
          <w:delText>024</w:delText>
        </w:r>
      </w:del>
      <w:del w:id="1677" w:author="赵翔-深圳" w:date="2024-12-22T14:04:14Z">
        <w:r>
          <w:rPr>
            <w:color w:val="FF0000"/>
            <w:sz w:val="24"/>
            <w:szCs w:val="24"/>
          </w:rPr>
          <w:delText>年XX月XX日~20XX年XX月XX日</w:delText>
        </w:r>
      </w:del>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629AA9C2">
      <w:pPr>
        <w:pStyle w:val="5"/>
        <w:spacing w:before="156"/>
      </w:pPr>
      <w:bookmarkStart w:id="55" w:name="_Toc181002944"/>
      <w:bookmarkStart w:id="56" w:name="_Toc28104"/>
      <w:r>
        <w:t>检测人员及设备</w:t>
      </w:r>
      <w:bookmarkEnd w:id="54"/>
      <w:bookmarkEnd w:id="55"/>
      <w:bookmarkEnd w:id="56"/>
    </w:p>
    <w:p w14:paraId="207EDD5C">
      <w:pPr>
        <w:widowControl/>
        <w:spacing w:line="360" w:lineRule="auto"/>
        <w:ind w:firstLine="480" w:firstLineChars="200"/>
        <w:jc w:val="left"/>
        <w:rPr>
          <w:sz w:val="24"/>
          <w:szCs w:val="24"/>
        </w:rPr>
      </w:pPr>
      <w:bookmarkStart w:id="57" w:name="_Toc22514"/>
      <w:bookmarkStart w:id="58" w:name="_Toc417293025"/>
      <w:bookmarkStart w:id="59" w:name="_Toc375923615"/>
      <w:bookmarkStart w:id="60" w:name="_Toc417294319"/>
      <w:bookmarkStart w:id="61" w:name="_Toc417292783"/>
      <w:r>
        <w:rPr>
          <w:sz w:val="24"/>
          <w:szCs w:val="24"/>
          <w:lang w:bidi="ar"/>
        </w:rPr>
        <w:t>本次参与现场检测主要人员见表1.5-1。</w:t>
      </w:r>
    </w:p>
    <w:p w14:paraId="3209AC16">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9103"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628"/>
        <w:gridCol w:w="205"/>
        <w:gridCol w:w="709"/>
        <w:gridCol w:w="531"/>
        <w:gridCol w:w="1092"/>
        <w:gridCol w:w="902"/>
        <w:gridCol w:w="68"/>
        <w:gridCol w:w="1118"/>
        <w:gridCol w:w="878"/>
        <w:gridCol w:w="1445"/>
        <w:gridCol w:w="1197"/>
        <w:gridCol w:w="330"/>
      </w:tblGrid>
      <w:tr w14:paraId="595FAC5E">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471" w:hRule="atLeast"/>
          <w:jc w:val="center"/>
          <w:del w:id="1678" w:author="赵翔-深圳" w:date="2024-12-23T13:36:31Z"/>
        </w:trPr>
        <w:tc>
          <w:tcPr>
            <w:tcW w:w="833" w:type="dxa"/>
            <w:gridSpan w:val="2"/>
            <w:vAlign w:val="center"/>
          </w:tcPr>
          <w:p w14:paraId="48B438DF">
            <w:pPr>
              <w:spacing w:line="240" w:lineRule="auto"/>
              <w:jc w:val="center"/>
              <w:rPr>
                <w:del w:id="1679" w:author="赵翔-深圳" w:date="2024-12-23T13:36:31Z"/>
                <w:rFonts w:hint="default" w:ascii="Times New Roman" w:hAnsi="Times New Roman" w:eastAsia="宋体" w:cs="Times New Roman"/>
                <w:b/>
                <w:bCs/>
                <w:color w:val="000000"/>
                <w:sz w:val="21"/>
                <w:szCs w:val="21"/>
                <w:lang w:val="en-US" w:eastAsia="zh-CN"/>
              </w:rPr>
            </w:pPr>
            <w:del w:id="1680" w:author="赵翔-深圳" w:date="2024-12-23T13:36:31Z">
              <w:r>
                <w:rPr>
                  <w:rFonts w:hint="default" w:ascii="Times New Roman" w:hAnsi="Times New Roman" w:eastAsia="宋体" w:cs="Times New Roman"/>
                  <w:b/>
                  <w:bCs/>
                  <w:color w:val="000000"/>
                  <w:sz w:val="21"/>
                  <w:szCs w:val="21"/>
                  <w:lang w:val="en-US" w:eastAsia="zh-CN"/>
                </w:rPr>
                <w:delText>序号</w:delText>
              </w:r>
            </w:del>
          </w:p>
        </w:tc>
        <w:tc>
          <w:tcPr>
            <w:tcW w:w="1240" w:type="dxa"/>
            <w:gridSpan w:val="2"/>
            <w:vAlign w:val="center"/>
          </w:tcPr>
          <w:p w14:paraId="66DA14A0">
            <w:pPr>
              <w:spacing w:line="240" w:lineRule="auto"/>
              <w:jc w:val="center"/>
              <w:rPr>
                <w:del w:id="1681" w:author="赵翔-深圳" w:date="2024-12-23T13:36:31Z"/>
                <w:rFonts w:hint="default" w:ascii="Times New Roman" w:hAnsi="Times New Roman" w:eastAsia="宋体" w:cs="Times New Roman"/>
                <w:b/>
                <w:bCs/>
                <w:color w:val="000000"/>
                <w:sz w:val="21"/>
                <w:szCs w:val="21"/>
                <w:lang w:val="en-US" w:eastAsia="zh-CN"/>
              </w:rPr>
            </w:pPr>
            <w:del w:id="1682" w:author="赵翔-深圳" w:date="2024-12-23T13:36:31Z">
              <w:r>
                <w:rPr>
                  <w:rFonts w:hint="default" w:ascii="Times New Roman" w:hAnsi="Times New Roman" w:eastAsia="宋体" w:cs="Times New Roman"/>
                  <w:b/>
                  <w:bCs/>
                  <w:color w:val="000000"/>
                  <w:sz w:val="21"/>
                  <w:szCs w:val="21"/>
                  <w:lang w:val="en-US" w:eastAsia="zh-CN"/>
                </w:rPr>
                <w:delText>姓名</w:delText>
              </w:r>
            </w:del>
          </w:p>
        </w:tc>
        <w:tc>
          <w:tcPr>
            <w:tcW w:w="2062" w:type="dxa"/>
            <w:gridSpan w:val="3"/>
            <w:tcBorders>
              <w:left w:val="single" w:color="auto" w:sz="4" w:space="0"/>
            </w:tcBorders>
            <w:vAlign w:val="center"/>
          </w:tcPr>
          <w:p w14:paraId="205AAE28">
            <w:pPr>
              <w:spacing w:line="240" w:lineRule="auto"/>
              <w:jc w:val="center"/>
              <w:rPr>
                <w:del w:id="1683" w:author="赵翔-深圳" w:date="2024-12-23T13:36:31Z"/>
                <w:rFonts w:hint="default" w:ascii="Times New Roman" w:hAnsi="Times New Roman" w:eastAsia="宋体" w:cs="Times New Roman"/>
                <w:b/>
                <w:bCs/>
                <w:color w:val="000000"/>
                <w:sz w:val="21"/>
                <w:szCs w:val="21"/>
                <w:lang w:val="en-US" w:eastAsia="zh-CN"/>
              </w:rPr>
            </w:pPr>
            <w:del w:id="1684" w:author="赵翔-深圳" w:date="2024-12-23T13:36:31Z">
              <w:r>
                <w:rPr>
                  <w:rFonts w:hint="default" w:ascii="Times New Roman" w:hAnsi="Times New Roman" w:eastAsia="宋体" w:cs="Times New Roman"/>
                  <w:b/>
                  <w:bCs/>
                  <w:color w:val="000000"/>
                  <w:sz w:val="21"/>
                  <w:szCs w:val="21"/>
                  <w:lang w:val="en-US" w:eastAsia="zh-CN"/>
                </w:rPr>
                <w:delText>项目职务</w:delText>
              </w:r>
            </w:del>
          </w:p>
        </w:tc>
        <w:tc>
          <w:tcPr>
            <w:tcW w:w="1996" w:type="dxa"/>
            <w:gridSpan w:val="2"/>
            <w:vAlign w:val="center"/>
          </w:tcPr>
          <w:p w14:paraId="6F3A9FE8">
            <w:pPr>
              <w:spacing w:line="240" w:lineRule="auto"/>
              <w:jc w:val="center"/>
              <w:rPr>
                <w:del w:id="1685" w:author="赵翔-深圳" w:date="2024-12-23T13:36:31Z"/>
                <w:rFonts w:hint="default" w:ascii="Times New Roman" w:hAnsi="Times New Roman" w:eastAsia="宋体" w:cs="Times New Roman"/>
                <w:b/>
                <w:bCs/>
                <w:color w:val="000000"/>
                <w:sz w:val="21"/>
                <w:szCs w:val="21"/>
                <w:lang w:val="en-US" w:eastAsia="zh-CN"/>
              </w:rPr>
            </w:pPr>
            <w:del w:id="1686" w:author="赵翔-深圳" w:date="2024-12-23T13:36:31Z">
              <w:r>
                <w:rPr>
                  <w:rFonts w:hint="default" w:ascii="Times New Roman" w:hAnsi="Times New Roman" w:eastAsia="宋体" w:cs="Times New Roman"/>
                  <w:b/>
                  <w:bCs/>
                  <w:color w:val="000000"/>
                  <w:sz w:val="21"/>
                  <w:szCs w:val="21"/>
                  <w:lang w:val="en-US" w:eastAsia="zh-CN"/>
                </w:rPr>
                <w:delText>职称</w:delText>
              </w:r>
            </w:del>
          </w:p>
        </w:tc>
        <w:tc>
          <w:tcPr>
            <w:tcW w:w="2642" w:type="dxa"/>
            <w:gridSpan w:val="2"/>
            <w:vAlign w:val="center"/>
          </w:tcPr>
          <w:p w14:paraId="3F6CC0DC">
            <w:pPr>
              <w:spacing w:line="240" w:lineRule="auto"/>
              <w:jc w:val="center"/>
              <w:rPr>
                <w:del w:id="1687" w:author="赵翔-深圳" w:date="2024-12-23T13:36:31Z"/>
                <w:rFonts w:hint="default" w:ascii="Times New Roman" w:hAnsi="Times New Roman" w:eastAsia="宋体" w:cs="Times New Roman"/>
                <w:b/>
                <w:bCs/>
                <w:color w:val="000000"/>
                <w:sz w:val="21"/>
                <w:szCs w:val="21"/>
                <w:lang w:val="en-US" w:eastAsia="zh-CN"/>
              </w:rPr>
            </w:pPr>
            <w:del w:id="1688" w:author="赵翔-深圳" w:date="2024-12-23T13:36:31Z">
              <w:r>
                <w:rPr>
                  <w:rFonts w:hint="default" w:ascii="Times New Roman" w:hAnsi="Times New Roman" w:eastAsia="宋体" w:cs="Times New Roman"/>
                  <w:b/>
                  <w:bCs/>
                  <w:color w:val="000000"/>
                  <w:sz w:val="21"/>
                  <w:szCs w:val="21"/>
                  <w:lang w:val="en-US" w:eastAsia="zh-CN"/>
                </w:rPr>
                <w:delText>职业资格证书编号</w:delText>
              </w:r>
            </w:del>
          </w:p>
        </w:tc>
      </w:tr>
      <w:tr w14:paraId="5613BB8F">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671" w:hRule="atLeast"/>
          <w:jc w:val="center"/>
          <w:del w:id="1689" w:author="赵翔-深圳" w:date="2024-12-23T13:36:31Z"/>
        </w:trPr>
        <w:tc>
          <w:tcPr>
            <w:tcW w:w="833" w:type="dxa"/>
            <w:gridSpan w:val="2"/>
            <w:vAlign w:val="center"/>
          </w:tcPr>
          <w:p w14:paraId="63A1D763">
            <w:pPr>
              <w:spacing w:line="240" w:lineRule="auto"/>
              <w:jc w:val="center"/>
              <w:rPr>
                <w:del w:id="1690" w:author="赵翔-深圳" w:date="2024-12-23T13:36:31Z"/>
                <w:rFonts w:hint="default" w:ascii="Times New Roman" w:hAnsi="Times New Roman" w:eastAsia="宋体" w:cs="Times New Roman"/>
                <w:color w:val="000000"/>
                <w:sz w:val="21"/>
                <w:szCs w:val="21"/>
                <w:lang w:val="en-US" w:eastAsia="zh-CN"/>
              </w:rPr>
            </w:pPr>
            <w:del w:id="1691" w:author="赵翔-深圳" w:date="2024-12-23T13:36:31Z">
              <w:r>
                <w:rPr>
                  <w:rFonts w:hint="default" w:ascii="Times New Roman" w:hAnsi="Times New Roman" w:eastAsia="宋体" w:cs="Times New Roman"/>
                  <w:color w:val="000000"/>
                  <w:sz w:val="21"/>
                  <w:szCs w:val="21"/>
                  <w:lang w:val="en-US" w:eastAsia="zh-CN"/>
                </w:rPr>
                <w:delText>1</w:delText>
              </w:r>
            </w:del>
          </w:p>
        </w:tc>
        <w:tc>
          <w:tcPr>
            <w:tcW w:w="1240" w:type="dxa"/>
            <w:gridSpan w:val="2"/>
            <w:vAlign w:val="center"/>
          </w:tcPr>
          <w:p w14:paraId="58BC10B8">
            <w:pPr>
              <w:spacing w:line="240" w:lineRule="auto"/>
              <w:jc w:val="center"/>
              <w:rPr>
                <w:del w:id="1692" w:author="赵翔-深圳" w:date="2024-12-23T13:36:31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464E59BD">
            <w:pPr>
              <w:pStyle w:val="30"/>
              <w:widowControl/>
              <w:jc w:val="center"/>
              <w:rPr>
                <w:del w:id="1693" w:author="赵翔-深圳" w:date="2024-12-23T13:36:31Z"/>
                <w:rFonts w:hint="default" w:ascii="Times New Roman" w:hAnsi="Times New Roman" w:eastAsia="宋体" w:cs="Times New Roman"/>
                <w:color w:val="FF0000"/>
                <w:sz w:val="21"/>
                <w:szCs w:val="21"/>
                <w:lang w:val="en-US" w:eastAsia="zh-CN"/>
              </w:rPr>
            </w:pPr>
          </w:p>
        </w:tc>
        <w:tc>
          <w:tcPr>
            <w:tcW w:w="1996" w:type="dxa"/>
            <w:gridSpan w:val="2"/>
            <w:vAlign w:val="center"/>
          </w:tcPr>
          <w:p w14:paraId="5CDD66F4">
            <w:pPr>
              <w:spacing w:line="240" w:lineRule="auto"/>
              <w:jc w:val="center"/>
              <w:rPr>
                <w:del w:id="1694" w:author="赵翔-深圳" w:date="2024-12-23T13:36:31Z"/>
                <w:rFonts w:hint="default" w:ascii="Times New Roman" w:hAnsi="Times New Roman" w:eastAsia="宋体" w:cs="Times New Roman"/>
                <w:color w:val="FF0000"/>
                <w:sz w:val="21"/>
                <w:szCs w:val="21"/>
                <w:lang w:val="en-US" w:eastAsia="zh-CN"/>
              </w:rPr>
            </w:pPr>
          </w:p>
        </w:tc>
        <w:tc>
          <w:tcPr>
            <w:tcW w:w="2642" w:type="dxa"/>
            <w:gridSpan w:val="2"/>
            <w:vAlign w:val="center"/>
          </w:tcPr>
          <w:p w14:paraId="5CC03841">
            <w:pPr>
              <w:spacing w:line="240" w:lineRule="auto"/>
              <w:jc w:val="center"/>
              <w:rPr>
                <w:del w:id="1695" w:author="赵翔-深圳" w:date="2024-12-23T13:36:31Z"/>
                <w:rFonts w:hint="default" w:ascii="Times New Roman" w:hAnsi="Times New Roman" w:eastAsia="宋体" w:cs="Times New Roman"/>
                <w:color w:val="FF0000"/>
                <w:sz w:val="21"/>
                <w:szCs w:val="21"/>
                <w:lang w:val="en-US" w:eastAsia="zh-CN"/>
              </w:rPr>
            </w:pPr>
          </w:p>
        </w:tc>
      </w:tr>
      <w:tr w14:paraId="15922C6D">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671" w:hRule="atLeast"/>
          <w:jc w:val="center"/>
          <w:del w:id="1696" w:author="赵翔-深圳" w:date="2024-12-23T13:36:31Z"/>
        </w:trPr>
        <w:tc>
          <w:tcPr>
            <w:tcW w:w="833" w:type="dxa"/>
            <w:gridSpan w:val="2"/>
            <w:vAlign w:val="center"/>
          </w:tcPr>
          <w:p w14:paraId="4F00C12A">
            <w:pPr>
              <w:spacing w:line="240" w:lineRule="auto"/>
              <w:jc w:val="center"/>
              <w:rPr>
                <w:del w:id="1697" w:author="赵翔-深圳" w:date="2024-12-23T13:36:31Z"/>
                <w:rFonts w:hint="default" w:ascii="Times New Roman" w:hAnsi="Times New Roman" w:eastAsia="宋体" w:cs="Times New Roman"/>
                <w:color w:val="000000"/>
                <w:sz w:val="21"/>
                <w:szCs w:val="21"/>
                <w:lang w:val="en-US" w:eastAsia="zh-CN"/>
              </w:rPr>
            </w:pPr>
            <w:del w:id="1698" w:author="赵翔-深圳" w:date="2024-12-23T13:36:31Z">
              <w:r>
                <w:rPr>
                  <w:rFonts w:hint="default" w:ascii="Times New Roman" w:hAnsi="Times New Roman" w:eastAsia="宋体" w:cs="Times New Roman"/>
                  <w:color w:val="000000"/>
                  <w:sz w:val="21"/>
                  <w:szCs w:val="21"/>
                  <w:lang w:val="en-US" w:eastAsia="zh-CN"/>
                </w:rPr>
                <w:delText>2</w:delText>
              </w:r>
            </w:del>
          </w:p>
        </w:tc>
        <w:tc>
          <w:tcPr>
            <w:tcW w:w="1240" w:type="dxa"/>
            <w:gridSpan w:val="2"/>
            <w:vAlign w:val="center"/>
          </w:tcPr>
          <w:p w14:paraId="4DB3879A">
            <w:pPr>
              <w:spacing w:line="240" w:lineRule="auto"/>
              <w:jc w:val="center"/>
              <w:rPr>
                <w:del w:id="1699" w:author="赵翔-深圳" w:date="2024-12-23T13:36:31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183B5C6A">
            <w:pPr>
              <w:pStyle w:val="30"/>
              <w:widowControl/>
              <w:jc w:val="center"/>
              <w:rPr>
                <w:del w:id="1700" w:author="赵翔-深圳" w:date="2024-12-23T13:36:31Z"/>
                <w:rFonts w:hint="default" w:ascii="Times New Roman" w:hAnsi="Times New Roman" w:eastAsia="宋体" w:cs="Times New Roman"/>
                <w:color w:val="FF0000"/>
                <w:sz w:val="21"/>
                <w:szCs w:val="21"/>
                <w:lang w:val="en-US" w:eastAsia="zh-CN"/>
              </w:rPr>
            </w:pPr>
          </w:p>
        </w:tc>
        <w:tc>
          <w:tcPr>
            <w:tcW w:w="1996" w:type="dxa"/>
            <w:gridSpan w:val="2"/>
            <w:vAlign w:val="center"/>
          </w:tcPr>
          <w:p w14:paraId="66C84350">
            <w:pPr>
              <w:spacing w:line="240" w:lineRule="auto"/>
              <w:jc w:val="center"/>
              <w:rPr>
                <w:del w:id="1701" w:author="赵翔-深圳" w:date="2024-12-23T13:36:31Z"/>
                <w:rFonts w:hint="default" w:ascii="Times New Roman" w:hAnsi="Times New Roman" w:eastAsia="宋体" w:cs="Times New Roman"/>
                <w:color w:val="FF0000"/>
                <w:sz w:val="21"/>
                <w:szCs w:val="21"/>
                <w:lang w:val="en-US" w:eastAsia="zh-CN"/>
              </w:rPr>
            </w:pPr>
          </w:p>
        </w:tc>
        <w:tc>
          <w:tcPr>
            <w:tcW w:w="2642" w:type="dxa"/>
            <w:gridSpan w:val="2"/>
            <w:vAlign w:val="center"/>
          </w:tcPr>
          <w:p w14:paraId="088B7716">
            <w:pPr>
              <w:spacing w:line="240" w:lineRule="auto"/>
              <w:jc w:val="center"/>
              <w:rPr>
                <w:del w:id="1702" w:author="赵翔-深圳" w:date="2024-12-23T13:36:31Z"/>
                <w:rFonts w:hint="default" w:ascii="Times New Roman" w:hAnsi="Times New Roman" w:eastAsia="宋体" w:cs="Times New Roman"/>
                <w:color w:val="FF0000"/>
                <w:sz w:val="21"/>
                <w:szCs w:val="21"/>
                <w:lang w:val="en-US" w:eastAsia="zh-CN"/>
              </w:rPr>
            </w:pPr>
          </w:p>
        </w:tc>
      </w:tr>
      <w:tr w14:paraId="389A449C">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531" w:hRule="atLeast"/>
          <w:jc w:val="center"/>
          <w:del w:id="1703" w:author="赵翔-深圳" w:date="2024-12-23T13:36:31Z"/>
        </w:trPr>
        <w:tc>
          <w:tcPr>
            <w:tcW w:w="833" w:type="dxa"/>
            <w:gridSpan w:val="2"/>
            <w:vAlign w:val="center"/>
          </w:tcPr>
          <w:p w14:paraId="1C84FEBA">
            <w:pPr>
              <w:spacing w:line="240" w:lineRule="auto"/>
              <w:jc w:val="center"/>
              <w:rPr>
                <w:del w:id="1704" w:author="赵翔-深圳" w:date="2024-12-23T13:36:31Z"/>
                <w:rFonts w:hint="default" w:ascii="Times New Roman" w:hAnsi="Times New Roman" w:eastAsia="宋体" w:cs="Times New Roman"/>
                <w:color w:val="000000"/>
                <w:sz w:val="21"/>
                <w:szCs w:val="21"/>
                <w:lang w:val="en-US" w:eastAsia="zh-CN"/>
              </w:rPr>
            </w:pPr>
            <w:del w:id="1705" w:author="赵翔-深圳" w:date="2024-12-23T13:36:31Z">
              <w:r>
                <w:rPr>
                  <w:rFonts w:hint="default" w:ascii="Times New Roman" w:hAnsi="Times New Roman" w:eastAsia="宋体" w:cs="Times New Roman"/>
                  <w:color w:val="000000"/>
                  <w:sz w:val="21"/>
                  <w:szCs w:val="21"/>
                  <w:lang w:val="en-US" w:eastAsia="zh-CN"/>
                </w:rPr>
                <w:delText>3</w:delText>
              </w:r>
            </w:del>
          </w:p>
        </w:tc>
        <w:tc>
          <w:tcPr>
            <w:tcW w:w="1240" w:type="dxa"/>
            <w:gridSpan w:val="2"/>
            <w:vAlign w:val="center"/>
          </w:tcPr>
          <w:p w14:paraId="6CF038DB">
            <w:pPr>
              <w:spacing w:line="240" w:lineRule="auto"/>
              <w:jc w:val="center"/>
              <w:rPr>
                <w:del w:id="1706" w:author="赵翔-深圳" w:date="2024-12-23T13:36:31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54F81CA9">
            <w:pPr>
              <w:pStyle w:val="30"/>
              <w:widowControl/>
              <w:jc w:val="center"/>
              <w:rPr>
                <w:del w:id="1707" w:author="赵翔-深圳" w:date="2024-12-23T13:36:31Z"/>
                <w:rFonts w:hint="default" w:ascii="Times New Roman" w:hAnsi="Times New Roman" w:eastAsia="宋体" w:cs="Times New Roman"/>
                <w:color w:val="FF0000"/>
                <w:sz w:val="21"/>
                <w:szCs w:val="21"/>
                <w:lang w:val="en-US" w:eastAsia="zh-CN"/>
              </w:rPr>
            </w:pPr>
          </w:p>
        </w:tc>
        <w:tc>
          <w:tcPr>
            <w:tcW w:w="1996" w:type="dxa"/>
            <w:gridSpan w:val="2"/>
            <w:vAlign w:val="center"/>
          </w:tcPr>
          <w:p w14:paraId="47E9D25D">
            <w:pPr>
              <w:spacing w:line="240" w:lineRule="auto"/>
              <w:jc w:val="center"/>
              <w:rPr>
                <w:del w:id="1708" w:author="赵翔-深圳" w:date="2024-12-23T13:36:31Z"/>
                <w:rFonts w:hint="default" w:ascii="Times New Roman" w:hAnsi="Times New Roman" w:eastAsia="宋体" w:cs="Times New Roman"/>
                <w:color w:val="FF0000"/>
                <w:sz w:val="21"/>
                <w:szCs w:val="21"/>
                <w:lang w:val="en-US" w:eastAsia="zh-CN"/>
              </w:rPr>
            </w:pPr>
          </w:p>
        </w:tc>
        <w:tc>
          <w:tcPr>
            <w:tcW w:w="2642" w:type="dxa"/>
            <w:gridSpan w:val="2"/>
            <w:vAlign w:val="center"/>
          </w:tcPr>
          <w:p w14:paraId="6C349D9B">
            <w:pPr>
              <w:spacing w:line="240" w:lineRule="auto"/>
              <w:jc w:val="center"/>
              <w:rPr>
                <w:del w:id="1709" w:author="赵翔-深圳" w:date="2024-12-23T13:36:31Z"/>
                <w:rFonts w:hint="default" w:ascii="Times New Roman" w:hAnsi="Times New Roman" w:eastAsia="宋体" w:cs="Times New Roman"/>
                <w:color w:val="FF0000"/>
                <w:sz w:val="21"/>
                <w:szCs w:val="21"/>
                <w:lang w:val="en-US" w:eastAsia="zh-CN"/>
              </w:rPr>
            </w:pPr>
          </w:p>
        </w:tc>
      </w:tr>
      <w:tr w14:paraId="3CE5AC28">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531" w:hRule="atLeast"/>
          <w:jc w:val="center"/>
          <w:del w:id="1710" w:author="赵翔-深圳" w:date="2024-12-23T13:36:31Z"/>
        </w:trPr>
        <w:tc>
          <w:tcPr>
            <w:tcW w:w="833" w:type="dxa"/>
            <w:gridSpan w:val="2"/>
            <w:vAlign w:val="center"/>
          </w:tcPr>
          <w:p w14:paraId="13B93784">
            <w:pPr>
              <w:spacing w:line="240" w:lineRule="auto"/>
              <w:jc w:val="center"/>
              <w:rPr>
                <w:del w:id="1711" w:author="赵翔-深圳" w:date="2024-12-23T13:36:31Z"/>
                <w:rFonts w:hint="default" w:ascii="Times New Roman" w:hAnsi="Times New Roman" w:eastAsia="宋体" w:cs="Times New Roman"/>
                <w:color w:val="000000"/>
                <w:sz w:val="21"/>
                <w:szCs w:val="21"/>
                <w:lang w:val="en-US" w:eastAsia="zh-CN"/>
              </w:rPr>
            </w:pPr>
            <w:del w:id="1712" w:author="赵翔-深圳" w:date="2024-12-23T13:36:31Z">
              <w:r>
                <w:rPr>
                  <w:rFonts w:hint="default" w:ascii="Times New Roman" w:hAnsi="Times New Roman" w:eastAsia="宋体" w:cs="Times New Roman"/>
                  <w:color w:val="000000"/>
                  <w:sz w:val="21"/>
                  <w:szCs w:val="21"/>
                  <w:lang w:val="en-US" w:eastAsia="zh-CN"/>
                </w:rPr>
                <w:delText>4</w:delText>
              </w:r>
            </w:del>
          </w:p>
        </w:tc>
        <w:tc>
          <w:tcPr>
            <w:tcW w:w="1240" w:type="dxa"/>
            <w:gridSpan w:val="2"/>
            <w:vAlign w:val="center"/>
          </w:tcPr>
          <w:p w14:paraId="463F22D2">
            <w:pPr>
              <w:spacing w:line="240" w:lineRule="auto"/>
              <w:jc w:val="center"/>
              <w:rPr>
                <w:del w:id="1713" w:author="赵翔-深圳" w:date="2024-12-23T13:36:31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5A74C54D">
            <w:pPr>
              <w:pStyle w:val="30"/>
              <w:widowControl/>
              <w:jc w:val="center"/>
              <w:rPr>
                <w:del w:id="1714" w:author="赵翔-深圳" w:date="2024-12-23T13:36:31Z"/>
                <w:rFonts w:hint="default" w:ascii="Times New Roman" w:hAnsi="Times New Roman" w:eastAsia="宋体" w:cs="Times New Roman"/>
                <w:color w:val="FF0000"/>
                <w:sz w:val="21"/>
                <w:szCs w:val="21"/>
                <w:lang w:val="en-US" w:eastAsia="zh-CN"/>
              </w:rPr>
            </w:pPr>
          </w:p>
        </w:tc>
        <w:tc>
          <w:tcPr>
            <w:tcW w:w="1996" w:type="dxa"/>
            <w:gridSpan w:val="2"/>
            <w:vAlign w:val="center"/>
          </w:tcPr>
          <w:p w14:paraId="5D8D1372">
            <w:pPr>
              <w:spacing w:line="240" w:lineRule="auto"/>
              <w:jc w:val="center"/>
              <w:rPr>
                <w:del w:id="1715" w:author="赵翔-深圳" w:date="2024-12-23T13:36:31Z"/>
                <w:rFonts w:hint="default" w:ascii="Times New Roman" w:hAnsi="Times New Roman" w:eastAsia="宋体" w:cs="Times New Roman"/>
                <w:color w:val="FF0000"/>
                <w:sz w:val="21"/>
                <w:szCs w:val="21"/>
                <w:lang w:val="en-US" w:eastAsia="zh-CN"/>
              </w:rPr>
            </w:pPr>
          </w:p>
        </w:tc>
        <w:tc>
          <w:tcPr>
            <w:tcW w:w="2642" w:type="dxa"/>
            <w:gridSpan w:val="2"/>
            <w:vAlign w:val="center"/>
          </w:tcPr>
          <w:p w14:paraId="212FCFDE">
            <w:pPr>
              <w:spacing w:line="240" w:lineRule="auto"/>
              <w:jc w:val="center"/>
              <w:rPr>
                <w:del w:id="1716" w:author="赵翔-深圳" w:date="2024-12-23T13:36:31Z"/>
                <w:rFonts w:hint="default" w:ascii="Times New Roman" w:hAnsi="Times New Roman" w:eastAsia="宋体" w:cs="Times New Roman"/>
                <w:color w:val="FF0000"/>
                <w:sz w:val="21"/>
                <w:szCs w:val="21"/>
                <w:lang w:val="en-US" w:eastAsia="zh-CN"/>
              </w:rPr>
            </w:pPr>
          </w:p>
        </w:tc>
      </w:tr>
      <w:tr w14:paraId="1B9A22D6">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671" w:hRule="atLeast"/>
          <w:jc w:val="center"/>
          <w:del w:id="1717" w:author="赵翔-深圳" w:date="2024-12-23T13:36:31Z"/>
        </w:trPr>
        <w:tc>
          <w:tcPr>
            <w:tcW w:w="833" w:type="dxa"/>
            <w:gridSpan w:val="2"/>
            <w:vAlign w:val="center"/>
          </w:tcPr>
          <w:p w14:paraId="45C21C46">
            <w:pPr>
              <w:spacing w:line="240" w:lineRule="auto"/>
              <w:jc w:val="center"/>
              <w:rPr>
                <w:del w:id="1718" w:author="赵翔-深圳" w:date="2024-12-23T13:36:31Z"/>
                <w:rFonts w:hint="default" w:ascii="Times New Roman" w:hAnsi="Times New Roman" w:eastAsia="宋体" w:cs="Times New Roman"/>
                <w:color w:val="000000"/>
                <w:sz w:val="21"/>
                <w:szCs w:val="21"/>
                <w:lang w:val="en-US" w:eastAsia="zh-CN"/>
              </w:rPr>
            </w:pPr>
            <w:del w:id="1719" w:author="赵翔-深圳" w:date="2024-12-23T13:36:31Z">
              <w:r>
                <w:rPr>
                  <w:rFonts w:hint="default" w:ascii="Times New Roman" w:hAnsi="Times New Roman" w:eastAsia="宋体" w:cs="Times New Roman"/>
                  <w:color w:val="000000"/>
                  <w:sz w:val="21"/>
                  <w:szCs w:val="21"/>
                  <w:lang w:val="en-US" w:eastAsia="zh-CN"/>
                </w:rPr>
                <w:delText>5</w:delText>
              </w:r>
            </w:del>
          </w:p>
        </w:tc>
        <w:tc>
          <w:tcPr>
            <w:tcW w:w="1240" w:type="dxa"/>
            <w:gridSpan w:val="2"/>
            <w:vAlign w:val="center"/>
          </w:tcPr>
          <w:p w14:paraId="36D2EC6A">
            <w:pPr>
              <w:spacing w:line="240" w:lineRule="auto"/>
              <w:jc w:val="center"/>
              <w:rPr>
                <w:del w:id="1720" w:author="赵翔-深圳" w:date="2024-12-23T13:36:31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0EDE848B">
            <w:pPr>
              <w:pStyle w:val="30"/>
              <w:widowControl/>
              <w:jc w:val="center"/>
              <w:rPr>
                <w:del w:id="1721" w:author="赵翔-深圳" w:date="2024-12-23T13:36:31Z"/>
                <w:rFonts w:hint="default" w:ascii="Times New Roman" w:hAnsi="Times New Roman" w:eastAsia="宋体" w:cs="Times New Roman"/>
                <w:color w:val="FF0000"/>
                <w:sz w:val="21"/>
                <w:szCs w:val="21"/>
                <w:lang w:val="en-US" w:eastAsia="zh-CN"/>
              </w:rPr>
            </w:pPr>
          </w:p>
        </w:tc>
        <w:tc>
          <w:tcPr>
            <w:tcW w:w="1996" w:type="dxa"/>
            <w:gridSpan w:val="2"/>
            <w:vAlign w:val="center"/>
          </w:tcPr>
          <w:p w14:paraId="18807767">
            <w:pPr>
              <w:spacing w:line="240" w:lineRule="auto"/>
              <w:jc w:val="center"/>
              <w:rPr>
                <w:del w:id="1722" w:author="赵翔-深圳" w:date="2024-12-23T13:36:31Z"/>
                <w:rFonts w:hint="default" w:ascii="Times New Roman" w:hAnsi="Times New Roman" w:eastAsia="宋体" w:cs="Times New Roman"/>
                <w:color w:val="FF0000"/>
                <w:sz w:val="21"/>
                <w:szCs w:val="21"/>
                <w:lang w:val="en-US" w:eastAsia="zh-CN"/>
              </w:rPr>
            </w:pPr>
          </w:p>
        </w:tc>
        <w:tc>
          <w:tcPr>
            <w:tcW w:w="2642" w:type="dxa"/>
            <w:gridSpan w:val="2"/>
            <w:vAlign w:val="center"/>
          </w:tcPr>
          <w:p w14:paraId="44519157">
            <w:pPr>
              <w:spacing w:line="240" w:lineRule="auto"/>
              <w:jc w:val="center"/>
              <w:rPr>
                <w:del w:id="1723" w:author="赵翔-深圳" w:date="2024-12-23T13:36:31Z"/>
                <w:rFonts w:hint="default" w:ascii="Times New Roman" w:hAnsi="Times New Roman" w:eastAsia="宋体" w:cs="Times New Roman"/>
                <w:color w:val="FF0000"/>
                <w:sz w:val="21"/>
                <w:szCs w:val="21"/>
                <w:lang w:val="en-US" w:eastAsia="zh-CN"/>
              </w:rPr>
            </w:pPr>
          </w:p>
        </w:tc>
      </w:tr>
      <w:tr w14:paraId="4B55AD02">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499" w:hRule="atLeast"/>
          <w:jc w:val="center"/>
          <w:del w:id="1724" w:author="赵翔-深圳" w:date="2024-12-23T13:36:31Z"/>
        </w:trPr>
        <w:tc>
          <w:tcPr>
            <w:tcW w:w="833" w:type="dxa"/>
            <w:gridSpan w:val="2"/>
            <w:vAlign w:val="center"/>
          </w:tcPr>
          <w:p w14:paraId="3BB11E0C">
            <w:pPr>
              <w:spacing w:line="240" w:lineRule="auto"/>
              <w:jc w:val="center"/>
              <w:rPr>
                <w:del w:id="1725" w:author="赵翔-深圳" w:date="2024-12-23T13:36:31Z"/>
                <w:rFonts w:hint="default" w:ascii="Times New Roman" w:hAnsi="Times New Roman" w:eastAsia="宋体" w:cs="Times New Roman"/>
                <w:color w:val="000000"/>
                <w:sz w:val="21"/>
                <w:szCs w:val="21"/>
                <w:lang w:val="en-US" w:eastAsia="zh-CN"/>
              </w:rPr>
            </w:pPr>
            <w:del w:id="1726" w:author="赵翔-深圳" w:date="2024-12-23T13:36:31Z">
              <w:r>
                <w:rPr>
                  <w:rFonts w:hint="default" w:ascii="Times New Roman" w:hAnsi="Times New Roman" w:eastAsia="宋体" w:cs="Times New Roman"/>
                  <w:color w:val="000000"/>
                  <w:sz w:val="21"/>
                  <w:szCs w:val="21"/>
                  <w:lang w:val="en-US" w:eastAsia="zh-CN"/>
                </w:rPr>
                <w:delText>6</w:delText>
              </w:r>
            </w:del>
          </w:p>
        </w:tc>
        <w:tc>
          <w:tcPr>
            <w:tcW w:w="1240" w:type="dxa"/>
            <w:gridSpan w:val="2"/>
            <w:vAlign w:val="center"/>
          </w:tcPr>
          <w:p w14:paraId="2804A843">
            <w:pPr>
              <w:spacing w:line="240" w:lineRule="auto"/>
              <w:jc w:val="center"/>
              <w:rPr>
                <w:del w:id="1727" w:author="赵翔-深圳" w:date="2024-12-23T13:36:31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2EA8F118">
            <w:pPr>
              <w:pStyle w:val="30"/>
              <w:widowControl/>
              <w:jc w:val="center"/>
              <w:rPr>
                <w:del w:id="1728" w:author="赵翔-深圳" w:date="2024-12-23T13:36:31Z"/>
                <w:rFonts w:hint="default" w:ascii="Times New Roman" w:hAnsi="Times New Roman" w:eastAsia="宋体" w:cs="Times New Roman"/>
                <w:color w:val="FF0000"/>
                <w:sz w:val="21"/>
                <w:szCs w:val="21"/>
                <w:lang w:val="en-US" w:eastAsia="zh-CN"/>
              </w:rPr>
            </w:pPr>
          </w:p>
        </w:tc>
        <w:tc>
          <w:tcPr>
            <w:tcW w:w="1996" w:type="dxa"/>
            <w:gridSpan w:val="2"/>
            <w:vAlign w:val="center"/>
          </w:tcPr>
          <w:p w14:paraId="16993D83">
            <w:pPr>
              <w:spacing w:line="240" w:lineRule="auto"/>
              <w:jc w:val="center"/>
              <w:rPr>
                <w:del w:id="1729" w:author="赵翔-深圳" w:date="2024-12-23T13:36:31Z"/>
                <w:rFonts w:hint="default" w:ascii="Times New Roman" w:hAnsi="Times New Roman" w:eastAsia="宋体" w:cs="Times New Roman"/>
                <w:color w:val="FF0000"/>
                <w:sz w:val="21"/>
                <w:szCs w:val="21"/>
                <w:lang w:val="en-US" w:eastAsia="zh-CN"/>
              </w:rPr>
            </w:pPr>
          </w:p>
        </w:tc>
        <w:tc>
          <w:tcPr>
            <w:tcW w:w="2642" w:type="dxa"/>
            <w:gridSpan w:val="2"/>
            <w:vAlign w:val="center"/>
          </w:tcPr>
          <w:p w14:paraId="606590F3">
            <w:pPr>
              <w:spacing w:line="240" w:lineRule="auto"/>
              <w:jc w:val="center"/>
              <w:rPr>
                <w:del w:id="1730" w:author="赵翔-深圳" w:date="2024-12-23T13:36:31Z"/>
                <w:rFonts w:hint="default" w:ascii="Times New Roman" w:hAnsi="Times New Roman" w:eastAsia="宋体" w:cs="Times New Roman"/>
                <w:color w:val="FF0000"/>
                <w:sz w:val="21"/>
                <w:szCs w:val="21"/>
                <w:lang w:val="en-US" w:eastAsia="zh-CN"/>
              </w:rPr>
            </w:pPr>
          </w:p>
        </w:tc>
      </w:tr>
      <w:tr w14:paraId="52710B47">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531" w:hRule="atLeast"/>
          <w:jc w:val="center"/>
          <w:del w:id="1731" w:author="赵翔-深圳" w:date="2024-12-23T13:36:31Z"/>
        </w:trPr>
        <w:tc>
          <w:tcPr>
            <w:tcW w:w="833" w:type="dxa"/>
            <w:gridSpan w:val="2"/>
            <w:vAlign w:val="center"/>
          </w:tcPr>
          <w:p w14:paraId="0A5FE9DF">
            <w:pPr>
              <w:spacing w:line="240" w:lineRule="auto"/>
              <w:jc w:val="center"/>
              <w:rPr>
                <w:del w:id="1732" w:author="赵翔-深圳" w:date="2024-12-23T13:36:31Z"/>
                <w:rFonts w:hint="default" w:ascii="Times New Roman" w:hAnsi="Times New Roman" w:eastAsia="宋体" w:cs="Times New Roman"/>
                <w:color w:val="000000"/>
                <w:sz w:val="21"/>
                <w:szCs w:val="21"/>
                <w:lang w:val="en-US" w:eastAsia="zh-CN"/>
              </w:rPr>
            </w:pPr>
            <w:del w:id="1733" w:author="赵翔-深圳" w:date="2024-12-23T13:36:31Z">
              <w:r>
                <w:rPr>
                  <w:rFonts w:hint="default" w:ascii="Times New Roman" w:hAnsi="Times New Roman" w:eastAsia="宋体" w:cs="Times New Roman"/>
                  <w:color w:val="000000"/>
                  <w:sz w:val="21"/>
                  <w:szCs w:val="21"/>
                  <w:lang w:val="en-US" w:eastAsia="zh-CN"/>
                </w:rPr>
                <w:delText>7</w:delText>
              </w:r>
            </w:del>
          </w:p>
        </w:tc>
        <w:tc>
          <w:tcPr>
            <w:tcW w:w="1240" w:type="dxa"/>
            <w:gridSpan w:val="2"/>
            <w:vAlign w:val="center"/>
          </w:tcPr>
          <w:p w14:paraId="013EE532">
            <w:pPr>
              <w:spacing w:line="240" w:lineRule="auto"/>
              <w:jc w:val="center"/>
              <w:rPr>
                <w:del w:id="1734" w:author="赵翔-深圳" w:date="2024-12-23T13:36:31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776D8213">
            <w:pPr>
              <w:spacing w:line="240" w:lineRule="auto"/>
              <w:jc w:val="center"/>
              <w:rPr>
                <w:del w:id="1735" w:author="赵翔-深圳" w:date="2024-12-23T13:36:31Z"/>
                <w:rFonts w:hint="default" w:ascii="Times New Roman" w:hAnsi="Times New Roman" w:eastAsia="宋体" w:cs="Times New Roman"/>
                <w:color w:val="FF0000"/>
                <w:sz w:val="21"/>
                <w:szCs w:val="21"/>
                <w:lang w:val="en-US" w:eastAsia="zh-CN"/>
              </w:rPr>
            </w:pPr>
          </w:p>
        </w:tc>
        <w:tc>
          <w:tcPr>
            <w:tcW w:w="1996" w:type="dxa"/>
            <w:gridSpan w:val="2"/>
            <w:vAlign w:val="center"/>
          </w:tcPr>
          <w:p w14:paraId="48D1B65D">
            <w:pPr>
              <w:spacing w:line="240" w:lineRule="auto"/>
              <w:jc w:val="center"/>
              <w:rPr>
                <w:del w:id="1736" w:author="赵翔-深圳" w:date="2024-12-23T13:36:31Z"/>
                <w:rFonts w:hint="default" w:ascii="Times New Roman" w:hAnsi="Times New Roman" w:eastAsia="宋体" w:cs="Times New Roman"/>
                <w:color w:val="FF0000"/>
                <w:sz w:val="21"/>
                <w:szCs w:val="21"/>
                <w:lang w:val="en-US" w:eastAsia="zh-CN"/>
              </w:rPr>
            </w:pPr>
          </w:p>
        </w:tc>
        <w:tc>
          <w:tcPr>
            <w:tcW w:w="2642" w:type="dxa"/>
            <w:gridSpan w:val="2"/>
            <w:vAlign w:val="center"/>
          </w:tcPr>
          <w:p w14:paraId="44A1C1DD">
            <w:pPr>
              <w:spacing w:line="240" w:lineRule="auto"/>
              <w:jc w:val="center"/>
              <w:rPr>
                <w:del w:id="1737" w:author="赵翔-深圳" w:date="2024-12-23T13:36:31Z"/>
                <w:rFonts w:hint="default" w:ascii="Times New Roman" w:hAnsi="Times New Roman" w:eastAsia="宋体" w:cs="Times New Roman"/>
                <w:color w:val="FF0000"/>
                <w:sz w:val="21"/>
                <w:szCs w:val="21"/>
                <w:lang w:val="en-US" w:eastAsia="zh-CN"/>
              </w:rPr>
            </w:pPr>
          </w:p>
        </w:tc>
      </w:tr>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ins w:id="1738" w:author="赵翔-深圳" w:date="2024-12-23T13:36:32Z"/>
        </w:trPr>
        <w:tc>
          <w:tcPr>
            <w:tcW w:w="628" w:type="dxa"/>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39" w:author="赵翔-深圳" w:date="2024-12-23T13:36:32Z"/>
                <w:rFonts w:ascii="Times New Roman" w:hAnsi="Times New Roman"/>
                <w:b/>
                <w:bCs/>
                <w:color w:val="auto"/>
                <w:sz w:val="21"/>
                <w:szCs w:val="21"/>
              </w:rPr>
            </w:pPr>
            <w:ins w:id="1740" w:author="赵翔-深圳" w:date="2024-12-23T13:36:32Z">
              <w:r>
                <w:rPr>
                  <w:rFonts w:hint="eastAsia" w:ascii="Times New Roman" w:hAnsi="Times New Roman"/>
                  <w:b/>
                  <w:bCs/>
                  <w:color w:val="auto"/>
                  <w:sz w:val="21"/>
                  <w:szCs w:val="21"/>
                </w:rPr>
                <w:t>序号</w:t>
              </w:r>
            </w:ins>
          </w:p>
        </w:tc>
        <w:tc>
          <w:tcPr>
            <w:tcW w:w="914" w:type="dxa"/>
            <w:gridSpan w:val="2"/>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41" w:author="赵翔-深圳" w:date="2024-12-23T13:36:32Z"/>
                <w:rFonts w:ascii="Times New Roman" w:hAnsi="Times New Roman"/>
                <w:b/>
                <w:bCs/>
                <w:color w:val="auto"/>
                <w:sz w:val="21"/>
                <w:szCs w:val="21"/>
              </w:rPr>
            </w:pPr>
            <w:ins w:id="1742" w:author="赵翔-深圳" w:date="2024-12-23T13:36:32Z">
              <w:r>
                <w:rPr>
                  <w:rFonts w:ascii="Times New Roman" w:hAnsi="Times New Roman"/>
                  <w:b/>
                  <w:bCs/>
                  <w:color w:val="auto"/>
                  <w:sz w:val="21"/>
                  <w:szCs w:val="21"/>
                </w:rPr>
                <w:t>姓名</w:t>
              </w:r>
            </w:ins>
          </w:p>
        </w:tc>
        <w:tc>
          <w:tcPr>
            <w:tcW w:w="1623" w:type="dxa"/>
            <w:gridSpan w:val="2"/>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43" w:author="赵翔-深圳" w:date="2024-12-23T13:36:32Z"/>
                <w:rFonts w:ascii="Times New Roman" w:hAnsi="Times New Roman"/>
                <w:b/>
                <w:bCs/>
                <w:color w:val="auto"/>
                <w:sz w:val="21"/>
                <w:szCs w:val="21"/>
              </w:rPr>
            </w:pPr>
            <w:ins w:id="1744" w:author="赵翔-深圳" w:date="2024-12-23T13:36:32Z">
              <w:r>
                <w:rPr>
                  <w:rFonts w:ascii="Times New Roman" w:hAnsi="Times New Roman"/>
                  <w:b/>
                  <w:bCs/>
                  <w:color w:val="auto"/>
                  <w:sz w:val="21"/>
                  <w:szCs w:val="21"/>
                </w:rPr>
                <w:t>本项目中职务</w:t>
              </w:r>
            </w:ins>
          </w:p>
        </w:tc>
        <w:tc>
          <w:tcPr>
            <w:tcW w:w="902" w:type="dxa"/>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45" w:author="赵翔-深圳" w:date="2024-12-23T13:36:32Z"/>
                <w:rFonts w:ascii="Times New Roman" w:hAnsi="Times New Roman"/>
                <w:b/>
                <w:bCs/>
                <w:color w:val="auto"/>
                <w:sz w:val="21"/>
                <w:szCs w:val="21"/>
              </w:rPr>
            </w:pPr>
            <w:ins w:id="1746" w:author="赵翔-深圳" w:date="2024-12-23T13:36:32Z">
              <w:r>
                <w:rPr>
                  <w:rFonts w:ascii="Times New Roman" w:hAnsi="Times New Roman"/>
                  <w:b/>
                  <w:bCs/>
                  <w:color w:val="auto"/>
                  <w:sz w:val="21"/>
                  <w:szCs w:val="21"/>
                </w:rPr>
                <w:t>职称</w:t>
              </w:r>
            </w:ins>
          </w:p>
        </w:tc>
        <w:tc>
          <w:tcPr>
            <w:tcW w:w="1186" w:type="dxa"/>
            <w:gridSpan w:val="2"/>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47" w:author="赵翔-深圳" w:date="2024-12-23T13:36:32Z"/>
                <w:rFonts w:ascii="Times New Roman" w:hAnsi="Times New Roman"/>
                <w:b/>
                <w:bCs/>
                <w:color w:val="auto"/>
                <w:sz w:val="21"/>
                <w:szCs w:val="21"/>
              </w:rPr>
            </w:pPr>
            <w:ins w:id="1748" w:author="赵翔-深圳" w:date="2024-12-23T13:36:32Z">
              <w:r>
                <w:rPr>
                  <w:rFonts w:hint="eastAsia" w:ascii="Times New Roman" w:hAnsi="Times New Roman"/>
                  <w:b/>
                  <w:bCs/>
                  <w:color w:val="auto"/>
                  <w:sz w:val="21"/>
                  <w:szCs w:val="21"/>
                </w:rPr>
                <w:t>职业</w:t>
              </w:r>
            </w:ins>
            <w:ins w:id="1749" w:author="赵翔-深圳" w:date="2024-12-23T13:36:32Z">
              <w:r>
                <w:rPr>
                  <w:rFonts w:ascii="Times New Roman" w:hAnsi="Times New Roman"/>
                  <w:b/>
                  <w:bCs/>
                  <w:color w:val="auto"/>
                  <w:sz w:val="21"/>
                  <w:szCs w:val="21"/>
                </w:rPr>
                <w:t>资格证书专业</w:t>
              </w:r>
            </w:ins>
          </w:p>
        </w:tc>
        <w:tc>
          <w:tcPr>
            <w:tcW w:w="2323" w:type="dxa"/>
            <w:gridSpan w:val="2"/>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0" w:author="赵翔-深圳" w:date="2024-12-23T13:36:32Z"/>
                <w:rFonts w:ascii="Times New Roman" w:hAnsi="Times New Roman"/>
                <w:b/>
                <w:bCs/>
                <w:color w:val="auto"/>
                <w:sz w:val="21"/>
                <w:szCs w:val="21"/>
              </w:rPr>
            </w:pPr>
            <w:ins w:id="1751" w:author="赵翔-深圳" w:date="2024-12-23T13:36:32Z">
              <w:r>
                <w:rPr>
                  <w:rFonts w:hint="eastAsia" w:ascii="Times New Roman" w:hAnsi="Times New Roman"/>
                  <w:b/>
                  <w:bCs/>
                  <w:color w:val="auto"/>
                  <w:sz w:val="21"/>
                  <w:szCs w:val="21"/>
                </w:rPr>
                <w:t>职业</w:t>
              </w:r>
            </w:ins>
            <w:ins w:id="1752" w:author="赵翔-深圳" w:date="2024-12-23T13:36:32Z">
              <w:r>
                <w:rPr>
                  <w:rFonts w:ascii="Times New Roman" w:hAnsi="Times New Roman"/>
                  <w:b/>
                  <w:bCs/>
                  <w:color w:val="auto"/>
                  <w:sz w:val="21"/>
                  <w:szCs w:val="21"/>
                </w:rPr>
                <w:t>资格证书编号</w:t>
              </w:r>
            </w:ins>
          </w:p>
        </w:tc>
        <w:tc>
          <w:tcPr>
            <w:tcW w:w="1527" w:type="dxa"/>
            <w:gridSpan w:val="2"/>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ins w:id="1753" w:author="赵翔-深圳" w:date="2024-12-23T13:36:32Z"/>
                <w:rFonts w:ascii="Times New Roman" w:hAnsi="Times New Roman"/>
                <w:b/>
                <w:bCs/>
                <w:color w:val="auto"/>
                <w:sz w:val="21"/>
                <w:szCs w:val="21"/>
              </w:rPr>
            </w:pPr>
            <w:ins w:id="1754" w:author="赵翔-深圳" w:date="2024-12-23T13:36:32Z">
              <w:r>
                <w:rPr>
                  <w:rFonts w:hint="eastAsia" w:ascii="Times New Roman" w:hAnsi="Times New Roman"/>
                  <w:b/>
                  <w:bCs/>
                  <w:color w:val="auto"/>
                  <w:sz w:val="21"/>
                  <w:szCs w:val="21"/>
                </w:rPr>
                <w:t>岗位职责</w:t>
              </w:r>
            </w:ins>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755" w:author="赵翔-深圳" w:date="2024-12-23T13:36:32Z"/>
        </w:trPr>
        <w:tc>
          <w:tcPr>
            <w:tcW w:w="628" w:type="dxa"/>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6" w:author="赵翔-深圳" w:date="2024-12-23T13:36:32Z"/>
                <w:rFonts w:hint="eastAsia" w:ascii="Times New Roman" w:hAnsi="Times New Roman" w:eastAsia="宋体" w:cs="Times New Roman"/>
                <w:b w:val="0"/>
                <w:bCs w:val="0"/>
                <w:color w:val="auto"/>
                <w:sz w:val="21"/>
                <w:szCs w:val="21"/>
                <w:lang w:val="en-US" w:eastAsia="zh-CN"/>
              </w:rPr>
            </w:pPr>
            <w:ins w:id="1757" w:author="赵翔-深圳" w:date="2024-12-23T13:36:32Z">
              <w:r>
                <w:rPr>
                  <w:rFonts w:hint="eastAsia" w:ascii="Times New Roman" w:hAnsi="Times New Roman" w:eastAsia="宋体" w:cs="Times New Roman"/>
                  <w:b w:val="0"/>
                  <w:bCs w:val="0"/>
                  <w:color w:val="auto"/>
                  <w:sz w:val="21"/>
                  <w:szCs w:val="21"/>
                  <w:lang w:val="en-US" w:eastAsia="zh-CN"/>
                </w:rPr>
                <w:t>1</w:t>
              </w:r>
            </w:ins>
          </w:p>
        </w:tc>
        <w:tc>
          <w:tcPr>
            <w:tcW w:w="914" w:type="dxa"/>
            <w:gridSpan w:val="2"/>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8" w:author="赵翔-深圳" w:date="2024-12-23T13:36:32Z"/>
                <w:rFonts w:hint="default" w:ascii="Times New Roman" w:hAnsi="Times New Roman" w:eastAsia="宋体" w:cs="Times New Roman"/>
                <w:b w:val="0"/>
                <w:bCs w:val="0"/>
                <w:color w:val="auto"/>
                <w:sz w:val="21"/>
                <w:szCs w:val="21"/>
                <w:lang w:val="en-US" w:eastAsia="zh-CN"/>
              </w:rPr>
            </w:pPr>
            <w:ins w:id="1759" w:author="赵翔-深圳" w:date="2024-12-23T13:36:32Z">
              <w:r>
                <w:rPr>
                  <w:rFonts w:hint="eastAsia" w:ascii="Times New Roman" w:hAnsi="Times New Roman" w:eastAsia="宋体" w:cs="Times New Roman"/>
                  <w:b w:val="0"/>
                  <w:bCs w:val="0"/>
                  <w:color w:val="auto"/>
                  <w:sz w:val="21"/>
                  <w:szCs w:val="21"/>
                  <w:lang w:val="en-US" w:eastAsia="zh-CN"/>
                </w:rPr>
                <w:t>蒙水儒</w:t>
              </w:r>
            </w:ins>
          </w:p>
        </w:tc>
        <w:tc>
          <w:tcPr>
            <w:tcW w:w="1623" w:type="dxa"/>
            <w:gridSpan w:val="2"/>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0" w:author="赵翔-深圳" w:date="2024-12-23T13:36:32Z"/>
                <w:rFonts w:hint="eastAsia" w:ascii="Times New Roman" w:hAnsi="Times New Roman" w:eastAsia="宋体" w:cs="Times New Roman"/>
                <w:b w:val="0"/>
                <w:bCs w:val="0"/>
                <w:color w:val="auto"/>
                <w:sz w:val="21"/>
                <w:szCs w:val="21"/>
                <w:lang w:val="en-US" w:eastAsia="zh-CN"/>
              </w:rPr>
            </w:pPr>
            <w:ins w:id="1761" w:author="赵翔-深圳" w:date="2024-12-23T13:36:32Z">
              <w:r>
                <w:rPr>
                  <w:rFonts w:hint="eastAsia" w:ascii="Times New Roman" w:hAnsi="Times New Roman" w:eastAsia="宋体" w:cs="Times New Roman"/>
                  <w:b w:val="0"/>
                  <w:bCs w:val="0"/>
                  <w:color w:val="auto"/>
                  <w:sz w:val="21"/>
                  <w:szCs w:val="21"/>
                  <w:lang w:val="en-US" w:eastAsia="zh-CN"/>
                </w:rPr>
                <w:t>项目负责人</w:t>
              </w:r>
            </w:ins>
          </w:p>
        </w:tc>
        <w:tc>
          <w:tcPr>
            <w:tcW w:w="902" w:type="dxa"/>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2" w:author="赵翔-深圳" w:date="2024-12-23T13:36:32Z"/>
                <w:rFonts w:hint="default" w:ascii="Times New Roman" w:hAnsi="Times New Roman" w:eastAsia="宋体" w:cs="Times New Roman"/>
                <w:b w:val="0"/>
                <w:bCs w:val="0"/>
                <w:color w:val="auto"/>
                <w:sz w:val="21"/>
                <w:szCs w:val="21"/>
                <w:lang w:val="en-US" w:eastAsia="zh-CN"/>
              </w:rPr>
            </w:pPr>
            <w:ins w:id="1763" w:author="赵翔-深圳" w:date="2024-12-23T13:36:32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4" w:author="赵翔-深圳" w:date="2024-12-23T13:36:32Z"/>
                <w:rFonts w:hint="eastAsia" w:ascii="Times New Roman" w:hAnsi="Times New Roman" w:eastAsia="宋体" w:cs="Times New Roman"/>
                <w:b w:val="0"/>
                <w:bCs w:val="0"/>
                <w:color w:val="auto"/>
                <w:sz w:val="21"/>
                <w:szCs w:val="21"/>
                <w:lang w:val="en-US" w:eastAsia="zh-CN"/>
              </w:rPr>
            </w:pPr>
            <w:ins w:id="1765" w:author="赵翔-深圳" w:date="2024-12-23T13:36:32Z">
              <w:r>
                <w:rPr>
                  <w:rFonts w:hint="eastAsia" w:ascii="Times New Roman" w:hAnsi="Times New Roman" w:eastAsia="宋体" w:cs="Times New Roman"/>
                  <w:b w:val="0"/>
                  <w:bCs w:val="0"/>
                  <w:color w:val="auto"/>
                  <w:sz w:val="21"/>
                  <w:szCs w:val="21"/>
                  <w:lang w:val="en-US" w:eastAsia="zh-CN"/>
                </w:rPr>
                <w:t>试验检测师</w:t>
              </w:r>
            </w:ins>
          </w:p>
        </w:tc>
        <w:tc>
          <w:tcPr>
            <w:tcW w:w="2323" w:type="dxa"/>
            <w:gridSpan w:val="2"/>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6" w:author="赵翔-深圳" w:date="2024-12-23T13:36:32Z"/>
                <w:rFonts w:hint="eastAsia" w:ascii="Times New Roman" w:hAnsi="Times New Roman" w:eastAsia="宋体" w:cs="Times New Roman"/>
                <w:b w:val="0"/>
                <w:bCs w:val="0"/>
                <w:color w:val="auto"/>
                <w:sz w:val="21"/>
                <w:szCs w:val="21"/>
                <w:lang w:val="en-US" w:eastAsia="zh-CN"/>
              </w:rPr>
            </w:pPr>
            <w:ins w:id="1767" w:author="赵翔-深圳" w:date="2024-12-23T13:36:32Z">
              <w:r>
                <w:rPr>
                  <w:rFonts w:hint="default" w:ascii="Times New Roman" w:hAnsi="Times New Roman" w:eastAsia="宋体" w:cs="Times New Roman"/>
                  <w:b w:val="0"/>
                  <w:bCs w:val="0"/>
                  <w:color w:val="auto"/>
                  <w:sz w:val="21"/>
                  <w:szCs w:val="21"/>
                  <w:lang w:val="en-US" w:eastAsia="zh-CN"/>
                </w:rPr>
                <w:t>（公路）检师1247256SA</w:t>
              </w:r>
            </w:ins>
          </w:p>
        </w:tc>
        <w:tc>
          <w:tcPr>
            <w:tcW w:w="1527" w:type="dxa"/>
            <w:gridSpan w:val="2"/>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8" w:author="赵翔-深圳" w:date="2024-12-23T13:36:32Z"/>
                <w:rFonts w:hint="eastAsia" w:ascii="Times New Roman" w:hAnsi="Times New Roman" w:eastAsia="宋体" w:cs="Times New Roman"/>
                <w:b w:val="0"/>
                <w:bCs w:val="0"/>
                <w:color w:val="auto"/>
                <w:sz w:val="21"/>
                <w:szCs w:val="21"/>
                <w:lang w:val="en-US" w:eastAsia="zh-CN"/>
              </w:rPr>
            </w:pPr>
            <w:ins w:id="1769" w:author="赵翔-深圳" w:date="2024-12-23T13:36:32Z">
              <w:r>
                <w:rPr>
                  <w:rFonts w:hint="eastAsia" w:ascii="Times New Roman" w:hAnsi="Times New Roman" w:eastAsia="宋体" w:cs="Times New Roman"/>
                  <w:b w:val="0"/>
                  <w:bCs w:val="0"/>
                  <w:color w:val="auto"/>
                  <w:sz w:val="21"/>
                  <w:szCs w:val="21"/>
                  <w:lang w:val="en-US" w:eastAsia="zh-CN"/>
                </w:rPr>
                <w:t>项目总体协调和工作安排</w:t>
              </w:r>
            </w:ins>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770" w:author="赵翔-深圳" w:date="2024-12-23T13:36:32Z"/>
        </w:trPr>
        <w:tc>
          <w:tcPr>
            <w:tcW w:w="628" w:type="dxa"/>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1" w:author="赵翔-深圳" w:date="2024-12-23T13:36:32Z"/>
                <w:rFonts w:hint="eastAsia" w:ascii="Times New Roman" w:hAnsi="Times New Roman" w:eastAsia="宋体" w:cs="Times New Roman"/>
                <w:b w:val="0"/>
                <w:bCs w:val="0"/>
                <w:color w:val="auto"/>
                <w:sz w:val="21"/>
                <w:szCs w:val="21"/>
              </w:rPr>
            </w:pPr>
            <w:ins w:id="1772" w:author="赵翔-深圳" w:date="2024-12-23T13:36:32Z">
              <w:r>
                <w:rPr>
                  <w:rFonts w:hint="eastAsia" w:ascii="Times New Roman" w:hAnsi="Times New Roman" w:eastAsia="宋体" w:cs="Times New Roman"/>
                  <w:b w:val="0"/>
                  <w:bCs w:val="0"/>
                  <w:color w:val="auto"/>
                  <w:sz w:val="21"/>
                  <w:szCs w:val="21"/>
                </w:rPr>
                <w:t>2</w:t>
              </w:r>
            </w:ins>
          </w:p>
        </w:tc>
        <w:tc>
          <w:tcPr>
            <w:tcW w:w="914" w:type="dxa"/>
            <w:gridSpan w:val="2"/>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3" w:author="赵翔-深圳" w:date="2024-12-23T13:36:32Z"/>
                <w:rFonts w:hint="eastAsia" w:ascii="Times New Roman" w:hAnsi="Times New Roman" w:eastAsia="宋体" w:cs="Times New Roman"/>
                <w:b w:val="0"/>
                <w:bCs w:val="0"/>
                <w:color w:val="auto"/>
                <w:sz w:val="21"/>
                <w:szCs w:val="21"/>
                <w:lang w:eastAsia="zh-CN"/>
              </w:rPr>
            </w:pPr>
            <w:ins w:id="1774" w:author="赵翔-深圳" w:date="2024-12-23T13:36:32Z">
              <w:r>
                <w:rPr>
                  <w:rFonts w:hint="eastAsia" w:ascii="Times New Roman" w:hAnsi="Times New Roman" w:eastAsia="宋体" w:cs="Times New Roman"/>
                  <w:b w:val="0"/>
                  <w:bCs w:val="0"/>
                  <w:color w:val="auto"/>
                  <w:sz w:val="21"/>
                  <w:szCs w:val="21"/>
                  <w:lang w:val="en-US" w:eastAsia="zh-CN"/>
                </w:rPr>
                <w:t>李铁锋</w:t>
              </w:r>
            </w:ins>
          </w:p>
        </w:tc>
        <w:tc>
          <w:tcPr>
            <w:tcW w:w="1623" w:type="dxa"/>
            <w:gridSpan w:val="2"/>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5" w:author="赵翔-深圳" w:date="2024-12-23T13:36:32Z"/>
                <w:rFonts w:hint="default" w:ascii="Times New Roman" w:hAnsi="Times New Roman" w:eastAsia="宋体" w:cs="Times New Roman"/>
                <w:b w:val="0"/>
                <w:bCs w:val="0"/>
                <w:color w:val="auto"/>
                <w:sz w:val="21"/>
                <w:szCs w:val="21"/>
                <w:lang w:val="en-US" w:eastAsia="zh-CN"/>
              </w:rPr>
            </w:pPr>
            <w:ins w:id="1776" w:author="赵翔-深圳" w:date="2024-12-23T13:36:32Z">
              <w:r>
                <w:rPr>
                  <w:rFonts w:hint="eastAsia" w:ascii="Times New Roman" w:hAnsi="Times New Roman" w:eastAsia="宋体" w:cs="Times New Roman"/>
                  <w:b w:val="0"/>
                  <w:bCs w:val="0"/>
                  <w:color w:val="auto"/>
                  <w:sz w:val="21"/>
                  <w:szCs w:val="21"/>
                  <w:lang w:val="en-US" w:eastAsia="zh-CN"/>
                </w:rPr>
                <w:t>技术负责人</w:t>
              </w:r>
            </w:ins>
          </w:p>
        </w:tc>
        <w:tc>
          <w:tcPr>
            <w:tcW w:w="902" w:type="dxa"/>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7" w:author="赵翔-深圳" w:date="2024-12-23T13:36:32Z"/>
                <w:rFonts w:hint="default" w:ascii="Times New Roman" w:hAnsi="Times New Roman" w:eastAsia="宋体" w:cs="Times New Roman"/>
                <w:b w:val="0"/>
                <w:bCs w:val="0"/>
                <w:color w:val="auto"/>
                <w:sz w:val="21"/>
                <w:szCs w:val="21"/>
                <w:lang w:val="en-US" w:eastAsia="zh-CN"/>
              </w:rPr>
            </w:pPr>
            <w:ins w:id="1778" w:author="赵翔-深圳" w:date="2024-12-23T13:36:32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9" w:author="赵翔-深圳" w:date="2024-12-23T13:36:32Z"/>
                <w:rFonts w:hint="eastAsia" w:ascii="Times New Roman" w:hAnsi="Times New Roman" w:eastAsia="宋体" w:cs="Times New Roman"/>
                <w:b w:val="0"/>
                <w:bCs w:val="0"/>
                <w:color w:val="auto"/>
                <w:sz w:val="21"/>
                <w:szCs w:val="21"/>
              </w:rPr>
            </w:pPr>
            <w:ins w:id="1780" w:author="赵翔-深圳" w:date="2024-12-23T13:36:32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1" w:author="赵翔-深圳" w:date="2024-12-23T13:36:32Z"/>
                <w:rFonts w:hint="eastAsia" w:ascii="Times New Roman" w:hAnsi="Times New Roman" w:eastAsia="宋体" w:cs="Times New Roman"/>
                <w:b w:val="0"/>
                <w:bCs w:val="0"/>
                <w:color w:val="auto"/>
                <w:sz w:val="21"/>
                <w:szCs w:val="21"/>
              </w:rPr>
            </w:pPr>
            <w:ins w:id="1782" w:author="赵翔-深圳" w:date="2024-12-23T13:36:32Z">
              <w:r>
                <w:rPr>
                  <w:rFonts w:hint="default" w:ascii="Times New Roman" w:hAnsi="Times New Roman" w:eastAsia="宋体" w:cs="Times New Roman"/>
                  <w:b w:val="0"/>
                  <w:bCs w:val="0"/>
                  <w:color w:val="auto"/>
                  <w:sz w:val="21"/>
                  <w:szCs w:val="21"/>
                </w:rPr>
                <w:t>31620191101020034883</w:t>
              </w:r>
            </w:ins>
          </w:p>
        </w:tc>
        <w:tc>
          <w:tcPr>
            <w:tcW w:w="1527" w:type="dxa"/>
            <w:gridSpan w:val="2"/>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3" w:author="赵翔-深圳" w:date="2024-12-23T13:36:32Z"/>
                <w:rFonts w:hint="eastAsia" w:ascii="Times New Roman" w:hAnsi="Times New Roman" w:eastAsia="宋体" w:cs="Times New Roman"/>
                <w:b w:val="0"/>
                <w:bCs w:val="0"/>
                <w:color w:val="auto"/>
                <w:sz w:val="21"/>
                <w:szCs w:val="21"/>
              </w:rPr>
            </w:pPr>
            <w:ins w:id="1784" w:author="赵翔-深圳" w:date="2024-12-23T13:36:32Z">
              <w:r>
                <w:rPr>
                  <w:rFonts w:hint="eastAsia" w:ascii="Times New Roman" w:hAnsi="Times New Roman" w:eastAsia="宋体" w:cs="Times New Roman"/>
                  <w:b w:val="0"/>
                  <w:bCs w:val="0"/>
                  <w:color w:val="auto"/>
                  <w:sz w:val="21"/>
                  <w:szCs w:val="21"/>
                </w:rPr>
                <w:t>对项目进行全面的技术控制</w:t>
              </w:r>
            </w:ins>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785" w:author="赵翔-深圳" w:date="2024-12-23T13:36:32Z"/>
        </w:trPr>
        <w:tc>
          <w:tcPr>
            <w:tcW w:w="628" w:type="dxa"/>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6" w:author="赵翔-深圳" w:date="2024-12-23T13:36:32Z"/>
                <w:rFonts w:hint="eastAsia" w:ascii="Times New Roman" w:hAnsi="Times New Roman" w:eastAsia="宋体" w:cs="Times New Roman"/>
                <w:b w:val="0"/>
                <w:bCs w:val="0"/>
                <w:color w:val="auto"/>
                <w:sz w:val="21"/>
                <w:szCs w:val="21"/>
              </w:rPr>
            </w:pPr>
            <w:ins w:id="1787" w:author="赵翔-深圳" w:date="2024-12-23T13:36:32Z">
              <w:r>
                <w:rPr>
                  <w:rFonts w:hint="eastAsia" w:ascii="Times New Roman" w:hAnsi="Times New Roman" w:eastAsia="宋体" w:cs="Times New Roman"/>
                  <w:b w:val="0"/>
                  <w:bCs w:val="0"/>
                  <w:color w:val="auto"/>
                  <w:sz w:val="21"/>
                  <w:szCs w:val="21"/>
                </w:rPr>
                <w:t>3</w:t>
              </w:r>
            </w:ins>
          </w:p>
        </w:tc>
        <w:tc>
          <w:tcPr>
            <w:tcW w:w="914" w:type="dxa"/>
            <w:gridSpan w:val="2"/>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8" w:author="赵翔-深圳" w:date="2024-12-23T13:36:32Z"/>
                <w:rFonts w:hint="eastAsia" w:ascii="Times New Roman" w:hAnsi="Times New Roman" w:eastAsia="宋体" w:cs="Times New Roman"/>
                <w:b w:val="0"/>
                <w:bCs w:val="0"/>
                <w:color w:val="auto"/>
                <w:sz w:val="21"/>
                <w:szCs w:val="21"/>
                <w:lang w:eastAsia="zh-CN"/>
              </w:rPr>
            </w:pPr>
            <w:ins w:id="1789" w:author="赵翔-深圳" w:date="2024-12-23T13:36:32Z">
              <w:r>
                <w:rPr>
                  <w:rFonts w:hint="eastAsia" w:ascii="Times New Roman" w:hAnsi="Times New Roman" w:eastAsia="宋体" w:cs="Times New Roman"/>
                  <w:b w:val="0"/>
                  <w:bCs w:val="0"/>
                  <w:color w:val="auto"/>
                  <w:sz w:val="21"/>
                  <w:szCs w:val="21"/>
                  <w:lang w:val="en-US" w:eastAsia="zh-CN"/>
                </w:rPr>
                <w:t>赵品政</w:t>
              </w:r>
            </w:ins>
          </w:p>
        </w:tc>
        <w:tc>
          <w:tcPr>
            <w:tcW w:w="1623" w:type="dxa"/>
            <w:gridSpan w:val="2"/>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0" w:author="赵翔-深圳" w:date="2024-12-23T13:36:32Z"/>
                <w:rFonts w:hint="eastAsia" w:ascii="Times New Roman" w:hAnsi="Times New Roman" w:eastAsia="宋体" w:cs="Times New Roman"/>
                <w:b w:val="0"/>
                <w:bCs w:val="0"/>
                <w:color w:val="auto"/>
                <w:sz w:val="21"/>
                <w:szCs w:val="21"/>
              </w:rPr>
            </w:pPr>
            <w:ins w:id="1791" w:author="赵翔-深圳" w:date="2024-12-23T13:36:32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2" w:author="赵翔-深圳" w:date="2024-12-23T13:36:32Z"/>
                <w:rFonts w:hint="eastAsia" w:ascii="Times New Roman" w:hAnsi="Times New Roman" w:eastAsia="宋体" w:cs="Times New Roman"/>
                <w:b w:val="0"/>
                <w:bCs w:val="0"/>
                <w:color w:val="auto"/>
                <w:sz w:val="21"/>
                <w:szCs w:val="21"/>
              </w:rPr>
            </w:pPr>
            <w:ins w:id="1793" w:author="赵翔-深圳" w:date="2024-12-23T13:36:32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4" w:author="赵翔-深圳" w:date="2024-12-23T13:36:32Z"/>
                <w:rFonts w:hint="eastAsia" w:ascii="Times New Roman" w:hAnsi="Times New Roman" w:eastAsia="宋体" w:cs="Times New Roman"/>
                <w:b w:val="0"/>
                <w:bCs w:val="0"/>
                <w:color w:val="auto"/>
                <w:sz w:val="21"/>
                <w:szCs w:val="21"/>
              </w:rPr>
            </w:pPr>
            <w:ins w:id="1795" w:author="赵翔-深圳" w:date="2024-12-23T13:36:32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6" w:author="赵翔-深圳" w:date="2024-12-23T13:36:32Z"/>
                <w:rFonts w:hint="eastAsia" w:ascii="Times New Roman" w:hAnsi="Times New Roman" w:eastAsia="宋体" w:cs="Times New Roman"/>
                <w:b w:val="0"/>
                <w:bCs w:val="0"/>
                <w:color w:val="auto"/>
                <w:sz w:val="21"/>
                <w:szCs w:val="21"/>
              </w:rPr>
            </w:pPr>
            <w:ins w:id="1797" w:author="赵翔-深圳" w:date="2024-12-23T13:36:32Z">
              <w:r>
                <w:rPr>
                  <w:rFonts w:hint="default" w:ascii="Times New Roman" w:hAnsi="Times New Roman" w:eastAsia="宋体" w:cs="Times New Roman"/>
                  <w:b w:val="0"/>
                  <w:bCs w:val="0"/>
                  <w:color w:val="auto"/>
                  <w:sz w:val="21"/>
                  <w:szCs w:val="21"/>
                </w:rPr>
                <w:t>31620230601020022171</w:t>
              </w:r>
            </w:ins>
          </w:p>
        </w:tc>
        <w:tc>
          <w:tcPr>
            <w:tcW w:w="1527" w:type="dxa"/>
            <w:gridSpan w:val="2"/>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8" w:author="赵翔-深圳" w:date="2024-12-23T13:36:32Z"/>
                <w:rFonts w:hint="eastAsia" w:ascii="Times New Roman" w:hAnsi="Times New Roman" w:eastAsia="宋体" w:cs="Times New Roman"/>
                <w:b w:val="0"/>
                <w:bCs w:val="0"/>
                <w:color w:val="auto"/>
                <w:sz w:val="21"/>
                <w:szCs w:val="21"/>
              </w:rPr>
            </w:pPr>
            <w:ins w:id="1799" w:author="赵翔-深圳" w:date="2024-12-23T13:36:32Z">
              <w:r>
                <w:rPr>
                  <w:rFonts w:hint="eastAsia" w:ascii="Times New Roman" w:hAnsi="Times New Roman" w:eastAsia="宋体" w:cs="Times New Roman"/>
                  <w:b w:val="0"/>
                  <w:bCs w:val="0"/>
                  <w:color w:val="auto"/>
                  <w:sz w:val="21"/>
                  <w:szCs w:val="21"/>
                </w:rPr>
                <w:t>现场检测工作的组织与实施</w:t>
              </w:r>
            </w:ins>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800" w:author="赵翔-深圳" w:date="2024-12-23T13:36:32Z"/>
        </w:trPr>
        <w:tc>
          <w:tcPr>
            <w:tcW w:w="628" w:type="dxa"/>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1" w:author="赵翔-深圳" w:date="2024-12-23T13:36:32Z"/>
                <w:rFonts w:hint="eastAsia" w:ascii="Times New Roman" w:hAnsi="Times New Roman" w:eastAsia="宋体" w:cs="Times New Roman"/>
                <w:b w:val="0"/>
                <w:bCs w:val="0"/>
                <w:color w:val="auto"/>
                <w:sz w:val="21"/>
                <w:szCs w:val="21"/>
                <w:lang w:eastAsia="zh-CN"/>
              </w:rPr>
            </w:pPr>
            <w:ins w:id="1802" w:author="赵翔-深圳" w:date="2024-12-23T13:36:32Z">
              <w:r>
                <w:rPr>
                  <w:rFonts w:hint="eastAsia" w:ascii="Times New Roman" w:hAnsi="Times New Roman" w:eastAsia="宋体" w:cs="Times New Roman"/>
                  <w:b w:val="0"/>
                  <w:bCs w:val="0"/>
                  <w:color w:val="auto"/>
                  <w:sz w:val="21"/>
                  <w:szCs w:val="21"/>
                  <w:lang w:val="en-US" w:eastAsia="zh-CN"/>
                </w:rPr>
                <w:t>4</w:t>
              </w:r>
            </w:ins>
          </w:p>
        </w:tc>
        <w:tc>
          <w:tcPr>
            <w:tcW w:w="914" w:type="dxa"/>
            <w:gridSpan w:val="2"/>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3" w:author="赵翔-深圳" w:date="2024-12-23T13:36:32Z"/>
                <w:rFonts w:hint="eastAsia" w:ascii="Times New Roman" w:hAnsi="Times New Roman" w:eastAsia="宋体" w:cs="Times New Roman"/>
                <w:b w:val="0"/>
                <w:bCs w:val="0"/>
                <w:color w:val="auto"/>
                <w:sz w:val="21"/>
                <w:szCs w:val="21"/>
                <w:lang w:eastAsia="zh-CN"/>
              </w:rPr>
            </w:pPr>
            <w:ins w:id="1804" w:author="赵翔-深圳" w:date="2024-12-23T13:36:32Z">
              <w:r>
                <w:rPr>
                  <w:rFonts w:hint="eastAsia" w:ascii="Times New Roman" w:hAnsi="Times New Roman" w:eastAsia="宋体" w:cs="Times New Roman"/>
                  <w:b w:val="0"/>
                  <w:bCs w:val="0"/>
                  <w:color w:val="auto"/>
                  <w:sz w:val="21"/>
                  <w:szCs w:val="21"/>
                  <w:lang w:val="en-US" w:eastAsia="zh-CN"/>
                </w:rPr>
                <w:t>赵翔</w:t>
              </w:r>
            </w:ins>
          </w:p>
        </w:tc>
        <w:tc>
          <w:tcPr>
            <w:tcW w:w="1623" w:type="dxa"/>
            <w:gridSpan w:val="2"/>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5" w:author="赵翔-深圳" w:date="2024-12-23T13:36:32Z"/>
                <w:rFonts w:hint="eastAsia" w:ascii="Times New Roman" w:hAnsi="Times New Roman" w:eastAsia="宋体" w:cs="Times New Roman"/>
                <w:b w:val="0"/>
                <w:bCs w:val="0"/>
                <w:color w:val="auto"/>
                <w:sz w:val="21"/>
                <w:szCs w:val="21"/>
              </w:rPr>
            </w:pPr>
            <w:ins w:id="1806" w:author="赵翔-深圳" w:date="2024-12-23T13:36:32Z">
              <w:r>
                <w:rPr>
                  <w:rFonts w:hint="eastAsia" w:ascii="Times New Roman" w:hAnsi="Times New Roman" w:eastAsia="宋体" w:cs="Times New Roman"/>
                  <w:b w:val="0"/>
                  <w:bCs w:val="0"/>
                  <w:color w:val="auto"/>
                  <w:sz w:val="21"/>
                  <w:szCs w:val="21"/>
                  <w:lang w:val="en-US" w:eastAsia="zh-CN"/>
                </w:rPr>
                <w:t>助理</w:t>
              </w:r>
            </w:ins>
            <w:ins w:id="1807" w:author="赵翔-深圳" w:date="2024-12-23T13:36:32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8" w:author="赵翔-深圳" w:date="2024-12-23T13:36:32Z"/>
                <w:rFonts w:hint="eastAsia" w:ascii="Times New Roman" w:hAnsi="Times New Roman" w:eastAsia="宋体" w:cs="Times New Roman"/>
                <w:b w:val="0"/>
                <w:bCs w:val="0"/>
                <w:color w:val="auto"/>
                <w:sz w:val="21"/>
                <w:szCs w:val="21"/>
              </w:rPr>
            </w:pPr>
            <w:ins w:id="1809" w:author="赵翔-深圳" w:date="2024-12-23T13:36:32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0" w:author="赵翔-深圳" w:date="2024-12-23T13:36:32Z"/>
                <w:rFonts w:hint="eastAsia" w:ascii="Times New Roman" w:hAnsi="Times New Roman" w:eastAsia="宋体" w:cs="Times New Roman"/>
                <w:b w:val="0"/>
                <w:bCs w:val="0"/>
                <w:color w:val="auto"/>
                <w:sz w:val="21"/>
                <w:szCs w:val="21"/>
              </w:rPr>
            </w:pPr>
            <w:ins w:id="1811" w:author="赵翔-深圳" w:date="2024-12-23T13:36:32Z">
              <w:r>
                <w:rPr>
                  <w:rFonts w:hint="eastAsia" w:ascii="Times New Roman" w:hAnsi="Times New Roman" w:eastAsia="宋体" w:cs="Times New Roman"/>
                  <w:b w:val="0"/>
                  <w:bCs w:val="0"/>
                  <w:color w:val="auto"/>
                  <w:sz w:val="21"/>
                  <w:szCs w:val="21"/>
                  <w:lang w:val="en-US" w:eastAsia="zh-CN"/>
                </w:rPr>
                <w:t>助理</w:t>
              </w:r>
            </w:ins>
            <w:ins w:id="1812" w:author="赵翔-深圳" w:date="2024-12-23T13:36:32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3" w:author="赵翔-深圳" w:date="2024-12-23T13:36:32Z"/>
                <w:rFonts w:hint="eastAsia" w:ascii="Times New Roman" w:hAnsi="Times New Roman" w:eastAsia="宋体" w:cs="Times New Roman"/>
                <w:b w:val="0"/>
                <w:bCs w:val="0"/>
                <w:color w:val="auto"/>
                <w:sz w:val="21"/>
                <w:szCs w:val="21"/>
              </w:rPr>
            </w:pPr>
            <w:ins w:id="1814" w:author="赵翔-深圳" w:date="2024-12-23T13:36:32Z">
              <w:r>
                <w:rPr>
                  <w:rFonts w:hint="default" w:ascii="Times New Roman" w:hAnsi="Times New Roman" w:eastAsia="宋体" w:cs="Times New Roman"/>
                  <w:b w:val="0"/>
                  <w:bCs w:val="0"/>
                  <w:color w:val="auto"/>
                  <w:sz w:val="21"/>
                  <w:szCs w:val="21"/>
                </w:rPr>
                <w:t>31620211002020055555</w:t>
              </w:r>
            </w:ins>
          </w:p>
        </w:tc>
        <w:tc>
          <w:tcPr>
            <w:tcW w:w="1527" w:type="dxa"/>
            <w:gridSpan w:val="2"/>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5" w:author="赵翔-深圳" w:date="2024-12-23T13:36:32Z"/>
                <w:rFonts w:hint="eastAsia" w:ascii="Times New Roman" w:hAnsi="Times New Roman" w:eastAsia="宋体" w:cs="Times New Roman"/>
                <w:b w:val="0"/>
                <w:bCs w:val="0"/>
                <w:color w:val="auto"/>
                <w:sz w:val="21"/>
                <w:szCs w:val="21"/>
              </w:rPr>
            </w:pPr>
            <w:ins w:id="1816" w:author="赵翔-深圳" w:date="2024-12-23T13:36:32Z">
              <w:r>
                <w:rPr>
                  <w:rFonts w:hint="eastAsia" w:ascii="Times New Roman" w:hAnsi="Times New Roman" w:eastAsia="宋体" w:cs="Times New Roman"/>
                  <w:b w:val="0"/>
                  <w:bCs w:val="0"/>
                  <w:color w:val="auto"/>
                  <w:sz w:val="21"/>
                  <w:szCs w:val="21"/>
                </w:rPr>
                <w:t>现场检测数据采集</w:t>
              </w:r>
            </w:ins>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817" w:author="赵翔-深圳" w:date="2024-12-23T13:36:32Z"/>
        </w:trPr>
        <w:tc>
          <w:tcPr>
            <w:tcW w:w="628" w:type="dxa"/>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8" w:author="赵翔-深圳" w:date="2024-12-23T13:36:32Z"/>
                <w:rFonts w:hint="eastAsia" w:ascii="Times New Roman" w:hAnsi="Times New Roman" w:eastAsia="宋体" w:cs="Times New Roman"/>
                <w:b w:val="0"/>
                <w:bCs w:val="0"/>
                <w:color w:val="auto"/>
                <w:sz w:val="21"/>
                <w:szCs w:val="21"/>
                <w:lang w:eastAsia="zh-CN"/>
              </w:rPr>
            </w:pPr>
            <w:ins w:id="1819" w:author="赵翔-深圳" w:date="2024-12-23T13:36:32Z">
              <w:r>
                <w:rPr>
                  <w:rFonts w:hint="eastAsia" w:ascii="Times New Roman" w:hAnsi="Times New Roman" w:eastAsia="宋体" w:cs="Times New Roman"/>
                  <w:b w:val="0"/>
                  <w:bCs w:val="0"/>
                  <w:color w:val="auto"/>
                  <w:sz w:val="21"/>
                  <w:szCs w:val="21"/>
                  <w:lang w:val="en-US" w:eastAsia="zh-CN"/>
                </w:rPr>
                <w:t>5</w:t>
              </w:r>
            </w:ins>
          </w:p>
        </w:tc>
        <w:tc>
          <w:tcPr>
            <w:tcW w:w="914" w:type="dxa"/>
            <w:gridSpan w:val="2"/>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0" w:author="赵翔-深圳" w:date="2024-12-23T13:36:32Z"/>
                <w:rFonts w:hint="eastAsia" w:ascii="Times New Roman" w:hAnsi="Times New Roman" w:eastAsia="宋体" w:cs="Times New Roman"/>
                <w:b w:val="0"/>
                <w:bCs w:val="0"/>
                <w:color w:val="auto"/>
                <w:sz w:val="21"/>
                <w:szCs w:val="21"/>
                <w:lang w:eastAsia="zh-CN"/>
              </w:rPr>
            </w:pPr>
            <w:ins w:id="1821" w:author="赵翔-深圳" w:date="2024-12-23T13:36:32Z">
              <w:r>
                <w:rPr>
                  <w:rFonts w:hint="eastAsia" w:ascii="Times New Roman" w:hAnsi="Times New Roman" w:eastAsia="宋体" w:cs="Times New Roman"/>
                  <w:b w:val="0"/>
                  <w:bCs w:val="0"/>
                  <w:color w:val="auto"/>
                  <w:sz w:val="21"/>
                  <w:szCs w:val="21"/>
                  <w:lang w:val="en-US" w:eastAsia="zh-CN"/>
                </w:rPr>
                <w:t>邓俊</w:t>
              </w:r>
            </w:ins>
          </w:p>
        </w:tc>
        <w:tc>
          <w:tcPr>
            <w:tcW w:w="1623" w:type="dxa"/>
            <w:gridSpan w:val="2"/>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2" w:author="赵翔-深圳" w:date="2024-12-23T13:36:32Z"/>
                <w:rFonts w:hint="eastAsia" w:ascii="Times New Roman" w:hAnsi="Times New Roman" w:eastAsia="宋体" w:cs="Times New Roman"/>
                <w:b w:val="0"/>
                <w:bCs w:val="0"/>
                <w:color w:val="auto"/>
                <w:sz w:val="21"/>
                <w:szCs w:val="21"/>
              </w:rPr>
            </w:pPr>
            <w:ins w:id="1823" w:author="赵翔-深圳" w:date="2024-12-23T13:36:32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4" w:author="赵翔-深圳" w:date="2024-12-23T13:36:32Z"/>
                <w:rFonts w:hint="eastAsia" w:ascii="Times New Roman" w:hAnsi="Times New Roman" w:eastAsia="宋体" w:cs="Times New Roman"/>
                <w:b w:val="0"/>
                <w:bCs w:val="0"/>
                <w:color w:val="auto"/>
                <w:sz w:val="21"/>
                <w:szCs w:val="21"/>
              </w:rPr>
            </w:pPr>
            <w:ins w:id="1825" w:author="赵翔-深圳" w:date="2024-12-23T13:36:32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6" w:author="赵翔-深圳" w:date="2024-12-23T13:36:32Z"/>
                <w:rFonts w:hint="eastAsia" w:ascii="Times New Roman" w:hAnsi="Times New Roman" w:eastAsia="宋体" w:cs="Times New Roman"/>
                <w:b w:val="0"/>
                <w:bCs w:val="0"/>
                <w:color w:val="auto"/>
                <w:sz w:val="21"/>
                <w:szCs w:val="21"/>
              </w:rPr>
            </w:pPr>
            <w:ins w:id="1827" w:author="赵翔-深圳" w:date="2024-12-23T13:36:32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8" w:author="赵翔-深圳" w:date="2024-12-23T13:36:32Z"/>
                <w:rFonts w:hint="eastAsia" w:ascii="Times New Roman" w:hAnsi="Times New Roman" w:eastAsia="宋体" w:cs="Times New Roman"/>
                <w:b w:val="0"/>
                <w:bCs w:val="0"/>
                <w:color w:val="auto"/>
                <w:sz w:val="21"/>
                <w:szCs w:val="21"/>
              </w:rPr>
            </w:pPr>
            <w:ins w:id="1829" w:author="赵翔-深圳" w:date="2024-12-23T13:36:32Z">
              <w:r>
                <w:rPr>
                  <w:rFonts w:hint="eastAsia" w:ascii="Times New Roman" w:hAnsi="Times New Roman" w:eastAsia="宋体" w:cs="Times New Roman"/>
                  <w:b w:val="0"/>
                  <w:bCs w:val="0"/>
                  <w:color w:val="auto"/>
                  <w:sz w:val="21"/>
                  <w:szCs w:val="21"/>
                  <w:lang w:val="en-US" w:eastAsia="zh-CN"/>
                </w:rPr>
                <w:t>201812011382</w:t>
              </w:r>
            </w:ins>
          </w:p>
        </w:tc>
        <w:tc>
          <w:tcPr>
            <w:tcW w:w="1527" w:type="dxa"/>
            <w:gridSpan w:val="2"/>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0" w:author="赵翔-深圳" w:date="2024-12-23T13:36:32Z"/>
                <w:rFonts w:hint="eastAsia" w:ascii="Times New Roman" w:hAnsi="Times New Roman" w:eastAsia="宋体" w:cs="Times New Roman"/>
                <w:b w:val="0"/>
                <w:bCs w:val="0"/>
                <w:color w:val="auto"/>
                <w:sz w:val="21"/>
                <w:szCs w:val="21"/>
                <w:lang w:val="en-US" w:eastAsia="zh-CN"/>
              </w:rPr>
            </w:pPr>
            <w:ins w:id="1831" w:author="赵翔-深圳" w:date="2024-12-23T13:36:32Z">
              <w:r>
                <w:rPr>
                  <w:rFonts w:hint="eastAsia" w:ascii="Times New Roman" w:hAnsi="Times New Roman" w:eastAsia="宋体" w:cs="Times New Roman"/>
                  <w:b w:val="0"/>
                  <w:bCs w:val="0"/>
                  <w:color w:val="auto"/>
                  <w:sz w:val="21"/>
                  <w:szCs w:val="21"/>
                </w:rPr>
                <w:t>现场检测数据采集</w:t>
              </w:r>
            </w:ins>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832" w:author="赵翔-深圳" w:date="2024-12-23T13:36:32Z"/>
        </w:trPr>
        <w:tc>
          <w:tcPr>
            <w:tcW w:w="628" w:type="dxa"/>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3" w:author="赵翔-深圳" w:date="2024-12-23T13:36:32Z"/>
                <w:rFonts w:hint="default" w:ascii="Times New Roman" w:hAnsi="Times New Roman" w:eastAsia="宋体" w:cs="Times New Roman"/>
                <w:b w:val="0"/>
                <w:bCs w:val="0"/>
                <w:color w:val="auto"/>
                <w:sz w:val="21"/>
                <w:szCs w:val="21"/>
                <w:lang w:val="en-US" w:eastAsia="zh-CN"/>
              </w:rPr>
            </w:pPr>
            <w:ins w:id="1834" w:author="赵翔-深圳" w:date="2024-12-23T13:36:32Z">
              <w:r>
                <w:rPr>
                  <w:rFonts w:hint="eastAsia" w:ascii="Times New Roman" w:hAnsi="Times New Roman" w:eastAsia="宋体" w:cs="Times New Roman"/>
                  <w:b w:val="0"/>
                  <w:bCs w:val="0"/>
                  <w:color w:val="auto"/>
                  <w:sz w:val="21"/>
                  <w:szCs w:val="21"/>
                  <w:lang w:val="en-US" w:eastAsia="zh-CN"/>
                </w:rPr>
                <w:t>6</w:t>
              </w:r>
            </w:ins>
          </w:p>
        </w:tc>
        <w:tc>
          <w:tcPr>
            <w:tcW w:w="914" w:type="dxa"/>
            <w:gridSpan w:val="2"/>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5" w:author="赵翔-深圳" w:date="2024-12-23T13:36:32Z"/>
                <w:rFonts w:hint="eastAsia" w:ascii="Times New Roman" w:hAnsi="Times New Roman" w:eastAsia="宋体" w:cs="Times New Roman"/>
                <w:b w:val="0"/>
                <w:bCs w:val="0"/>
                <w:color w:val="auto"/>
                <w:sz w:val="21"/>
                <w:szCs w:val="21"/>
                <w:lang w:val="en-US" w:eastAsia="zh-CN"/>
              </w:rPr>
            </w:pPr>
            <w:ins w:id="1836" w:author="赵翔-深圳" w:date="2024-12-23T13:36:32Z">
              <w:r>
                <w:rPr>
                  <w:rFonts w:hint="eastAsia" w:ascii="Times New Roman" w:hAnsi="Times New Roman" w:eastAsia="宋体" w:cs="Times New Roman"/>
                  <w:b w:val="0"/>
                  <w:bCs w:val="0"/>
                  <w:color w:val="auto"/>
                  <w:sz w:val="21"/>
                  <w:szCs w:val="21"/>
                  <w:lang w:val="en-US" w:eastAsia="zh-CN"/>
                </w:rPr>
                <w:t>章龙</w:t>
              </w:r>
            </w:ins>
          </w:p>
        </w:tc>
        <w:tc>
          <w:tcPr>
            <w:tcW w:w="1623" w:type="dxa"/>
            <w:gridSpan w:val="2"/>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7" w:author="赵翔-深圳" w:date="2024-12-23T13:36:32Z"/>
                <w:rFonts w:hint="eastAsia" w:ascii="Times New Roman" w:hAnsi="Times New Roman" w:eastAsia="宋体" w:cs="Times New Roman"/>
                <w:b w:val="0"/>
                <w:bCs w:val="0"/>
                <w:color w:val="auto"/>
                <w:sz w:val="21"/>
                <w:szCs w:val="21"/>
              </w:rPr>
            </w:pPr>
            <w:ins w:id="1838" w:author="赵翔-深圳" w:date="2024-12-23T13:36:32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9" w:author="赵翔-深圳" w:date="2024-12-23T13:36:32Z"/>
                <w:rFonts w:hint="eastAsia" w:ascii="Times New Roman" w:hAnsi="Times New Roman" w:eastAsia="宋体" w:cs="Times New Roman"/>
                <w:b w:val="0"/>
                <w:bCs w:val="0"/>
                <w:color w:val="auto"/>
                <w:sz w:val="21"/>
                <w:szCs w:val="21"/>
                <w:lang w:val="en-US" w:eastAsia="zh-CN"/>
              </w:rPr>
            </w:pPr>
            <w:ins w:id="1840" w:author="赵翔-深圳" w:date="2024-12-23T13:36:32Z">
              <w:r>
                <w:rPr>
                  <w:rFonts w:hint="eastAsia" w:ascii="Times New Roman" w:hAnsi="Times New Roman" w:eastAsia="宋体" w:cs="Times New Roman"/>
                  <w:b w:val="0"/>
                  <w:bCs w:val="0"/>
                  <w:color w:val="auto"/>
                  <w:sz w:val="21"/>
                  <w:szCs w:val="21"/>
                  <w:lang w:val="en-US" w:eastAsia="zh-CN"/>
                </w:rPr>
                <w:t>/</w:t>
              </w:r>
            </w:ins>
          </w:p>
        </w:tc>
        <w:tc>
          <w:tcPr>
            <w:tcW w:w="1186" w:type="dxa"/>
            <w:gridSpan w:val="2"/>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1" w:author="赵翔-深圳" w:date="2024-12-23T13:36:32Z"/>
                <w:rFonts w:hint="eastAsia" w:ascii="Times New Roman" w:hAnsi="Times New Roman" w:eastAsia="宋体" w:cs="Times New Roman"/>
                <w:b w:val="0"/>
                <w:bCs w:val="0"/>
                <w:color w:val="auto"/>
                <w:sz w:val="21"/>
                <w:szCs w:val="21"/>
              </w:rPr>
            </w:pPr>
            <w:ins w:id="1842" w:author="赵翔-深圳" w:date="2024-12-23T13:36:32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3" w:author="赵翔-深圳" w:date="2024-12-23T13:36:32Z"/>
                <w:rFonts w:hint="eastAsia" w:ascii="Times New Roman" w:hAnsi="Times New Roman" w:eastAsia="宋体" w:cs="Times New Roman"/>
                <w:b w:val="0"/>
                <w:bCs w:val="0"/>
                <w:color w:val="auto"/>
                <w:sz w:val="21"/>
                <w:szCs w:val="21"/>
                <w:lang w:val="en-US" w:eastAsia="zh-CN"/>
              </w:rPr>
            </w:pPr>
            <w:ins w:id="1844" w:author="赵翔-深圳" w:date="2024-12-23T13:36:32Z">
              <w:r>
                <w:rPr>
                  <w:rFonts w:hint="eastAsia" w:ascii="Times New Roman" w:hAnsi="Times New Roman" w:eastAsia="宋体" w:cs="Times New Roman"/>
                  <w:b w:val="0"/>
                  <w:bCs w:val="0"/>
                  <w:color w:val="auto"/>
                  <w:sz w:val="21"/>
                  <w:szCs w:val="21"/>
                  <w:lang w:val="en-US" w:eastAsia="zh-CN"/>
                </w:rPr>
                <w:t>31620241001020056956</w:t>
              </w:r>
            </w:ins>
          </w:p>
        </w:tc>
        <w:tc>
          <w:tcPr>
            <w:tcW w:w="1527" w:type="dxa"/>
            <w:gridSpan w:val="2"/>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5" w:author="赵翔-深圳" w:date="2024-12-23T13:36:32Z"/>
                <w:rFonts w:hint="eastAsia" w:ascii="Times New Roman" w:hAnsi="Times New Roman" w:eastAsia="宋体" w:cs="Times New Roman"/>
                <w:b w:val="0"/>
                <w:bCs w:val="0"/>
                <w:color w:val="auto"/>
                <w:sz w:val="21"/>
                <w:szCs w:val="21"/>
              </w:rPr>
            </w:pPr>
            <w:ins w:id="1846" w:author="赵翔-深圳" w:date="2024-12-23T13:36:32Z">
              <w:r>
                <w:rPr>
                  <w:rFonts w:hint="eastAsia" w:ascii="Times New Roman" w:hAnsi="Times New Roman" w:eastAsia="宋体" w:cs="Times New Roman"/>
                  <w:b w:val="0"/>
                  <w:bCs w:val="0"/>
                  <w:color w:val="auto"/>
                  <w:sz w:val="21"/>
                  <w:szCs w:val="21"/>
                </w:rPr>
                <w:t>内业数据分析处理</w:t>
              </w:r>
            </w:ins>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847" w:author="赵翔-深圳" w:date="2024-12-23T13:36:32Z"/>
        </w:trPr>
        <w:tc>
          <w:tcPr>
            <w:tcW w:w="628" w:type="dxa"/>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8" w:author="赵翔-深圳" w:date="2024-12-23T13:36:32Z"/>
                <w:rFonts w:hint="default" w:ascii="Times New Roman" w:hAnsi="Times New Roman" w:eastAsia="宋体" w:cs="Times New Roman"/>
                <w:b w:val="0"/>
                <w:bCs w:val="0"/>
                <w:color w:val="auto"/>
                <w:sz w:val="21"/>
                <w:szCs w:val="21"/>
                <w:lang w:val="en-US" w:eastAsia="zh-CN"/>
              </w:rPr>
            </w:pPr>
            <w:ins w:id="1849" w:author="赵翔-深圳" w:date="2024-12-23T13:36:32Z">
              <w:r>
                <w:rPr>
                  <w:rFonts w:hint="eastAsia" w:ascii="Times New Roman" w:hAnsi="Times New Roman" w:eastAsia="宋体" w:cs="Times New Roman"/>
                  <w:b w:val="0"/>
                  <w:bCs w:val="0"/>
                  <w:color w:val="auto"/>
                  <w:sz w:val="21"/>
                  <w:szCs w:val="21"/>
                  <w:lang w:val="en-US" w:eastAsia="zh-CN"/>
                </w:rPr>
                <w:t>7</w:t>
              </w:r>
            </w:ins>
          </w:p>
        </w:tc>
        <w:tc>
          <w:tcPr>
            <w:tcW w:w="914" w:type="dxa"/>
            <w:gridSpan w:val="2"/>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0" w:author="赵翔-深圳" w:date="2024-12-23T13:36:32Z"/>
                <w:rFonts w:hint="eastAsia" w:ascii="Times New Roman" w:hAnsi="Times New Roman" w:eastAsia="宋体" w:cs="Times New Roman"/>
                <w:b w:val="0"/>
                <w:bCs w:val="0"/>
                <w:color w:val="auto"/>
                <w:sz w:val="21"/>
                <w:szCs w:val="21"/>
                <w:lang w:val="en-US" w:eastAsia="zh-CN"/>
              </w:rPr>
            </w:pPr>
            <w:ins w:id="1851" w:author="赵翔-深圳" w:date="2024-12-23T13:36:32Z">
              <w:r>
                <w:rPr>
                  <w:rFonts w:hint="eastAsia" w:ascii="Times New Roman" w:hAnsi="Times New Roman" w:eastAsia="宋体" w:cs="Times New Roman"/>
                  <w:b w:val="0"/>
                  <w:bCs w:val="0"/>
                  <w:color w:val="auto"/>
                  <w:sz w:val="21"/>
                  <w:szCs w:val="21"/>
                  <w:lang w:val="en-US" w:eastAsia="zh-CN"/>
                </w:rPr>
                <w:t>胡俊琳</w:t>
              </w:r>
            </w:ins>
          </w:p>
        </w:tc>
        <w:tc>
          <w:tcPr>
            <w:tcW w:w="1623" w:type="dxa"/>
            <w:gridSpan w:val="2"/>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2" w:author="赵翔-深圳" w:date="2024-12-23T13:36:32Z"/>
                <w:rFonts w:hint="eastAsia" w:ascii="Times New Roman" w:hAnsi="Times New Roman" w:eastAsia="宋体" w:cs="Times New Roman"/>
                <w:b w:val="0"/>
                <w:bCs w:val="0"/>
                <w:color w:val="auto"/>
                <w:sz w:val="21"/>
                <w:szCs w:val="21"/>
              </w:rPr>
            </w:pPr>
            <w:ins w:id="1853" w:author="赵翔-深圳" w:date="2024-12-23T13:36:32Z">
              <w:r>
                <w:rPr>
                  <w:rFonts w:hint="eastAsia" w:ascii="Times New Roman" w:hAnsi="Times New Roman" w:eastAsia="宋体" w:cs="Times New Roman"/>
                  <w:b w:val="0"/>
                  <w:bCs w:val="0"/>
                  <w:color w:val="auto"/>
                  <w:sz w:val="21"/>
                  <w:szCs w:val="21"/>
                  <w:lang w:val="en-US" w:eastAsia="zh-CN"/>
                </w:rPr>
                <w:t>助理</w:t>
              </w:r>
            </w:ins>
            <w:ins w:id="1854" w:author="赵翔-深圳" w:date="2024-12-23T13:36:32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5" w:author="赵翔-深圳" w:date="2024-12-23T13:36:32Z"/>
                <w:rFonts w:hint="eastAsia" w:ascii="Times New Roman" w:hAnsi="Times New Roman" w:eastAsia="宋体" w:cs="Times New Roman"/>
                <w:b w:val="0"/>
                <w:bCs w:val="0"/>
                <w:color w:val="auto"/>
                <w:sz w:val="21"/>
                <w:szCs w:val="21"/>
                <w:lang w:val="en-US" w:eastAsia="zh-CN"/>
              </w:rPr>
            </w:pPr>
            <w:ins w:id="1856" w:author="赵翔-深圳" w:date="2024-12-23T13:36:32Z">
              <w:r>
                <w:rPr>
                  <w:rFonts w:hint="eastAsia" w:ascii="Times New Roman" w:hAnsi="Times New Roman" w:eastAsia="宋体" w:cs="Times New Roman"/>
                  <w:b w:val="0"/>
                  <w:bCs w:val="0"/>
                  <w:color w:val="auto"/>
                  <w:sz w:val="21"/>
                  <w:szCs w:val="21"/>
                  <w:lang w:val="en-US" w:eastAsia="zh-CN"/>
                </w:rPr>
                <w:t>/</w:t>
              </w:r>
            </w:ins>
          </w:p>
        </w:tc>
        <w:tc>
          <w:tcPr>
            <w:tcW w:w="1186" w:type="dxa"/>
            <w:gridSpan w:val="2"/>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7" w:author="赵翔-深圳" w:date="2024-12-23T13:36:32Z"/>
                <w:rFonts w:hint="eastAsia" w:ascii="Times New Roman" w:hAnsi="Times New Roman" w:eastAsia="宋体" w:cs="Times New Roman"/>
                <w:b w:val="0"/>
                <w:bCs w:val="0"/>
                <w:color w:val="auto"/>
                <w:sz w:val="21"/>
                <w:szCs w:val="21"/>
              </w:rPr>
            </w:pPr>
            <w:ins w:id="1858" w:author="赵翔-深圳" w:date="2024-12-23T13:36:32Z">
              <w:r>
                <w:rPr>
                  <w:rFonts w:hint="eastAsia" w:ascii="Times New Roman" w:hAnsi="Times New Roman" w:eastAsia="宋体" w:cs="Times New Roman"/>
                  <w:b w:val="0"/>
                  <w:bCs w:val="0"/>
                  <w:color w:val="auto"/>
                  <w:sz w:val="21"/>
                  <w:szCs w:val="21"/>
                  <w:lang w:val="en-US" w:eastAsia="zh-CN"/>
                </w:rPr>
                <w:t>助理</w:t>
              </w:r>
            </w:ins>
            <w:ins w:id="1859" w:author="赵翔-深圳" w:date="2024-12-23T13:36:32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60" w:author="赵翔-深圳" w:date="2024-12-23T13:36:32Z"/>
                <w:rFonts w:hint="eastAsia" w:ascii="Times New Roman" w:hAnsi="Times New Roman" w:eastAsia="宋体" w:cs="Times New Roman"/>
                <w:b w:val="0"/>
                <w:bCs w:val="0"/>
                <w:color w:val="auto"/>
                <w:sz w:val="21"/>
                <w:szCs w:val="21"/>
                <w:lang w:val="en-US" w:eastAsia="zh-CN"/>
              </w:rPr>
            </w:pPr>
            <w:ins w:id="1861" w:author="赵翔-深圳" w:date="2024-12-23T13:36:32Z">
              <w:r>
                <w:rPr>
                  <w:rFonts w:hint="eastAsia" w:ascii="Times New Roman" w:hAnsi="Times New Roman" w:eastAsia="宋体" w:cs="Times New Roman"/>
                  <w:b w:val="0"/>
                  <w:bCs w:val="0"/>
                  <w:color w:val="auto"/>
                  <w:sz w:val="21"/>
                  <w:szCs w:val="21"/>
                  <w:lang w:val="en-US" w:eastAsia="zh-CN"/>
                </w:rPr>
                <w:t>31620230602020012626</w:t>
              </w:r>
            </w:ins>
          </w:p>
        </w:tc>
        <w:tc>
          <w:tcPr>
            <w:tcW w:w="1527" w:type="dxa"/>
            <w:gridSpan w:val="2"/>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62" w:author="赵翔-深圳" w:date="2024-12-23T13:36:32Z"/>
                <w:rFonts w:hint="eastAsia" w:ascii="Times New Roman" w:hAnsi="Times New Roman" w:eastAsia="宋体" w:cs="Times New Roman"/>
                <w:b w:val="0"/>
                <w:bCs w:val="0"/>
                <w:color w:val="auto"/>
                <w:sz w:val="21"/>
                <w:szCs w:val="21"/>
              </w:rPr>
            </w:pPr>
            <w:ins w:id="1863" w:author="赵翔-深圳" w:date="2024-12-23T13:36:32Z">
              <w:r>
                <w:rPr>
                  <w:rFonts w:hint="eastAsia" w:ascii="Times New Roman" w:hAnsi="Times New Roman" w:eastAsia="宋体" w:cs="Times New Roman"/>
                  <w:b w:val="0"/>
                  <w:bCs w:val="0"/>
                  <w:color w:val="auto"/>
                  <w:sz w:val="21"/>
                  <w:szCs w:val="21"/>
                </w:rPr>
                <w:t>内业数据分析处理</w:t>
              </w:r>
            </w:ins>
          </w:p>
        </w:tc>
      </w:tr>
    </w:tbl>
    <w:p w14:paraId="3169AA40">
      <w:pPr>
        <w:pStyle w:val="22"/>
        <w:rPr>
          <w:rFonts w:eastAsia="楷体"/>
          <w:b/>
          <w:szCs w:val="21"/>
          <w:lang w:bidi="ar"/>
        </w:rPr>
      </w:pPr>
    </w:p>
    <w:p w14:paraId="221F4B52">
      <w:pPr>
        <w:pStyle w:val="22"/>
        <w:rPr>
          <w:rFonts w:eastAsia="楷体"/>
          <w:b/>
          <w:szCs w:val="21"/>
          <w:lang w:bidi="ar"/>
        </w:rPr>
      </w:pPr>
    </w:p>
    <w:p w14:paraId="033C25C1">
      <w:pPr>
        <w:pStyle w:val="22"/>
        <w:rPr>
          <w:rFonts w:eastAsia="楷体"/>
          <w:b/>
          <w:szCs w:val="21"/>
          <w:lang w:bidi="ar"/>
        </w:rPr>
      </w:pPr>
    </w:p>
    <w:p w14:paraId="3AD45F08">
      <w:pPr>
        <w:widowControl/>
        <w:spacing w:line="360" w:lineRule="auto"/>
        <w:ind w:firstLine="480" w:firstLineChars="200"/>
        <w:jc w:val="left"/>
        <w:rPr>
          <w:sz w:val="24"/>
          <w:szCs w:val="24"/>
        </w:rPr>
      </w:pPr>
      <w:r>
        <w:rPr>
          <w:sz w:val="24"/>
          <w:szCs w:val="24"/>
          <w:lang w:bidi="ar"/>
        </w:rPr>
        <w:t>本次检测主要仪器设备见表1.5-2。</w:t>
      </w:r>
    </w:p>
    <w:p w14:paraId="2BEEE159">
      <w:pPr>
        <w:spacing w:after="93" w:afterLines="30" w:line="480" w:lineRule="atLeast"/>
        <w:ind w:firstLine="420" w:firstLineChars="200"/>
        <w:jc w:val="center"/>
        <w:rPr>
          <w:ins w:id="1864" w:author="赵翔-深圳" w:date="2024-12-22T14:04:53Z"/>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pPr w:leftFromText="180" w:rightFromText="180" w:vertAnchor="text" w:horzAnchor="page" w:tblpX="1537" w:tblpY="577"/>
        <w:tblOverlap w:val="never"/>
        <w:tblW w:w="505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865" w:author="赵翔-深圳" w:date="2024-12-22T14:04:54Z"/>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ins w:id="1866" w:author="赵翔-深圳" w:date="2024-12-22T14:04:54Z"/>
                <w:rFonts w:hint="eastAsia" w:ascii="Times New Roman" w:hAnsi="Times New Roman" w:eastAsia="宋体" w:cs="Times New Roman"/>
                <w:b/>
                <w:bCs/>
                <w:sz w:val="21"/>
                <w:szCs w:val="21"/>
              </w:rPr>
            </w:pPr>
            <w:ins w:id="1867" w:author="赵翔-深圳" w:date="2024-12-22T14:04:54Z">
              <w:r>
                <w:rPr>
                  <w:rFonts w:hint="eastAsia" w:ascii="Times New Roman" w:hAnsi="Times New Roman" w:eastAsia="宋体" w:cs="Times New Roman"/>
                  <w:b/>
                  <w:bCs/>
                  <w:sz w:val="21"/>
                  <w:szCs w:val="21"/>
                </w:rPr>
                <w:t>序</w:t>
              </w:r>
            </w:ins>
          </w:p>
          <w:p w14:paraId="17D81045">
            <w:pPr>
              <w:spacing w:line="240" w:lineRule="auto"/>
              <w:ind w:left="0" w:leftChars="0" w:firstLine="0" w:firstLineChars="0"/>
              <w:jc w:val="center"/>
              <w:rPr>
                <w:ins w:id="1868" w:author="赵翔-深圳" w:date="2024-12-22T14:04:54Z"/>
                <w:rFonts w:hint="eastAsia" w:ascii="Times New Roman" w:hAnsi="Times New Roman" w:eastAsia="宋体" w:cs="Times New Roman"/>
                <w:b/>
                <w:bCs/>
                <w:sz w:val="21"/>
                <w:szCs w:val="21"/>
              </w:rPr>
            </w:pPr>
            <w:ins w:id="1869" w:author="赵翔-深圳" w:date="2024-12-22T14:04:54Z">
              <w:r>
                <w:rPr>
                  <w:rFonts w:hint="eastAsia" w:ascii="Times New Roman" w:hAnsi="Times New Roman" w:eastAsia="宋体" w:cs="Times New Roman"/>
                  <w:b/>
                  <w:bCs/>
                  <w:sz w:val="21"/>
                  <w:szCs w:val="21"/>
                </w:rPr>
                <w:t>号</w:t>
              </w:r>
            </w:ins>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ins w:id="1870" w:author="赵翔-深圳" w:date="2024-12-22T14:04:54Z"/>
                <w:rFonts w:hint="eastAsia" w:ascii="Times New Roman" w:hAnsi="Times New Roman" w:eastAsia="宋体" w:cs="Times New Roman"/>
                <w:b/>
                <w:bCs/>
                <w:sz w:val="21"/>
                <w:szCs w:val="21"/>
              </w:rPr>
            </w:pPr>
            <w:ins w:id="1871" w:author="赵翔-深圳" w:date="2024-12-22T14:04:54Z">
              <w:r>
                <w:rPr>
                  <w:rFonts w:hint="eastAsia" w:ascii="Times New Roman" w:hAnsi="Times New Roman" w:eastAsia="宋体" w:cs="Times New Roman"/>
                  <w:b/>
                  <w:bCs/>
                  <w:sz w:val="21"/>
                  <w:szCs w:val="21"/>
                </w:rPr>
                <w:t>设备名称</w:t>
              </w:r>
            </w:ins>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ins w:id="1872" w:author="赵翔-深圳" w:date="2024-12-22T14:04:54Z"/>
                <w:rFonts w:hint="eastAsia" w:ascii="Times New Roman" w:hAnsi="Times New Roman" w:eastAsia="宋体" w:cs="Times New Roman"/>
                <w:b/>
                <w:bCs/>
                <w:sz w:val="21"/>
                <w:szCs w:val="21"/>
              </w:rPr>
            </w:pPr>
            <w:ins w:id="1873" w:author="赵翔-深圳" w:date="2024-12-22T14:04:54Z">
              <w:r>
                <w:rPr>
                  <w:rFonts w:hint="eastAsia" w:ascii="Times New Roman" w:hAnsi="Times New Roman" w:eastAsia="宋体" w:cs="Times New Roman"/>
                  <w:b/>
                  <w:bCs/>
                  <w:sz w:val="21"/>
                  <w:szCs w:val="21"/>
                </w:rPr>
                <w:t>数量</w:t>
              </w:r>
            </w:ins>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ins w:id="1874" w:author="赵翔-深圳" w:date="2024-12-22T14:04:54Z"/>
                <w:rFonts w:hint="eastAsia" w:ascii="Times New Roman" w:hAnsi="Times New Roman" w:eastAsia="宋体" w:cs="Times New Roman"/>
                <w:b/>
                <w:bCs/>
                <w:sz w:val="21"/>
                <w:szCs w:val="21"/>
              </w:rPr>
            </w:pPr>
            <w:ins w:id="1875" w:author="赵翔-深圳" w:date="2024-12-22T14:04:54Z">
              <w:r>
                <w:rPr>
                  <w:rFonts w:hint="eastAsia" w:ascii="Times New Roman" w:hAnsi="Times New Roman" w:eastAsia="宋体" w:cs="Times New Roman"/>
                  <w:b/>
                  <w:bCs/>
                  <w:sz w:val="21"/>
                  <w:szCs w:val="21"/>
                </w:rPr>
                <w:t>型号</w:t>
              </w:r>
            </w:ins>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ins w:id="1876" w:author="赵翔-深圳" w:date="2024-12-22T14:04:54Z"/>
                <w:rFonts w:hint="eastAsia" w:ascii="Times New Roman" w:hAnsi="Times New Roman" w:eastAsia="宋体" w:cs="Times New Roman"/>
                <w:b/>
                <w:bCs/>
                <w:sz w:val="21"/>
                <w:szCs w:val="21"/>
              </w:rPr>
            </w:pPr>
            <w:ins w:id="1877" w:author="赵翔-深圳" w:date="2024-12-22T14:04:54Z">
              <w:r>
                <w:rPr>
                  <w:rFonts w:hint="eastAsia" w:ascii="Times New Roman" w:hAnsi="Times New Roman" w:eastAsia="宋体" w:cs="Times New Roman"/>
                  <w:b/>
                  <w:bCs/>
                  <w:sz w:val="21"/>
                  <w:szCs w:val="21"/>
                </w:rPr>
                <w:t>状态</w:t>
              </w:r>
            </w:ins>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ins w:id="1878" w:author="赵翔-深圳" w:date="2024-12-22T14:04:54Z"/>
                <w:rFonts w:hint="eastAsia" w:ascii="Times New Roman" w:hAnsi="Times New Roman" w:eastAsia="宋体" w:cs="Times New Roman"/>
                <w:b/>
                <w:bCs/>
                <w:sz w:val="21"/>
                <w:szCs w:val="21"/>
              </w:rPr>
            </w:pPr>
            <w:ins w:id="1879" w:author="赵翔-深圳" w:date="2024-12-22T14:04:54Z">
              <w:r>
                <w:rPr>
                  <w:rFonts w:hint="eastAsia" w:ascii="Times New Roman" w:hAnsi="Times New Roman" w:eastAsia="宋体" w:cs="Times New Roman"/>
                  <w:b/>
                  <w:bCs/>
                  <w:sz w:val="21"/>
                  <w:szCs w:val="21"/>
                </w:rPr>
                <w:t>备注</w:t>
              </w:r>
            </w:ins>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880" w:author="赵翔-深圳" w:date="2024-12-22T14:04:54Z"/>
        </w:trPr>
        <w:tc>
          <w:tcPr>
            <w:tcW w:w="371" w:type="pct"/>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ins w:id="1881" w:author="赵翔-深圳" w:date="2024-12-22T14:04:54Z"/>
                <w:rFonts w:hint="eastAsia" w:ascii="Times New Roman" w:hAnsi="Times New Roman" w:eastAsia="宋体" w:cs="Times New Roman"/>
                <w:b w:val="0"/>
                <w:bCs w:val="0"/>
                <w:sz w:val="21"/>
                <w:szCs w:val="21"/>
              </w:rPr>
            </w:pPr>
            <w:ins w:id="1882" w:author="赵翔-深圳" w:date="2024-12-22T14:04:54Z">
              <w:r>
                <w:rPr>
                  <w:rFonts w:hint="eastAsia" w:ascii="Times New Roman" w:hAnsi="Times New Roman" w:eastAsia="宋体" w:cs="Times New Roman"/>
                  <w:b w:val="0"/>
                  <w:bCs w:val="0"/>
                  <w:sz w:val="21"/>
                  <w:szCs w:val="21"/>
                </w:rPr>
                <w:t>1</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ins w:id="1883" w:author="赵翔-深圳" w:date="2024-12-22T14:04:54Z"/>
                <w:rFonts w:hint="eastAsia" w:ascii="Times New Roman" w:hAnsi="Times New Roman" w:eastAsia="宋体" w:cs="Times New Roman"/>
                <w:b w:val="0"/>
                <w:bCs w:val="0"/>
                <w:sz w:val="21"/>
                <w:szCs w:val="21"/>
              </w:rPr>
            </w:pPr>
            <w:ins w:id="1884" w:author="赵翔-深圳" w:date="2024-12-22T14:04:54Z">
              <w:r>
                <w:rPr>
                  <w:rFonts w:hint="eastAsia" w:ascii="Times New Roman" w:hAnsi="Times New Roman" w:eastAsia="宋体" w:cs="Times New Roman"/>
                  <w:b w:val="0"/>
                  <w:bCs w:val="0"/>
                  <w:sz w:val="21"/>
                  <w:szCs w:val="21"/>
                </w:rPr>
                <w:t>裂缝综合测试仪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ins w:id="1885" w:author="赵翔-深圳" w:date="2024-12-22T14:04:54Z"/>
                <w:rFonts w:hint="eastAsia" w:ascii="Times New Roman" w:hAnsi="Times New Roman" w:eastAsia="宋体" w:cs="Times New Roman"/>
                <w:b w:val="0"/>
                <w:bCs w:val="0"/>
                <w:sz w:val="21"/>
                <w:szCs w:val="21"/>
              </w:rPr>
            </w:pPr>
            <w:ins w:id="1886"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ins w:id="1887" w:author="赵翔-深圳" w:date="2024-12-22T14:04:54Z"/>
                <w:rFonts w:hint="eastAsia" w:ascii="Times New Roman" w:hAnsi="Times New Roman" w:eastAsia="宋体" w:cs="Times New Roman"/>
                <w:b w:val="0"/>
                <w:bCs w:val="0"/>
                <w:sz w:val="21"/>
                <w:szCs w:val="21"/>
              </w:rPr>
            </w:pPr>
            <w:ins w:id="1888" w:author="赵翔-深圳" w:date="2024-12-22T14:04:54Z">
              <w:r>
                <w:rPr>
                  <w:rFonts w:hint="eastAsia" w:ascii="Times New Roman" w:hAnsi="Times New Roman" w:eastAsia="宋体" w:cs="Times New Roman"/>
                  <w:b w:val="0"/>
                  <w:bCs w:val="0"/>
                  <w:sz w:val="21"/>
                  <w:szCs w:val="21"/>
                </w:rPr>
                <w:t>ZBL-F800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ins w:id="1889" w:author="赵翔-深圳" w:date="2024-12-22T14:04:54Z"/>
                <w:rFonts w:hint="eastAsia" w:ascii="Times New Roman" w:hAnsi="Times New Roman" w:eastAsia="宋体" w:cs="Times New Roman"/>
                <w:b w:val="0"/>
                <w:bCs w:val="0"/>
                <w:sz w:val="21"/>
                <w:szCs w:val="21"/>
              </w:rPr>
            </w:pPr>
            <w:ins w:id="1890"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ins w:id="1891" w:author="赵翔-深圳" w:date="2024-12-22T14:04:54Z"/>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892" w:author="赵翔-深圳" w:date="2024-12-22T14:04:54Z"/>
        </w:trPr>
        <w:tc>
          <w:tcPr>
            <w:tcW w:w="371" w:type="pct"/>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ins w:id="1893" w:author="赵翔-深圳" w:date="2024-12-22T14:04:54Z"/>
                <w:rFonts w:hint="eastAsia" w:ascii="Times New Roman" w:hAnsi="Times New Roman" w:eastAsia="宋体" w:cs="Times New Roman"/>
                <w:b w:val="0"/>
                <w:bCs w:val="0"/>
                <w:sz w:val="21"/>
                <w:szCs w:val="21"/>
                <w:lang w:val="en-US" w:eastAsia="zh-CN"/>
              </w:rPr>
            </w:pPr>
            <w:ins w:id="1894" w:author="赵翔-深圳" w:date="2024-12-23T14:42:10Z">
              <w:r>
                <w:rPr>
                  <w:rFonts w:hint="eastAsia" w:cs="Times New Roman"/>
                  <w:b w:val="0"/>
                  <w:bCs w:val="0"/>
                  <w:sz w:val="21"/>
                  <w:szCs w:val="21"/>
                  <w:lang w:val="en-US" w:eastAsia="zh-CN"/>
                </w:rPr>
                <w:t>2</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ins w:id="1895" w:author="赵翔-深圳" w:date="2024-12-22T14:04:54Z"/>
                <w:rFonts w:hint="eastAsia" w:ascii="Times New Roman" w:hAnsi="Times New Roman" w:eastAsia="宋体" w:cs="Times New Roman"/>
                <w:b w:val="0"/>
                <w:bCs w:val="0"/>
                <w:sz w:val="21"/>
                <w:szCs w:val="21"/>
              </w:rPr>
            </w:pPr>
            <w:ins w:id="1896" w:author="赵翔-深圳" w:date="2024-12-22T14:04:54Z">
              <w:r>
                <w:rPr>
                  <w:rFonts w:hint="eastAsia" w:ascii="Times New Roman" w:hAnsi="Times New Roman" w:eastAsia="宋体" w:cs="Times New Roman"/>
                  <w:b w:val="0"/>
                  <w:bCs w:val="0"/>
                  <w:sz w:val="21"/>
                  <w:szCs w:val="21"/>
                </w:rPr>
                <w:t>钢筋检测仪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ins w:id="1897" w:author="赵翔-深圳" w:date="2024-12-22T14:04:54Z"/>
                <w:rFonts w:hint="eastAsia" w:ascii="Times New Roman" w:hAnsi="Times New Roman" w:eastAsia="宋体" w:cs="Times New Roman"/>
                <w:b w:val="0"/>
                <w:bCs w:val="0"/>
                <w:sz w:val="21"/>
                <w:szCs w:val="21"/>
              </w:rPr>
            </w:pPr>
            <w:ins w:id="1898"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ins w:id="1899" w:author="赵翔-深圳" w:date="2024-12-22T14:04:54Z"/>
                <w:rFonts w:hint="eastAsia" w:ascii="Times New Roman" w:hAnsi="Times New Roman" w:eastAsia="宋体" w:cs="Times New Roman"/>
                <w:b w:val="0"/>
                <w:bCs w:val="0"/>
                <w:sz w:val="21"/>
                <w:szCs w:val="21"/>
              </w:rPr>
            </w:pPr>
            <w:ins w:id="1900" w:author="赵翔-深圳" w:date="2024-12-22T14:04:54Z">
              <w:r>
                <w:rPr>
                  <w:rFonts w:hint="eastAsia" w:ascii="Times New Roman" w:hAnsi="Times New Roman" w:eastAsia="宋体" w:cs="Times New Roman"/>
                  <w:b w:val="0"/>
                  <w:bCs w:val="0"/>
                  <w:sz w:val="21"/>
                  <w:szCs w:val="21"/>
                </w:rPr>
                <w:t>ZBL-R660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ins w:id="1901" w:author="赵翔-深圳" w:date="2024-12-22T14:04:54Z"/>
                <w:rFonts w:hint="eastAsia" w:ascii="Times New Roman" w:hAnsi="Times New Roman" w:eastAsia="宋体" w:cs="Times New Roman"/>
                <w:b w:val="0"/>
                <w:bCs w:val="0"/>
                <w:sz w:val="21"/>
                <w:szCs w:val="21"/>
              </w:rPr>
            </w:pPr>
            <w:ins w:id="1902"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ins w:id="1903" w:author="赵翔-深圳" w:date="2024-12-22T14:04:54Z"/>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04" w:author="赵翔-深圳" w:date="2024-12-22T14:04:54Z"/>
        </w:trPr>
        <w:tc>
          <w:tcPr>
            <w:tcW w:w="371" w:type="pct"/>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ins w:id="1905" w:author="赵翔-深圳" w:date="2024-12-22T14:04:54Z"/>
                <w:rFonts w:hint="eastAsia" w:ascii="Times New Roman" w:hAnsi="Times New Roman" w:eastAsia="宋体" w:cs="Times New Roman"/>
                <w:b w:val="0"/>
                <w:bCs w:val="0"/>
                <w:sz w:val="21"/>
                <w:szCs w:val="21"/>
                <w:lang w:val="en-US" w:eastAsia="zh-CN"/>
              </w:rPr>
            </w:pPr>
            <w:ins w:id="1906" w:author="赵翔-深圳" w:date="2024-12-23T14:42:12Z">
              <w:r>
                <w:rPr>
                  <w:rFonts w:hint="eastAsia" w:cs="Times New Roman"/>
                  <w:b w:val="0"/>
                  <w:bCs w:val="0"/>
                  <w:sz w:val="21"/>
                  <w:szCs w:val="21"/>
                  <w:lang w:val="en-US" w:eastAsia="zh-CN"/>
                </w:rPr>
                <w:t>3</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ins w:id="1907" w:author="赵翔-深圳" w:date="2024-12-22T14:04:54Z"/>
                <w:rFonts w:hint="eastAsia" w:ascii="Times New Roman" w:hAnsi="Times New Roman" w:eastAsia="宋体" w:cs="Times New Roman"/>
                <w:b w:val="0"/>
                <w:bCs w:val="0"/>
                <w:sz w:val="21"/>
                <w:szCs w:val="21"/>
              </w:rPr>
            </w:pPr>
            <w:ins w:id="1908" w:author="赵翔-深圳" w:date="2024-12-22T14:04:54Z">
              <w:r>
                <w:rPr>
                  <w:rFonts w:hint="eastAsia" w:ascii="Times New Roman" w:hAnsi="Times New Roman" w:eastAsia="宋体" w:cs="Times New Roman"/>
                  <w:b w:val="0"/>
                  <w:bCs w:val="0"/>
                  <w:sz w:val="21"/>
                  <w:szCs w:val="21"/>
                </w:rPr>
                <w:t>非金属超声波检测仪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ins w:id="1909" w:author="赵翔-深圳" w:date="2024-12-22T14:04:54Z"/>
                <w:rFonts w:hint="eastAsia" w:ascii="Times New Roman" w:hAnsi="Times New Roman" w:eastAsia="宋体" w:cs="Times New Roman"/>
                <w:b w:val="0"/>
                <w:bCs w:val="0"/>
                <w:sz w:val="21"/>
                <w:szCs w:val="21"/>
              </w:rPr>
            </w:pPr>
            <w:ins w:id="1910"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ins w:id="1911" w:author="赵翔-深圳" w:date="2024-12-22T14:04:54Z"/>
                <w:rFonts w:hint="eastAsia" w:ascii="Times New Roman" w:hAnsi="Times New Roman" w:eastAsia="宋体" w:cs="Times New Roman"/>
                <w:b w:val="0"/>
                <w:bCs w:val="0"/>
                <w:sz w:val="21"/>
                <w:szCs w:val="21"/>
              </w:rPr>
            </w:pPr>
            <w:ins w:id="1912" w:author="赵翔-深圳" w:date="2024-12-22T14:04:54Z">
              <w:r>
                <w:rPr>
                  <w:rFonts w:hint="eastAsia" w:ascii="Times New Roman" w:hAnsi="Times New Roman" w:eastAsia="宋体" w:cs="Times New Roman"/>
                  <w:b w:val="0"/>
                  <w:bCs w:val="0"/>
                  <w:sz w:val="21"/>
                  <w:szCs w:val="21"/>
                </w:rPr>
                <w:t>ZBL-U5100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ins w:id="1913" w:author="赵翔-深圳" w:date="2024-12-22T14:04:54Z"/>
                <w:rFonts w:hint="eastAsia" w:ascii="Times New Roman" w:hAnsi="Times New Roman" w:eastAsia="宋体" w:cs="Times New Roman"/>
                <w:b w:val="0"/>
                <w:bCs w:val="0"/>
                <w:sz w:val="21"/>
                <w:szCs w:val="21"/>
              </w:rPr>
            </w:pPr>
            <w:ins w:id="1914"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ins w:id="1915" w:author="赵翔-深圳" w:date="2024-12-22T14:04:54Z"/>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16" w:author="赵翔-深圳" w:date="2024-12-22T14:04:54Z"/>
        </w:trPr>
        <w:tc>
          <w:tcPr>
            <w:tcW w:w="371" w:type="pct"/>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ins w:id="1917" w:author="赵翔-深圳" w:date="2024-12-22T14:04:54Z"/>
                <w:rFonts w:hint="eastAsia" w:ascii="Times New Roman" w:hAnsi="Times New Roman" w:eastAsia="宋体" w:cs="Times New Roman"/>
                <w:b w:val="0"/>
                <w:bCs w:val="0"/>
                <w:sz w:val="21"/>
                <w:szCs w:val="21"/>
                <w:lang w:val="en-US" w:eastAsia="zh-CN"/>
              </w:rPr>
            </w:pPr>
            <w:ins w:id="1918" w:author="赵翔-深圳" w:date="2024-12-23T14:42:14Z">
              <w:r>
                <w:rPr>
                  <w:rFonts w:hint="eastAsia" w:cs="Times New Roman"/>
                  <w:b w:val="0"/>
                  <w:bCs w:val="0"/>
                  <w:sz w:val="21"/>
                  <w:szCs w:val="21"/>
                  <w:lang w:val="en-US" w:eastAsia="zh-CN"/>
                </w:rPr>
                <w:t>4</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ins w:id="1919" w:author="赵翔-深圳" w:date="2024-12-22T14:04:54Z"/>
                <w:rFonts w:hint="eastAsia" w:ascii="Times New Roman" w:hAnsi="Times New Roman" w:eastAsia="宋体" w:cs="Times New Roman"/>
                <w:b w:val="0"/>
                <w:bCs w:val="0"/>
                <w:sz w:val="21"/>
                <w:szCs w:val="21"/>
              </w:rPr>
            </w:pPr>
            <w:ins w:id="1920" w:author="赵翔-深圳" w:date="2024-12-22T14:04:54Z">
              <w:r>
                <w:rPr>
                  <w:rFonts w:hint="eastAsia" w:ascii="Times New Roman" w:hAnsi="Times New Roman" w:eastAsia="宋体" w:cs="Times New Roman"/>
                  <w:b w:val="0"/>
                  <w:bCs w:val="0"/>
                  <w:sz w:val="21"/>
                  <w:szCs w:val="21"/>
                </w:rPr>
                <w:t>精密水准仪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ins w:id="1921" w:author="赵翔-深圳" w:date="2024-12-22T14:04:54Z"/>
                <w:rFonts w:hint="eastAsia" w:ascii="Times New Roman" w:hAnsi="Times New Roman" w:eastAsia="宋体" w:cs="Times New Roman"/>
                <w:b w:val="0"/>
                <w:bCs w:val="0"/>
                <w:sz w:val="21"/>
                <w:szCs w:val="21"/>
              </w:rPr>
            </w:pPr>
            <w:ins w:id="1922"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ins w:id="1923" w:author="赵翔-深圳" w:date="2024-12-22T14:04:54Z"/>
                <w:rFonts w:hint="eastAsia" w:ascii="Times New Roman" w:hAnsi="Times New Roman" w:eastAsia="宋体" w:cs="Times New Roman"/>
                <w:b w:val="0"/>
                <w:bCs w:val="0"/>
                <w:sz w:val="21"/>
                <w:szCs w:val="21"/>
              </w:rPr>
            </w:pPr>
            <w:ins w:id="1924" w:author="赵翔-深圳" w:date="2024-12-22T14:04:54Z">
              <w:r>
                <w:rPr>
                  <w:rFonts w:hint="eastAsia" w:ascii="Times New Roman" w:hAnsi="Times New Roman" w:eastAsia="宋体" w:cs="Times New Roman"/>
                  <w:b w:val="0"/>
                  <w:bCs w:val="0"/>
                  <w:sz w:val="21"/>
                  <w:szCs w:val="21"/>
                </w:rPr>
                <w:t>El302A</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ins w:id="1925" w:author="赵翔-深圳" w:date="2024-12-22T14:04:54Z"/>
                <w:rFonts w:hint="eastAsia" w:ascii="Times New Roman" w:hAnsi="Times New Roman" w:eastAsia="宋体" w:cs="Times New Roman"/>
                <w:b w:val="0"/>
                <w:bCs w:val="0"/>
                <w:sz w:val="21"/>
                <w:szCs w:val="21"/>
              </w:rPr>
            </w:pPr>
            <w:ins w:id="1926"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ins w:id="1927" w:author="赵翔-深圳" w:date="2024-12-22T14:04:54Z"/>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28" w:author="赵翔-深圳" w:date="2024-12-22T14:04:54Z"/>
        </w:trPr>
        <w:tc>
          <w:tcPr>
            <w:tcW w:w="371" w:type="pct"/>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ins w:id="1929" w:author="赵翔-深圳" w:date="2024-12-22T14:04:54Z"/>
                <w:rFonts w:hint="eastAsia" w:ascii="Times New Roman" w:hAnsi="Times New Roman" w:eastAsia="宋体" w:cs="Times New Roman"/>
                <w:b w:val="0"/>
                <w:bCs w:val="0"/>
                <w:sz w:val="21"/>
                <w:szCs w:val="21"/>
                <w:lang w:val="en-US" w:eastAsia="zh-CN"/>
              </w:rPr>
            </w:pPr>
            <w:ins w:id="1930" w:author="赵翔-深圳" w:date="2024-12-23T14:42:17Z">
              <w:r>
                <w:rPr>
                  <w:rFonts w:hint="eastAsia" w:cs="Times New Roman"/>
                  <w:b w:val="0"/>
                  <w:bCs w:val="0"/>
                  <w:sz w:val="21"/>
                  <w:szCs w:val="21"/>
                  <w:lang w:val="en-US" w:eastAsia="zh-CN"/>
                </w:rPr>
                <w:t>5</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ins w:id="1931" w:author="赵翔-深圳" w:date="2024-12-22T14:04:54Z"/>
                <w:rFonts w:hint="eastAsia" w:ascii="Times New Roman" w:hAnsi="Times New Roman" w:eastAsia="宋体" w:cs="Times New Roman"/>
                <w:b w:val="0"/>
                <w:bCs w:val="0"/>
                <w:sz w:val="21"/>
                <w:szCs w:val="21"/>
              </w:rPr>
            </w:pPr>
            <w:ins w:id="1932" w:author="赵翔-深圳" w:date="2024-12-22T14:04:54Z">
              <w:r>
                <w:rPr>
                  <w:rFonts w:hint="eastAsia" w:ascii="Times New Roman" w:hAnsi="Times New Roman" w:eastAsia="宋体" w:cs="Times New Roman"/>
                  <w:b w:val="0"/>
                  <w:bCs w:val="0"/>
                  <w:sz w:val="21"/>
                  <w:szCs w:val="21"/>
                </w:rPr>
                <w:t>全站仪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ins w:id="1933" w:author="赵翔-深圳" w:date="2024-12-22T14:04:54Z"/>
                <w:rFonts w:hint="eastAsia" w:ascii="Times New Roman" w:hAnsi="Times New Roman" w:eastAsia="宋体" w:cs="Times New Roman"/>
                <w:b w:val="0"/>
                <w:bCs w:val="0"/>
                <w:sz w:val="21"/>
                <w:szCs w:val="21"/>
              </w:rPr>
            </w:pPr>
            <w:ins w:id="1934"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ins w:id="1935" w:author="赵翔-深圳" w:date="2024-12-22T14:04:54Z"/>
                <w:rFonts w:hint="eastAsia" w:ascii="Times New Roman" w:hAnsi="Times New Roman" w:eastAsia="宋体" w:cs="Times New Roman"/>
                <w:b w:val="0"/>
                <w:bCs w:val="0"/>
                <w:sz w:val="21"/>
                <w:szCs w:val="21"/>
              </w:rPr>
            </w:pPr>
            <w:ins w:id="1936" w:author="赵翔-深圳" w:date="2024-12-22T14:04:54Z">
              <w:r>
                <w:rPr>
                  <w:rFonts w:hint="eastAsia" w:ascii="Times New Roman" w:hAnsi="Times New Roman" w:eastAsia="宋体" w:cs="Times New Roman"/>
                  <w:b w:val="0"/>
                  <w:bCs w:val="0"/>
                  <w:sz w:val="21"/>
                  <w:szCs w:val="21"/>
                </w:rPr>
                <w:t>NET1005</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ins w:id="1937" w:author="赵翔-深圳" w:date="2024-12-22T14:04:54Z"/>
                <w:rFonts w:hint="eastAsia" w:ascii="Times New Roman" w:hAnsi="Times New Roman" w:eastAsia="宋体" w:cs="Times New Roman"/>
                <w:b w:val="0"/>
                <w:bCs w:val="0"/>
                <w:sz w:val="21"/>
                <w:szCs w:val="21"/>
              </w:rPr>
            </w:pPr>
            <w:ins w:id="1938"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ins w:id="1939" w:author="赵翔-深圳" w:date="2024-12-22T14:04:54Z"/>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40" w:author="赵翔-深圳" w:date="2024-12-22T14:04:54Z"/>
        </w:trPr>
        <w:tc>
          <w:tcPr>
            <w:tcW w:w="371" w:type="pct"/>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ins w:id="1941" w:author="赵翔-深圳" w:date="2024-12-22T14:04:54Z"/>
                <w:rFonts w:hint="eastAsia" w:ascii="Times New Roman" w:hAnsi="Times New Roman" w:eastAsia="宋体" w:cs="Times New Roman"/>
                <w:b w:val="0"/>
                <w:bCs w:val="0"/>
                <w:sz w:val="21"/>
                <w:szCs w:val="21"/>
                <w:lang w:val="en-US" w:eastAsia="zh-CN"/>
              </w:rPr>
            </w:pPr>
            <w:ins w:id="1942" w:author="赵翔-深圳" w:date="2024-12-23T14:42:19Z">
              <w:r>
                <w:rPr>
                  <w:rFonts w:hint="eastAsia" w:cs="Times New Roman"/>
                  <w:b w:val="0"/>
                  <w:bCs w:val="0"/>
                  <w:sz w:val="21"/>
                  <w:szCs w:val="21"/>
                  <w:lang w:val="en-US" w:eastAsia="zh-CN"/>
                </w:rPr>
                <w:t>6</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ins w:id="1943" w:author="赵翔-深圳" w:date="2024-12-22T14:04:54Z"/>
                <w:rFonts w:hint="eastAsia" w:ascii="Times New Roman" w:hAnsi="Times New Roman" w:eastAsia="宋体" w:cs="Times New Roman"/>
                <w:b w:val="0"/>
                <w:bCs w:val="0"/>
                <w:sz w:val="21"/>
                <w:szCs w:val="21"/>
              </w:rPr>
            </w:pPr>
            <w:ins w:id="1944" w:author="赵翔-深圳" w:date="2024-12-22T14:04:54Z">
              <w:r>
                <w:rPr>
                  <w:rFonts w:hint="eastAsia" w:ascii="Times New Roman" w:hAnsi="Times New Roman" w:eastAsia="宋体" w:cs="Times New Roman"/>
                  <w:b w:val="0"/>
                  <w:bCs w:val="0"/>
                  <w:sz w:val="21"/>
                  <w:szCs w:val="21"/>
                </w:rPr>
                <w:t>数码相机</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ins w:id="1945" w:author="赵翔-深圳" w:date="2024-12-22T14:04:54Z"/>
                <w:rFonts w:hint="eastAsia" w:ascii="Times New Roman" w:hAnsi="Times New Roman" w:eastAsia="宋体" w:cs="Times New Roman"/>
                <w:b w:val="0"/>
                <w:bCs w:val="0"/>
                <w:sz w:val="21"/>
                <w:szCs w:val="21"/>
              </w:rPr>
            </w:pPr>
            <w:ins w:id="1946" w:author="赵翔-深圳" w:date="2024-12-22T14:04:54Z">
              <w:r>
                <w:rPr>
                  <w:rFonts w:hint="eastAsia" w:ascii="Times New Roman" w:hAnsi="Times New Roman" w:eastAsia="宋体" w:cs="Times New Roman"/>
                  <w:b w:val="0"/>
                  <w:bCs w:val="0"/>
                  <w:sz w:val="21"/>
                  <w:szCs w:val="21"/>
                </w:rPr>
                <w:t>4</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ins w:id="1947" w:author="赵翔-深圳" w:date="2024-12-22T14:04:54Z"/>
                <w:rFonts w:hint="eastAsia" w:ascii="Times New Roman" w:hAnsi="Times New Roman" w:eastAsia="宋体" w:cs="Times New Roman"/>
                <w:b w:val="0"/>
                <w:bCs w:val="0"/>
                <w:sz w:val="21"/>
                <w:szCs w:val="21"/>
              </w:rPr>
            </w:pPr>
            <w:ins w:id="1948" w:author="赵翔-深圳" w:date="2024-12-22T14:04:54Z">
              <w:r>
                <w:rPr>
                  <w:rFonts w:hint="eastAsia" w:ascii="Times New Roman" w:hAnsi="Times New Roman" w:eastAsia="宋体" w:cs="Times New Roman"/>
                  <w:b w:val="0"/>
                  <w:bCs w:val="0"/>
                  <w:sz w:val="21"/>
                  <w:szCs w:val="21"/>
                </w:rPr>
                <w:t>SONY</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ins w:id="1949" w:author="赵翔-深圳" w:date="2024-12-22T14:04:54Z"/>
                <w:rFonts w:hint="eastAsia" w:ascii="Times New Roman" w:hAnsi="Times New Roman" w:eastAsia="宋体" w:cs="Times New Roman"/>
                <w:b w:val="0"/>
                <w:bCs w:val="0"/>
                <w:sz w:val="21"/>
                <w:szCs w:val="21"/>
              </w:rPr>
            </w:pPr>
            <w:ins w:id="1950" w:author="赵翔-深圳" w:date="2024-12-22T14:04:54Z">
              <w:r>
                <w:rPr>
                  <w:rFonts w:hint="eastAsia" w:ascii="Times New Roman" w:hAnsi="Times New Roman" w:eastAsia="宋体" w:cs="Times New Roman"/>
                  <w:b w:val="0"/>
                  <w:bCs w:val="0"/>
                  <w:sz w:val="21"/>
                  <w:szCs w:val="21"/>
                </w:rPr>
                <w:t>完好</w:t>
              </w:r>
            </w:ins>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ins w:id="1951" w:author="赵翔-深圳" w:date="2024-12-22T14:04:54Z"/>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52" w:author="赵翔-深圳" w:date="2024-12-22T14:04:54Z"/>
        </w:trPr>
        <w:tc>
          <w:tcPr>
            <w:tcW w:w="371" w:type="pct"/>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ins w:id="1953" w:author="赵翔-深圳" w:date="2024-12-22T14:04:54Z"/>
                <w:rFonts w:hint="eastAsia" w:ascii="Times New Roman" w:hAnsi="Times New Roman" w:eastAsia="宋体" w:cs="Times New Roman"/>
                <w:b w:val="0"/>
                <w:bCs w:val="0"/>
                <w:sz w:val="21"/>
                <w:szCs w:val="21"/>
                <w:lang w:val="en-US" w:eastAsia="zh-CN"/>
              </w:rPr>
            </w:pPr>
            <w:ins w:id="1954" w:author="赵翔-深圳" w:date="2024-12-23T14:42:21Z">
              <w:r>
                <w:rPr>
                  <w:rFonts w:hint="eastAsia" w:cs="Times New Roman"/>
                  <w:b w:val="0"/>
                  <w:bCs w:val="0"/>
                  <w:sz w:val="21"/>
                  <w:szCs w:val="21"/>
                  <w:lang w:val="en-US" w:eastAsia="zh-CN"/>
                </w:rPr>
                <w:t>7</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ins w:id="1955" w:author="赵翔-深圳" w:date="2024-12-22T14:04:54Z"/>
                <w:rFonts w:hint="eastAsia" w:ascii="Times New Roman" w:hAnsi="Times New Roman" w:eastAsia="宋体" w:cs="Times New Roman"/>
                <w:b w:val="0"/>
                <w:bCs w:val="0"/>
                <w:sz w:val="21"/>
                <w:szCs w:val="21"/>
              </w:rPr>
            </w:pPr>
            <w:ins w:id="1956" w:author="赵翔-深圳" w:date="2024-12-22T14:04:54Z">
              <w:r>
                <w:rPr>
                  <w:rFonts w:hint="eastAsia" w:ascii="Times New Roman" w:hAnsi="Times New Roman" w:eastAsia="宋体" w:cs="Times New Roman"/>
                  <w:b w:val="0"/>
                  <w:bCs w:val="0"/>
                  <w:sz w:val="21"/>
                  <w:szCs w:val="21"/>
                </w:rPr>
                <w:t>钢卷尺（5 米）</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ins w:id="1957" w:author="赵翔-深圳" w:date="2024-12-22T14:04:54Z"/>
                <w:rFonts w:hint="eastAsia" w:ascii="Times New Roman" w:hAnsi="Times New Roman" w:eastAsia="宋体" w:cs="Times New Roman"/>
                <w:b w:val="0"/>
                <w:bCs w:val="0"/>
                <w:sz w:val="21"/>
                <w:szCs w:val="21"/>
              </w:rPr>
            </w:pPr>
            <w:ins w:id="1958" w:author="赵翔-深圳" w:date="2024-12-22T14:04:54Z">
              <w:r>
                <w:rPr>
                  <w:rFonts w:hint="eastAsia" w:ascii="Times New Roman" w:hAnsi="Times New Roman" w:eastAsia="宋体" w:cs="Times New Roman"/>
                  <w:b w:val="0"/>
                  <w:bCs w:val="0"/>
                  <w:sz w:val="21"/>
                  <w:szCs w:val="21"/>
                </w:rPr>
                <w:t>4</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ins w:id="1959" w:author="赵翔-深圳" w:date="2024-12-22T14:04:54Z"/>
                <w:rFonts w:hint="eastAsia" w:ascii="Times New Roman" w:hAnsi="Times New Roman" w:eastAsia="宋体" w:cs="Times New Roman"/>
                <w:b w:val="0"/>
                <w:bCs w:val="0"/>
                <w:sz w:val="21"/>
                <w:szCs w:val="21"/>
              </w:rPr>
            </w:pPr>
            <w:ins w:id="1960" w:author="赵翔-深圳" w:date="2024-12-22T14:04:54Z">
              <w:r>
                <w:rPr>
                  <w:rFonts w:hint="eastAsia" w:ascii="Times New Roman" w:hAnsi="Times New Roman" w:eastAsia="宋体" w:cs="Times New Roman"/>
                  <w:b w:val="0"/>
                  <w:bCs w:val="0"/>
                  <w:sz w:val="21"/>
                  <w:szCs w:val="21"/>
                </w:rPr>
                <w:t>DELI8205</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ins w:id="1961" w:author="赵翔-深圳" w:date="2024-12-22T14:04:54Z"/>
                <w:rFonts w:hint="eastAsia" w:ascii="Times New Roman" w:hAnsi="Times New Roman" w:eastAsia="宋体" w:cs="Times New Roman"/>
                <w:b w:val="0"/>
                <w:bCs w:val="0"/>
                <w:sz w:val="21"/>
                <w:szCs w:val="21"/>
              </w:rPr>
            </w:pPr>
            <w:ins w:id="1962"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ins w:id="1963" w:author="赵翔-深圳" w:date="2024-12-22T14:04:54Z"/>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64" w:author="赵翔-深圳" w:date="2024-12-22T14:04:54Z"/>
        </w:trPr>
        <w:tc>
          <w:tcPr>
            <w:tcW w:w="371" w:type="pct"/>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ins w:id="1965" w:author="赵翔-深圳" w:date="2024-12-22T14:04:54Z"/>
                <w:rFonts w:hint="default" w:ascii="Times New Roman" w:hAnsi="Times New Roman" w:eastAsia="宋体" w:cs="Times New Roman"/>
                <w:b w:val="0"/>
                <w:bCs w:val="0"/>
                <w:sz w:val="21"/>
                <w:szCs w:val="21"/>
                <w:lang w:val="en-US" w:eastAsia="zh-CN"/>
              </w:rPr>
            </w:pPr>
            <w:ins w:id="1966" w:author="赵翔-深圳" w:date="2024-12-23T14:42:26Z">
              <w:r>
                <w:rPr>
                  <w:rFonts w:hint="eastAsia" w:cs="Times New Roman"/>
                  <w:b w:val="0"/>
                  <w:bCs w:val="0"/>
                  <w:sz w:val="21"/>
                  <w:szCs w:val="21"/>
                  <w:lang w:val="en-US" w:eastAsia="zh-CN"/>
                </w:rPr>
                <w:t>8</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ins w:id="1967" w:author="赵翔-深圳" w:date="2024-12-22T14:04:54Z"/>
                <w:rFonts w:hint="eastAsia" w:ascii="Times New Roman" w:hAnsi="Times New Roman" w:eastAsia="宋体" w:cs="Times New Roman"/>
                <w:b w:val="0"/>
                <w:bCs w:val="0"/>
                <w:sz w:val="21"/>
                <w:szCs w:val="21"/>
              </w:rPr>
            </w:pPr>
            <w:ins w:id="1968" w:author="赵翔-深圳" w:date="2024-12-22T14:04:54Z">
              <w:r>
                <w:rPr>
                  <w:rFonts w:hint="eastAsia" w:ascii="Times New Roman" w:hAnsi="Times New Roman" w:eastAsia="宋体" w:cs="Times New Roman"/>
                  <w:b w:val="0"/>
                  <w:bCs w:val="0"/>
                  <w:sz w:val="21"/>
                  <w:szCs w:val="21"/>
                </w:rPr>
                <w:t>钢卷尺（</w:t>
              </w:r>
            </w:ins>
            <w:ins w:id="1969" w:author="赵翔-深圳" w:date="2024-12-22T14:04:54Z">
              <w:r>
                <w:rPr>
                  <w:rFonts w:hint="eastAsia" w:cs="Times New Roman"/>
                  <w:b w:val="0"/>
                  <w:bCs w:val="0"/>
                  <w:sz w:val="21"/>
                  <w:szCs w:val="21"/>
                  <w:lang w:val="en-US" w:eastAsia="zh-CN"/>
                </w:rPr>
                <w:t>5</w:t>
              </w:r>
            </w:ins>
            <w:ins w:id="1970" w:author="赵翔-深圳" w:date="2024-12-22T14:04:54Z">
              <w:r>
                <w:rPr>
                  <w:rFonts w:hint="eastAsia" w:ascii="Times New Roman" w:hAnsi="Times New Roman" w:eastAsia="宋体" w:cs="Times New Roman"/>
                  <w:b w:val="0"/>
                  <w:bCs w:val="0"/>
                  <w:sz w:val="21"/>
                  <w:szCs w:val="21"/>
                </w:rPr>
                <w:t>0 米）</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ins w:id="1971" w:author="赵翔-深圳" w:date="2024-12-22T14:04:54Z"/>
                <w:rFonts w:hint="eastAsia" w:ascii="Times New Roman" w:hAnsi="Times New Roman" w:eastAsia="宋体" w:cs="Times New Roman"/>
                <w:b w:val="0"/>
                <w:bCs w:val="0"/>
                <w:sz w:val="21"/>
                <w:szCs w:val="21"/>
                <w:lang w:eastAsia="zh-CN"/>
              </w:rPr>
            </w:pPr>
            <w:ins w:id="1972" w:author="赵翔-深圳" w:date="2024-12-22T14:04:54Z">
              <w:r>
                <w:rPr>
                  <w:rFonts w:hint="eastAsia" w:cs="Times New Roman"/>
                  <w:b w:val="0"/>
                  <w:bCs w:val="0"/>
                  <w:sz w:val="21"/>
                  <w:szCs w:val="21"/>
                  <w:lang w:val="en-US" w:eastAsia="zh-CN"/>
                </w:rPr>
                <w:t>2</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ins w:id="1973" w:author="赵翔-深圳" w:date="2024-12-22T14:04:54Z"/>
                <w:rFonts w:hint="eastAsia" w:ascii="Times New Roman" w:hAnsi="Times New Roman" w:eastAsia="宋体" w:cs="Times New Roman"/>
                <w:b w:val="0"/>
                <w:bCs w:val="0"/>
                <w:sz w:val="21"/>
                <w:szCs w:val="21"/>
              </w:rPr>
            </w:pPr>
            <w:ins w:id="1974" w:author="赵翔-深圳" w:date="2024-12-22T14:04:54Z">
              <w:r>
                <w:rPr>
                  <w:rFonts w:hint="eastAsia" w:ascii="Times New Roman" w:hAnsi="Times New Roman" w:eastAsia="宋体" w:cs="Times New Roman"/>
                  <w:b w:val="0"/>
                  <w:bCs w:val="0"/>
                  <w:sz w:val="21"/>
                  <w:szCs w:val="21"/>
                </w:rPr>
                <w:t>DELI8230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ins w:id="1975" w:author="赵翔-深圳" w:date="2024-12-22T14:04:54Z"/>
                <w:rFonts w:hint="eastAsia" w:ascii="Times New Roman" w:hAnsi="Times New Roman" w:eastAsia="宋体" w:cs="Times New Roman"/>
                <w:b w:val="0"/>
                <w:bCs w:val="0"/>
                <w:sz w:val="21"/>
                <w:szCs w:val="21"/>
              </w:rPr>
            </w:pPr>
            <w:ins w:id="1976"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ins w:id="1977" w:author="赵翔-深圳" w:date="2024-12-22T14:04:54Z"/>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78" w:author="赵翔-深圳" w:date="2024-12-22T14:04:54Z"/>
        </w:trPr>
        <w:tc>
          <w:tcPr>
            <w:tcW w:w="371" w:type="pct"/>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ins w:id="1979" w:author="赵翔-深圳" w:date="2024-12-22T14:04:54Z"/>
                <w:rFonts w:hint="default" w:ascii="Times New Roman" w:hAnsi="Times New Roman" w:eastAsia="宋体" w:cs="Times New Roman"/>
                <w:b w:val="0"/>
                <w:bCs w:val="0"/>
                <w:sz w:val="21"/>
                <w:szCs w:val="21"/>
                <w:lang w:val="en-US" w:eastAsia="zh-CN"/>
              </w:rPr>
            </w:pPr>
            <w:ins w:id="1980" w:author="赵翔-深圳" w:date="2024-12-23T14:42:29Z">
              <w:r>
                <w:rPr>
                  <w:rFonts w:hint="eastAsia" w:cs="Times New Roman"/>
                  <w:b w:val="0"/>
                  <w:bCs w:val="0"/>
                  <w:sz w:val="21"/>
                  <w:szCs w:val="21"/>
                  <w:lang w:val="en-US" w:eastAsia="zh-CN"/>
                </w:rPr>
                <w:t>9</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ins w:id="1981" w:author="赵翔-深圳" w:date="2024-12-22T14:04:54Z"/>
                <w:rFonts w:hint="eastAsia" w:ascii="Times New Roman" w:hAnsi="Times New Roman" w:eastAsia="宋体" w:cs="Times New Roman"/>
                <w:b w:val="0"/>
                <w:bCs w:val="0"/>
                <w:sz w:val="21"/>
                <w:szCs w:val="21"/>
              </w:rPr>
            </w:pPr>
            <w:ins w:id="1982" w:author="赵翔-深圳" w:date="2024-12-22T14:04:54Z">
              <w:r>
                <w:rPr>
                  <w:rFonts w:hint="eastAsia" w:ascii="Times New Roman" w:hAnsi="Times New Roman" w:eastAsia="宋体" w:cs="Times New Roman"/>
                  <w:b w:val="0"/>
                  <w:bCs w:val="0"/>
                  <w:sz w:val="21"/>
                  <w:szCs w:val="21"/>
                </w:rPr>
                <w:t>手持式钻芯机</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ins w:id="1983" w:author="赵翔-深圳" w:date="2024-12-22T14:04:54Z"/>
                <w:rFonts w:hint="eastAsia" w:ascii="Times New Roman" w:hAnsi="Times New Roman" w:eastAsia="宋体" w:cs="Times New Roman"/>
                <w:b w:val="0"/>
                <w:bCs w:val="0"/>
                <w:sz w:val="21"/>
                <w:szCs w:val="21"/>
              </w:rPr>
            </w:pPr>
            <w:ins w:id="1984"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ins w:id="1985" w:author="赵翔-深圳" w:date="2024-12-22T14:04:54Z"/>
                <w:rFonts w:hint="eastAsia" w:ascii="Times New Roman" w:hAnsi="Times New Roman" w:eastAsia="宋体" w:cs="Times New Roman"/>
                <w:b w:val="0"/>
                <w:bCs w:val="0"/>
                <w:sz w:val="21"/>
                <w:szCs w:val="21"/>
              </w:rPr>
            </w:pPr>
            <w:ins w:id="1986" w:author="赵翔-深圳" w:date="2024-12-22T14:04:54Z">
              <w:r>
                <w:rPr>
                  <w:rFonts w:hint="eastAsia" w:ascii="Times New Roman" w:hAnsi="Times New Roman" w:eastAsia="宋体" w:cs="Times New Roman"/>
                  <w:b w:val="0"/>
                  <w:bCs w:val="0"/>
                  <w:sz w:val="21"/>
                  <w:szCs w:val="21"/>
                </w:rPr>
                <w:t>CT6160C</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ins w:id="1987" w:author="赵翔-深圳" w:date="2024-12-22T14:04:54Z"/>
                <w:rFonts w:hint="eastAsia" w:ascii="Times New Roman" w:hAnsi="Times New Roman" w:eastAsia="宋体" w:cs="Times New Roman"/>
                <w:b w:val="0"/>
                <w:bCs w:val="0"/>
                <w:sz w:val="21"/>
                <w:szCs w:val="21"/>
              </w:rPr>
            </w:pPr>
            <w:ins w:id="1988" w:author="赵翔-深圳" w:date="2024-12-22T14:04:54Z">
              <w:r>
                <w:rPr>
                  <w:rFonts w:hint="eastAsia" w:ascii="Times New Roman" w:hAnsi="Times New Roman" w:eastAsia="宋体" w:cs="Times New Roman"/>
                  <w:b w:val="0"/>
                  <w:bCs w:val="0"/>
                  <w:sz w:val="21"/>
                  <w:szCs w:val="21"/>
                </w:rPr>
                <w:t>完好</w:t>
              </w:r>
            </w:ins>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ins w:id="1989" w:author="赵翔-深圳" w:date="2024-12-22T14:04:54Z"/>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90" w:author="赵翔-深圳" w:date="2024-12-22T14:04:54Z"/>
        </w:trPr>
        <w:tc>
          <w:tcPr>
            <w:tcW w:w="371" w:type="pct"/>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ins w:id="1991" w:author="赵翔-深圳" w:date="2024-12-22T14:04:54Z"/>
                <w:rFonts w:hint="eastAsia" w:ascii="Times New Roman" w:hAnsi="Times New Roman" w:eastAsia="宋体" w:cs="Times New Roman"/>
                <w:b w:val="0"/>
                <w:bCs w:val="0"/>
                <w:sz w:val="21"/>
                <w:szCs w:val="21"/>
                <w:lang w:val="en-US" w:eastAsia="zh-CN"/>
              </w:rPr>
            </w:pPr>
            <w:ins w:id="1992" w:author="赵翔-深圳" w:date="2024-12-22T14:04:54Z">
              <w:r>
                <w:rPr>
                  <w:rFonts w:hint="eastAsia" w:ascii="Times New Roman" w:hAnsi="Times New Roman" w:eastAsia="宋体" w:cs="Times New Roman"/>
                  <w:b w:val="0"/>
                  <w:bCs w:val="0"/>
                  <w:sz w:val="21"/>
                  <w:szCs w:val="21"/>
                </w:rPr>
                <w:t>1</w:t>
              </w:r>
            </w:ins>
            <w:ins w:id="1993" w:author="赵翔-深圳" w:date="2024-12-23T14:42:32Z">
              <w:r>
                <w:rPr>
                  <w:rFonts w:hint="eastAsia" w:cs="Times New Roman"/>
                  <w:b w:val="0"/>
                  <w:bCs w:val="0"/>
                  <w:sz w:val="21"/>
                  <w:szCs w:val="21"/>
                  <w:lang w:val="en-US" w:eastAsia="zh-CN"/>
                </w:rPr>
                <w:t>0</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ins w:id="1994" w:author="赵翔-深圳" w:date="2024-12-22T14:04:54Z"/>
                <w:rFonts w:hint="eastAsia" w:ascii="Times New Roman" w:hAnsi="Times New Roman" w:eastAsia="宋体" w:cs="Times New Roman"/>
                <w:b w:val="0"/>
                <w:bCs w:val="0"/>
                <w:sz w:val="21"/>
                <w:szCs w:val="21"/>
              </w:rPr>
            </w:pPr>
            <w:ins w:id="1995" w:author="赵翔-深圳" w:date="2024-12-22T14:04:54Z">
              <w:r>
                <w:rPr>
                  <w:rFonts w:hint="eastAsia" w:ascii="Times New Roman" w:hAnsi="Times New Roman" w:eastAsia="宋体" w:cs="Times New Roman"/>
                  <w:b w:val="0"/>
                  <w:bCs w:val="0"/>
                  <w:sz w:val="21"/>
                  <w:szCs w:val="21"/>
                </w:rPr>
                <w:t>碳化深度测试仪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ins w:id="1996" w:author="赵翔-深圳" w:date="2024-12-22T14:04:54Z"/>
                <w:rFonts w:hint="eastAsia" w:ascii="Times New Roman" w:hAnsi="Times New Roman" w:eastAsia="宋体" w:cs="Times New Roman"/>
                <w:b w:val="0"/>
                <w:bCs w:val="0"/>
                <w:sz w:val="21"/>
                <w:szCs w:val="21"/>
              </w:rPr>
            </w:pPr>
            <w:ins w:id="1997"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ins w:id="1998" w:author="赵翔-深圳" w:date="2024-12-22T14:04:54Z"/>
                <w:rFonts w:hint="eastAsia" w:ascii="Times New Roman" w:hAnsi="Times New Roman" w:eastAsia="宋体" w:cs="Times New Roman"/>
                <w:b w:val="0"/>
                <w:bCs w:val="0"/>
                <w:sz w:val="21"/>
                <w:szCs w:val="21"/>
              </w:rPr>
            </w:pPr>
            <w:ins w:id="1999" w:author="赵翔-深圳" w:date="2024-12-22T14:04:54Z">
              <w:r>
                <w:rPr>
                  <w:rFonts w:hint="eastAsia" w:ascii="Times New Roman" w:hAnsi="Times New Roman" w:eastAsia="宋体" w:cs="Times New Roman"/>
                  <w:b w:val="0"/>
                  <w:bCs w:val="0"/>
                  <w:sz w:val="21"/>
                  <w:szCs w:val="21"/>
                </w:rPr>
                <w:t>HT（0.25mm）</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ins w:id="2000" w:author="赵翔-深圳" w:date="2024-12-22T14:04:54Z"/>
                <w:rFonts w:hint="eastAsia" w:ascii="Times New Roman" w:hAnsi="Times New Roman" w:eastAsia="宋体" w:cs="Times New Roman"/>
                <w:b w:val="0"/>
                <w:bCs w:val="0"/>
                <w:sz w:val="21"/>
                <w:szCs w:val="21"/>
              </w:rPr>
            </w:pPr>
            <w:ins w:id="2001"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ins w:id="2002" w:author="赵翔-深圳" w:date="2024-12-22T14:04:54Z"/>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2003" w:author="赵翔-深圳" w:date="2024-12-22T14:04:54Z"/>
        </w:trPr>
        <w:tc>
          <w:tcPr>
            <w:tcW w:w="371" w:type="pct"/>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ins w:id="2004" w:author="赵翔-深圳" w:date="2024-12-22T14:04:54Z"/>
                <w:rFonts w:hint="eastAsia" w:ascii="Times New Roman" w:hAnsi="Times New Roman" w:eastAsia="宋体" w:cs="Times New Roman"/>
                <w:b w:val="0"/>
                <w:bCs w:val="0"/>
                <w:sz w:val="21"/>
                <w:szCs w:val="21"/>
                <w:lang w:val="en-US" w:eastAsia="zh-CN"/>
              </w:rPr>
            </w:pPr>
            <w:ins w:id="2005" w:author="赵翔-深圳" w:date="2024-12-22T14:04:54Z">
              <w:r>
                <w:rPr>
                  <w:rFonts w:hint="eastAsia" w:ascii="Times New Roman" w:hAnsi="Times New Roman" w:eastAsia="宋体" w:cs="Times New Roman"/>
                  <w:b w:val="0"/>
                  <w:bCs w:val="0"/>
                  <w:sz w:val="21"/>
                  <w:szCs w:val="21"/>
                </w:rPr>
                <w:t>1</w:t>
              </w:r>
            </w:ins>
            <w:ins w:id="2006" w:author="赵翔-深圳" w:date="2024-12-23T14:42:35Z">
              <w:r>
                <w:rPr>
                  <w:rFonts w:hint="eastAsia" w:cs="Times New Roman"/>
                  <w:b w:val="0"/>
                  <w:bCs w:val="0"/>
                  <w:sz w:val="21"/>
                  <w:szCs w:val="21"/>
                  <w:lang w:val="en-US" w:eastAsia="zh-CN"/>
                </w:rPr>
                <w:t>1</w:t>
              </w:r>
            </w:ins>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ins w:id="2007" w:author="赵翔-深圳" w:date="2024-12-22T14:04:54Z"/>
                <w:rFonts w:hint="eastAsia" w:ascii="Times New Roman" w:hAnsi="Times New Roman" w:eastAsia="宋体" w:cs="Times New Roman"/>
                <w:b w:val="0"/>
                <w:bCs w:val="0"/>
                <w:sz w:val="21"/>
                <w:szCs w:val="21"/>
              </w:rPr>
            </w:pPr>
            <w:ins w:id="2008" w:author="赵翔-深圳" w:date="2024-12-22T14:04:54Z">
              <w:r>
                <w:rPr>
                  <w:rFonts w:hint="eastAsia" w:ascii="Times New Roman" w:hAnsi="Times New Roman" w:eastAsia="宋体" w:cs="Times New Roman"/>
                  <w:b w:val="0"/>
                  <w:bCs w:val="0"/>
                  <w:sz w:val="21"/>
                  <w:szCs w:val="21"/>
                </w:rPr>
                <w:t>数显回弹仪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ins w:id="2009" w:author="赵翔-深圳" w:date="2024-12-22T14:04:54Z"/>
                <w:rFonts w:hint="eastAsia" w:ascii="Times New Roman" w:hAnsi="Times New Roman" w:eastAsia="宋体" w:cs="Times New Roman"/>
                <w:b w:val="0"/>
                <w:bCs w:val="0"/>
                <w:sz w:val="21"/>
                <w:szCs w:val="21"/>
              </w:rPr>
            </w:pPr>
            <w:ins w:id="2010" w:author="赵翔-深圳" w:date="2024-12-22T14:04:54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ins w:id="2011" w:author="赵翔-深圳" w:date="2024-12-22T14:04:54Z"/>
                <w:rFonts w:hint="eastAsia" w:ascii="Times New Roman" w:hAnsi="Times New Roman" w:eastAsia="宋体" w:cs="Times New Roman"/>
                <w:b w:val="0"/>
                <w:bCs w:val="0"/>
                <w:sz w:val="21"/>
                <w:szCs w:val="21"/>
              </w:rPr>
            </w:pPr>
            <w:ins w:id="2012" w:author="赵翔-深圳" w:date="2024-12-22T14:04:54Z">
              <w:r>
                <w:rPr>
                  <w:rFonts w:hint="eastAsia" w:ascii="Times New Roman" w:hAnsi="Times New Roman" w:eastAsia="宋体" w:cs="Times New Roman"/>
                  <w:b w:val="0"/>
                  <w:bCs w:val="0"/>
                  <w:sz w:val="21"/>
                  <w:szCs w:val="21"/>
                </w:rPr>
                <w:t>ZBL-S280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ins w:id="2013" w:author="赵翔-深圳" w:date="2024-12-22T14:04:54Z"/>
                <w:rFonts w:hint="eastAsia" w:ascii="Times New Roman" w:hAnsi="Times New Roman" w:eastAsia="宋体" w:cs="Times New Roman"/>
                <w:b w:val="0"/>
                <w:bCs w:val="0"/>
                <w:sz w:val="21"/>
                <w:szCs w:val="21"/>
              </w:rPr>
            </w:pPr>
            <w:ins w:id="2014"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ins w:id="2015" w:author="赵翔-深圳" w:date="2024-12-22T14:04:54Z"/>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2016" w:author="赵翔-深圳" w:date="2024-12-22T14:04:54Z"/>
        </w:trPr>
        <w:tc>
          <w:tcPr>
            <w:tcW w:w="371" w:type="pct"/>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ins w:id="2017" w:author="赵翔-深圳" w:date="2024-12-22T14:04:54Z"/>
                <w:rFonts w:hint="eastAsia" w:ascii="Times New Roman" w:hAnsi="Times New Roman" w:eastAsia="宋体" w:cs="Times New Roman"/>
                <w:b w:val="0"/>
                <w:bCs w:val="0"/>
                <w:sz w:val="21"/>
                <w:szCs w:val="21"/>
                <w:lang w:val="en-US" w:eastAsia="zh-CN"/>
              </w:rPr>
            </w:pPr>
            <w:ins w:id="2018" w:author="赵翔-深圳" w:date="2024-12-22T14:04:54Z">
              <w:r>
                <w:rPr>
                  <w:rFonts w:hint="eastAsia" w:ascii="Times New Roman" w:hAnsi="Times New Roman" w:eastAsia="宋体" w:cs="Times New Roman"/>
                  <w:b w:val="0"/>
                  <w:bCs w:val="0"/>
                  <w:sz w:val="21"/>
                  <w:szCs w:val="21"/>
                </w:rPr>
                <w:t>1</w:t>
              </w:r>
            </w:ins>
            <w:ins w:id="2019" w:author="赵翔-深圳" w:date="2024-12-23T14:42:37Z">
              <w:r>
                <w:rPr>
                  <w:rFonts w:hint="eastAsia" w:cs="Times New Roman"/>
                  <w:b w:val="0"/>
                  <w:bCs w:val="0"/>
                  <w:sz w:val="21"/>
                  <w:szCs w:val="21"/>
                  <w:lang w:val="en-US" w:eastAsia="zh-CN"/>
                </w:rPr>
                <w:t>2</w:t>
              </w:r>
            </w:ins>
            <w:bookmarkStart w:id="301" w:name="_GoBack"/>
            <w:bookmarkEnd w:id="301"/>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ins w:id="2020" w:author="赵翔-深圳" w:date="2024-12-22T14:04:54Z"/>
                <w:rFonts w:hint="eastAsia" w:ascii="Times New Roman" w:hAnsi="Times New Roman" w:eastAsia="宋体" w:cs="Times New Roman"/>
                <w:b w:val="0"/>
                <w:bCs w:val="0"/>
                <w:sz w:val="21"/>
                <w:szCs w:val="21"/>
              </w:rPr>
            </w:pPr>
            <w:ins w:id="2021" w:author="赵翔-深圳" w:date="2024-12-22T14:04:54Z">
              <w:r>
                <w:rPr>
                  <w:rFonts w:hint="eastAsia" w:ascii="Times New Roman" w:hAnsi="Times New Roman" w:eastAsia="宋体" w:cs="Times New Roman"/>
                  <w:b w:val="0"/>
                  <w:bCs w:val="0"/>
                  <w:sz w:val="21"/>
                  <w:szCs w:val="21"/>
                </w:rPr>
                <w:t>测距轮</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ins w:id="2022" w:author="赵翔-深圳" w:date="2024-12-22T14:04:54Z"/>
                <w:rFonts w:hint="eastAsia" w:ascii="Times New Roman" w:hAnsi="Times New Roman" w:eastAsia="宋体" w:cs="Times New Roman"/>
                <w:b w:val="0"/>
                <w:bCs w:val="0"/>
                <w:sz w:val="21"/>
                <w:szCs w:val="21"/>
              </w:rPr>
            </w:pPr>
            <w:ins w:id="2023" w:author="赵翔-深圳" w:date="2024-12-22T14:04:54Z">
              <w:r>
                <w:rPr>
                  <w:rFonts w:hint="eastAsia" w:ascii="Times New Roman" w:hAnsi="Times New Roman" w:eastAsia="宋体" w:cs="Times New Roman"/>
                  <w:b w:val="0"/>
                  <w:bCs w:val="0"/>
                  <w:sz w:val="21"/>
                  <w:szCs w:val="21"/>
                </w:rPr>
                <w:t>4</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ins w:id="2024" w:author="赵翔-深圳" w:date="2024-12-22T14:04:54Z"/>
                <w:rFonts w:hint="default" w:ascii="Times New Roman" w:hAnsi="Times New Roman" w:eastAsia="宋体" w:cs="Times New Roman"/>
                <w:b w:val="0"/>
                <w:bCs w:val="0"/>
                <w:sz w:val="21"/>
                <w:szCs w:val="21"/>
                <w:lang w:val="en-US" w:eastAsia="zh-CN"/>
              </w:rPr>
            </w:pPr>
            <w:ins w:id="2025" w:author="赵翔-深圳" w:date="2024-12-22T14:04:54Z">
              <w:r>
                <w:rPr>
                  <w:rFonts w:hint="eastAsia" w:cs="Times New Roman"/>
                  <w:b w:val="0"/>
                  <w:bCs w:val="0"/>
                  <w:sz w:val="21"/>
                  <w:szCs w:val="21"/>
                  <w:lang w:val="en-US" w:eastAsia="zh-CN"/>
                </w:rPr>
                <w:t>DELIX</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ins w:id="2026" w:author="赵翔-深圳" w:date="2024-12-22T14:04:54Z"/>
                <w:rFonts w:hint="eastAsia" w:ascii="Times New Roman" w:hAnsi="Times New Roman" w:eastAsia="宋体" w:cs="Times New Roman"/>
                <w:b w:val="0"/>
                <w:bCs w:val="0"/>
                <w:sz w:val="21"/>
                <w:szCs w:val="21"/>
              </w:rPr>
            </w:pPr>
            <w:ins w:id="2027" w:author="赵翔-深圳" w:date="2024-12-22T14:04:54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ins w:id="2028" w:author="赵翔-深圳" w:date="2024-12-22T14:04:54Z"/>
                <w:rFonts w:hint="eastAsia" w:ascii="Times New Roman" w:hAnsi="Times New Roman" w:eastAsia="宋体" w:cs="Times New Roman"/>
                <w:b w:val="0"/>
                <w:bCs w:val="0"/>
                <w:sz w:val="21"/>
                <w:szCs w:val="21"/>
              </w:rPr>
            </w:pPr>
          </w:p>
        </w:tc>
      </w:tr>
    </w:tbl>
    <w:p w14:paraId="489089A7">
      <w:pPr>
        <w:pStyle w:val="2"/>
        <w:ind w:firstLine="0" w:firstLineChars="0"/>
        <w:rPr>
          <w:ins w:id="2030" w:author="赵翔-深圳" w:date="2024-12-22T14:04:48Z"/>
        </w:rPr>
        <w:pPrChange w:id="2029" w:author="赵翔-深圳" w:date="2024-12-22T14:04:57Z">
          <w:pPr>
            <w:pStyle w:val="2"/>
          </w:pPr>
        </w:pPrChange>
      </w:pPr>
    </w:p>
    <w:p w14:paraId="79C4BA82">
      <w:pPr>
        <w:pStyle w:val="2"/>
      </w:pPr>
    </w:p>
    <w:tbl>
      <w:tblPr>
        <w:tblStyle w:val="31"/>
        <w:tblW w:w="8890"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52"/>
        <w:gridCol w:w="2004"/>
        <w:gridCol w:w="1922"/>
        <w:gridCol w:w="1543"/>
        <w:gridCol w:w="2669"/>
      </w:tblGrid>
      <w:tr w14:paraId="2254CA9C">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del w:id="2031" w:author="赵翔-深圳" w:date="2024-12-22T14:04:45Z"/>
        </w:trPr>
        <w:tc>
          <w:tcPr>
            <w:tcW w:w="752" w:type="dxa"/>
            <w:tcBorders>
              <w:tl2br w:val="nil"/>
              <w:tr2bl w:val="nil"/>
            </w:tcBorders>
            <w:shd w:val="clear" w:color="auto" w:fill="auto"/>
            <w:tcMar>
              <w:top w:w="15" w:type="dxa"/>
              <w:left w:w="15" w:type="dxa"/>
              <w:bottom w:w="15" w:type="dxa"/>
              <w:right w:w="15" w:type="dxa"/>
            </w:tcMar>
            <w:vAlign w:val="center"/>
          </w:tcPr>
          <w:p w14:paraId="21E8A098">
            <w:pPr>
              <w:pStyle w:val="30"/>
              <w:widowControl/>
              <w:jc w:val="center"/>
              <w:rPr>
                <w:del w:id="2032" w:author="赵翔-深圳" w:date="2024-12-22T14:04:45Z"/>
                <w:rFonts w:hint="eastAsia" w:asciiTheme="minorEastAsia" w:hAnsiTheme="minorEastAsia" w:eastAsiaTheme="minorEastAsia" w:cstheme="minorEastAsia"/>
                <w:b/>
                <w:bCs/>
              </w:rPr>
            </w:pPr>
            <w:del w:id="2033" w:author="赵翔-深圳" w:date="2024-12-22T14:04:45Z">
              <w:r>
                <w:rPr>
                  <w:rFonts w:hint="eastAsia" w:asciiTheme="minorEastAsia" w:hAnsiTheme="minorEastAsia" w:eastAsiaTheme="minorEastAsia" w:cstheme="minorEastAsia"/>
                  <w:b/>
                  <w:bCs/>
                  <w:kern w:val="0"/>
                  <w:szCs w:val="21"/>
                  <w:lang w:bidi="ar"/>
                </w:rPr>
                <w:delText>序号</w:delText>
              </w:r>
            </w:del>
          </w:p>
        </w:tc>
        <w:tc>
          <w:tcPr>
            <w:tcW w:w="2004" w:type="dxa"/>
            <w:tcBorders>
              <w:tl2br w:val="nil"/>
              <w:tr2bl w:val="nil"/>
            </w:tcBorders>
            <w:shd w:val="clear" w:color="auto" w:fill="auto"/>
            <w:tcMar>
              <w:top w:w="15" w:type="dxa"/>
              <w:left w:w="15" w:type="dxa"/>
              <w:bottom w:w="15" w:type="dxa"/>
              <w:right w:w="15" w:type="dxa"/>
            </w:tcMar>
            <w:vAlign w:val="center"/>
          </w:tcPr>
          <w:p w14:paraId="5C76EC9B">
            <w:pPr>
              <w:pStyle w:val="30"/>
              <w:widowControl/>
              <w:jc w:val="center"/>
              <w:rPr>
                <w:del w:id="2034" w:author="赵翔-深圳" w:date="2024-12-22T14:04:45Z"/>
                <w:rFonts w:hint="eastAsia" w:asciiTheme="minorEastAsia" w:hAnsiTheme="minorEastAsia" w:eastAsiaTheme="minorEastAsia" w:cstheme="minorEastAsia"/>
                <w:b/>
                <w:bCs/>
              </w:rPr>
            </w:pPr>
            <w:del w:id="2035" w:author="赵翔-深圳" w:date="2024-12-22T14:04:45Z">
              <w:r>
                <w:rPr>
                  <w:rFonts w:hint="eastAsia" w:asciiTheme="minorEastAsia" w:hAnsiTheme="minorEastAsia" w:eastAsiaTheme="minorEastAsia" w:cstheme="minorEastAsia"/>
                  <w:b/>
                  <w:bCs/>
                  <w:kern w:val="0"/>
                  <w:szCs w:val="21"/>
                  <w:lang w:bidi="ar"/>
                </w:rPr>
                <w:delText>设备名称</w:delText>
              </w:r>
            </w:del>
          </w:p>
        </w:tc>
        <w:tc>
          <w:tcPr>
            <w:tcW w:w="1922" w:type="dxa"/>
            <w:tcBorders>
              <w:tl2br w:val="nil"/>
              <w:tr2bl w:val="nil"/>
            </w:tcBorders>
            <w:shd w:val="clear" w:color="auto" w:fill="auto"/>
            <w:tcMar>
              <w:top w:w="15" w:type="dxa"/>
              <w:left w:w="15" w:type="dxa"/>
              <w:bottom w:w="15" w:type="dxa"/>
              <w:right w:w="15" w:type="dxa"/>
            </w:tcMar>
            <w:vAlign w:val="center"/>
          </w:tcPr>
          <w:p w14:paraId="3F76E352">
            <w:pPr>
              <w:pStyle w:val="30"/>
              <w:widowControl/>
              <w:jc w:val="center"/>
              <w:rPr>
                <w:del w:id="2036" w:author="赵翔-深圳" w:date="2024-12-22T14:04:45Z"/>
                <w:rFonts w:hint="eastAsia" w:asciiTheme="minorEastAsia" w:hAnsiTheme="minorEastAsia" w:eastAsiaTheme="minorEastAsia" w:cstheme="minorEastAsia"/>
                <w:b/>
                <w:bCs/>
              </w:rPr>
            </w:pPr>
            <w:del w:id="2037" w:author="赵翔-深圳" w:date="2024-12-22T14:04:45Z">
              <w:r>
                <w:rPr>
                  <w:rFonts w:hint="eastAsia" w:asciiTheme="minorEastAsia" w:hAnsiTheme="minorEastAsia" w:eastAsiaTheme="minorEastAsia" w:cstheme="minorEastAsia"/>
                  <w:b/>
                  <w:bCs/>
                  <w:kern w:val="0"/>
                  <w:szCs w:val="21"/>
                  <w:lang w:bidi="ar"/>
                </w:rPr>
                <w:delText>仪器编号</w:delText>
              </w:r>
            </w:del>
          </w:p>
        </w:tc>
        <w:tc>
          <w:tcPr>
            <w:tcW w:w="1543" w:type="dxa"/>
            <w:tcBorders>
              <w:tl2br w:val="nil"/>
              <w:tr2bl w:val="nil"/>
            </w:tcBorders>
            <w:shd w:val="clear" w:color="auto" w:fill="auto"/>
            <w:tcMar>
              <w:top w:w="15" w:type="dxa"/>
              <w:left w:w="15" w:type="dxa"/>
              <w:bottom w:w="15" w:type="dxa"/>
              <w:right w:w="15" w:type="dxa"/>
            </w:tcMar>
            <w:vAlign w:val="center"/>
          </w:tcPr>
          <w:p w14:paraId="1F6CDFA8">
            <w:pPr>
              <w:pStyle w:val="30"/>
              <w:widowControl/>
              <w:jc w:val="center"/>
              <w:rPr>
                <w:del w:id="2038" w:author="赵翔-深圳" w:date="2024-12-22T14:04:45Z"/>
                <w:rFonts w:hint="eastAsia" w:asciiTheme="minorEastAsia" w:hAnsiTheme="minorEastAsia" w:eastAsiaTheme="minorEastAsia" w:cstheme="minorEastAsia"/>
                <w:b/>
                <w:bCs/>
              </w:rPr>
            </w:pPr>
            <w:del w:id="2039" w:author="赵翔-深圳" w:date="2024-12-22T14:04:45Z">
              <w:r>
                <w:rPr>
                  <w:rFonts w:hint="eastAsia" w:asciiTheme="minorEastAsia" w:hAnsiTheme="minorEastAsia" w:eastAsiaTheme="minorEastAsia" w:cstheme="minorEastAsia"/>
                  <w:b/>
                  <w:bCs/>
                  <w:kern w:val="0"/>
                  <w:szCs w:val="21"/>
                  <w:lang w:bidi="ar"/>
                </w:rPr>
                <w:delText>检校有效期</w:delText>
              </w:r>
            </w:del>
          </w:p>
        </w:tc>
        <w:tc>
          <w:tcPr>
            <w:tcW w:w="2669" w:type="dxa"/>
            <w:tcBorders>
              <w:tl2br w:val="nil"/>
              <w:tr2bl w:val="nil"/>
            </w:tcBorders>
            <w:shd w:val="clear" w:color="auto" w:fill="auto"/>
            <w:tcMar>
              <w:top w:w="15" w:type="dxa"/>
              <w:left w:w="15" w:type="dxa"/>
              <w:bottom w:w="15" w:type="dxa"/>
              <w:right w:w="15" w:type="dxa"/>
            </w:tcMar>
            <w:vAlign w:val="center"/>
          </w:tcPr>
          <w:p w14:paraId="73B1BE82">
            <w:pPr>
              <w:pStyle w:val="30"/>
              <w:widowControl/>
              <w:jc w:val="center"/>
              <w:rPr>
                <w:del w:id="2040" w:author="赵翔-深圳" w:date="2024-12-22T14:04:45Z"/>
                <w:rFonts w:hint="eastAsia" w:asciiTheme="minorEastAsia" w:hAnsiTheme="minorEastAsia" w:eastAsiaTheme="minorEastAsia" w:cstheme="minorEastAsia"/>
                <w:b/>
                <w:bCs/>
              </w:rPr>
            </w:pPr>
            <w:del w:id="2041" w:author="赵翔-深圳" w:date="2024-12-22T14:04:45Z">
              <w:r>
                <w:rPr>
                  <w:rFonts w:hint="eastAsia" w:asciiTheme="minorEastAsia" w:hAnsiTheme="minorEastAsia" w:eastAsiaTheme="minorEastAsia" w:cstheme="minorEastAsia"/>
                  <w:b/>
                  <w:bCs/>
                  <w:kern w:val="0"/>
                  <w:szCs w:val="21"/>
                  <w:lang w:bidi="ar"/>
                </w:rPr>
                <w:delText>用途、能力</w:delText>
              </w:r>
            </w:del>
          </w:p>
        </w:tc>
      </w:tr>
      <w:tr w14:paraId="3A023007">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del w:id="2042" w:author="赵翔-深圳" w:date="2024-12-22T14:04:45Z"/>
        </w:trPr>
        <w:tc>
          <w:tcPr>
            <w:tcW w:w="752" w:type="dxa"/>
            <w:tcBorders>
              <w:tl2br w:val="nil"/>
              <w:tr2bl w:val="nil"/>
            </w:tcBorders>
            <w:shd w:val="clear" w:color="auto" w:fill="auto"/>
            <w:tcMar>
              <w:top w:w="15" w:type="dxa"/>
              <w:left w:w="15" w:type="dxa"/>
              <w:bottom w:w="15" w:type="dxa"/>
              <w:right w:w="15" w:type="dxa"/>
            </w:tcMar>
            <w:vAlign w:val="center"/>
          </w:tcPr>
          <w:p w14:paraId="30F198A8">
            <w:pPr>
              <w:pStyle w:val="30"/>
              <w:widowControl/>
              <w:jc w:val="center"/>
              <w:rPr>
                <w:del w:id="2043" w:author="赵翔-深圳" w:date="2024-12-22T14:04:45Z"/>
                <w:rFonts w:ascii="Times New Roman" w:hAnsi="Times New Roman" w:eastAsia="楷体"/>
              </w:rPr>
            </w:pPr>
            <w:del w:id="2044" w:author="赵翔-深圳" w:date="2024-12-22T14:04:45Z">
              <w:r>
                <w:rPr>
                  <w:rFonts w:ascii="Times New Roman" w:hAnsi="Times New Roman" w:eastAsia="楷体"/>
                  <w:kern w:val="0"/>
                  <w:szCs w:val="21"/>
                  <w:lang w:bidi="ar"/>
                </w:rPr>
                <w:delText>1</w:delText>
              </w:r>
            </w:del>
          </w:p>
        </w:tc>
        <w:tc>
          <w:tcPr>
            <w:tcW w:w="2004" w:type="dxa"/>
            <w:tcBorders>
              <w:tl2br w:val="nil"/>
              <w:tr2bl w:val="nil"/>
            </w:tcBorders>
            <w:shd w:val="clear" w:color="auto" w:fill="auto"/>
            <w:tcMar>
              <w:top w:w="15" w:type="dxa"/>
              <w:left w:w="15" w:type="dxa"/>
              <w:bottom w:w="15" w:type="dxa"/>
              <w:right w:w="15" w:type="dxa"/>
            </w:tcMar>
            <w:vAlign w:val="center"/>
          </w:tcPr>
          <w:p w14:paraId="1CBE74D2">
            <w:pPr>
              <w:pStyle w:val="30"/>
              <w:widowControl/>
              <w:jc w:val="center"/>
              <w:rPr>
                <w:del w:id="2045" w:author="赵翔-深圳" w:date="2024-12-22T14:04:45Z"/>
                <w:rFonts w:ascii="Times New Roman" w:hAnsi="Times New Roman" w:eastAsia="楷体"/>
              </w:rPr>
            </w:pPr>
          </w:p>
        </w:tc>
        <w:tc>
          <w:tcPr>
            <w:tcW w:w="1922" w:type="dxa"/>
            <w:tcBorders>
              <w:tl2br w:val="nil"/>
              <w:tr2bl w:val="nil"/>
            </w:tcBorders>
            <w:shd w:val="clear" w:color="auto" w:fill="auto"/>
            <w:tcMar>
              <w:top w:w="15" w:type="dxa"/>
              <w:left w:w="15" w:type="dxa"/>
              <w:bottom w:w="15" w:type="dxa"/>
              <w:right w:w="15" w:type="dxa"/>
            </w:tcMar>
            <w:vAlign w:val="center"/>
          </w:tcPr>
          <w:p w14:paraId="21E4F7C9">
            <w:pPr>
              <w:pStyle w:val="30"/>
              <w:widowControl/>
              <w:jc w:val="center"/>
              <w:rPr>
                <w:del w:id="2046" w:author="赵翔-深圳" w:date="2024-12-22T14:04:45Z"/>
                <w:rFonts w:ascii="Times New Roman" w:hAnsi="Times New Roman" w:eastAsia="楷体"/>
              </w:rPr>
            </w:pPr>
          </w:p>
        </w:tc>
        <w:tc>
          <w:tcPr>
            <w:tcW w:w="1543" w:type="dxa"/>
            <w:tcBorders>
              <w:tl2br w:val="nil"/>
              <w:tr2bl w:val="nil"/>
            </w:tcBorders>
            <w:shd w:val="clear" w:color="auto" w:fill="auto"/>
            <w:tcMar>
              <w:top w:w="15" w:type="dxa"/>
              <w:left w:w="15" w:type="dxa"/>
              <w:bottom w:w="15" w:type="dxa"/>
              <w:right w:w="15" w:type="dxa"/>
            </w:tcMar>
            <w:vAlign w:val="center"/>
          </w:tcPr>
          <w:p w14:paraId="2DA8DE59">
            <w:pPr>
              <w:pStyle w:val="30"/>
              <w:widowControl/>
              <w:jc w:val="center"/>
              <w:rPr>
                <w:del w:id="2047" w:author="赵翔-深圳" w:date="2024-12-22T14:04:45Z"/>
                <w:rFonts w:ascii="Times New Roman" w:hAnsi="Times New Roman" w:eastAsia="楷体"/>
              </w:rPr>
            </w:pPr>
          </w:p>
        </w:tc>
        <w:tc>
          <w:tcPr>
            <w:tcW w:w="2669" w:type="dxa"/>
            <w:tcBorders>
              <w:tl2br w:val="nil"/>
              <w:tr2bl w:val="nil"/>
            </w:tcBorders>
            <w:shd w:val="clear" w:color="auto" w:fill="auto"/>
            <w:tcMar>
              <w:top w:w="15" w:type="dxa"/>
              <w:left w:w="15" w:type="dxa"/>
              <w:bottom w:w="15" w:type="dxa"/>
              <w:right w:w="15" w:type="dxa"/>
            </w:tcMar>
            <w:vAlign w:val="center"/>
          </w:tcPr>
          <w:p w14:paraId="0825E7DA">
            <w:pPr>
              <w:pStyle w:val="30"/>
              <w:widowControl/>
              <w:jc w:val="center"/>
              <w:rPr>
                <w:del w:id="2048" w:author="赵翔-深圳" w:date="2024-12-22T14:04:45Z"/>
                <w:rFonts w:ascii="Times New Roman" w:hAnsi="Times New Roman" w:eastAsia="楷体"/>
              </w:rPr>
            </w:pPr>
          </w:p>
        </w:tc>
      </w:tr>
      <w:tr w14:paraId="0D1830E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del w:id="2049" w:author="赵翔-深圳" w:date="2024-12-22T14:04:45Z"/>
        </w:trPr>
        <w:tc>
          <w:tcPr>
            <w:tcW w:w="752" w:type="dxa"/>
            <w:tcBorders>
              <w:tl2br w:val="nil"/>
              <w:tr2bl w:val="nil"/>
            </w:tcBorders>
            <w:shd w:val="clear" w:color="auto" w:fill="auto"/>
            <w:tcMar>
              <w:top w:w="15" w:type="dxa"/>
              <w:left w:w="15" w:type="dxa"/>
              <w:bottom w:w="15" w:type="dxa"/>
              <w:right w:w="15" w:type="dxa"/>
            </w:tcMar>
            <w:vAlign w:val="center"/>
          </w:tcPr>
          <w:p w14:paraId="3084D1E3">
            <w:pPr>
              <w:pStyle w:val="30"/>
              <w:widowControl/>
              <w:jc w:val="center"/>
              <w:rPr>
                <w:del w:id="2050" w:author="赵翔-深圳" w:date="2024-12-22T14:04:45Z"/>
                <w:rFonts w:ascii="Times New Roman" w:hAnsi="Times New Roman" w:eastAsia="楷体"/>
              </w:rPr>
            </w:pPr>
            <w:del w:id="2051" w:author="赵翔-深圳" w:date="2024-12-22T14:04:45Z">
              <w:r>
                <w:rPr>
                  <w:rFonts w:ascii="Times New Roman" w:hAnsi="Times New Roman" w:eastAsia="楷体"/>
                  <w:kern w:val="0"/>
                  <w:szCs w:val="21"/>
                  <w:lang w:bidi="ar"/>
                </w:rPr>
                <w:delText>2</w:delText>
              </w:r>
            </w:del>
          </w:p>
        </w:tc>
        <w:tc>
          <w:tcPr>
            <w:tcW w:w="2004" w:type="dxa"/>
            <w:tcBorders>
              <w:tl2br w:val="nil"/>
              <w:tr2bl w:val="nil"/>
            </w:tcBorders>
            <w:shd w:val="clear" w:color="auto" w:fill="auto"/>
            <w:tcMar>
              <w:top w:w="15" w:type="dxa"/>
              <w:left w:w="15" w:type="dxa"/>
              <w:bottom w:w="15" w:type="dxa"/>
              <w:right w:w="15" w:type="dxa"/>
            </w:tcMar>
            <w:vAlign w:val="center"/>
          </w:tcPr>
          <w:p w14:paraId="74E5D9DE">
            <w:pPr>
              <w:pStyle w:val="30"/>
              <w:widowControl/>
              <w:jc w:val="both"/>
              <w:rPr>
                <w:del w:id="2052" w:author="赵翔-深圳" w:date="2024-12-22T14:04:45Z"/>
                <w:rFonts w:ascii="Times New Roman" w:hAnsi="Times New Roman" w:eastAsia="楷体"/>
              </w:rPr>
            </w:pPr>
          </w:p>
        </w:tc>
        <w:tc>
          <w:tcPr>
            <w:tcW w:w="1922" w:type="dxa"/>
            <w:tcBorders>
              <w:tl2br w:val="nil"/>
              <w:tr2bl w:val="nil"/>
            </w:tcBorders>
            <w:shd w:val="clear" w:color="auto" w:fill="auto"/>
            <w:tcMar>
              <w:top w:w="15" w:type="dxa"/>
              <w:left w:w="15" w:type="dxa"/>
              <w:bottom w:w="15" w:type="dxa"/>
              <w:right w:w="15" w:type="dxa"/>
            </w:tcMar>
            <w:vAlign w:val="center"/>
          </w:tcPr>
          <w:p w14:paraId="3842B307">
            <w:pPr>
              <w:pStyle w:val="30"/>
              <w:widowControl/>
              <w:jc w:val="center"/>
              <w:rPr>
                <w:del w:id="2053" w:author="赵翔-深圳" w:date="2024-12-22T14:04:45Z"/>
                <w:rFonts w:ascii="Times New Roman" w:hAnsi="Times New Roman" w:eastAsia="楷体"/>
              </w:rPr>
            </w:pPr>
          </w:p>
        </w:tc>
        <w:tc>
          <w:tcPr>
            <w:tcW w:w="1543" w:type="dxa"/>
            <w:tcBorders>
              <w:tl2br w:val="nil"/>
              <w:tr2bl w:val="nil"/>
            </w:tcBorders>
            <w:shd w:val="clear" w:color="auto" w:fill="auto"/>
            <w:tcMar>
              <w:top w:w="15" w:type="dxa"/>
              <w:left w:w="15" w:type="dxa"/>
              <w:bottom w:w="15" w:type="dxa"/>
              <w:right w:w="15" w:type="dxa"/>
            </w:tcMar>
            <w:vAlign w:val="center"/>
          </w:tcPr>
          <w:p w14:paraId="57AFBDB7">
            <w:pPr>
              <w:pStyle w:val="30"/>
              <w:widowControl/>
              <w:jc w:val="center"/>
              <w:rPr>
                <w:del w:id="2054" w:author="赵翔-深圳" w:date="2024-12-22T14:04:45Z"/>
                <w:rFonts w:ascii="Times New Roman" w:hAnsi="Times New Roman" w:eastAsia="楷体"/>
              </w:rPr>
            </w:pPr>
          </w:p>
        </w:tc>
        <w:tc>
          <w:tcPr>
            <w:tcW w:w="2669" w:type="dxa"/>
            <w:tcBorders>
              <w:tl2br w:val="nil"/>
              <w:tr2bl w:val="nil"/>
            </w:tcBorders>
            <w:shd w:val="clear" w:color="auto" w:fill="auto"/>
            <w:tcMar>
              <w:top w:w="15" w:type="dxa"/>
              <w:left w:w="15" w:type="dxa"/>
              <w:bottom w:w="15" w:type="dxa"/>
              <w:right w:w="15" w:type="dxa"/>
            </w:tcMar>
            <w:vAlign w:val="center"/>
          </w:tcPr>
          <w:p w14:paraId="684D3609">
            <w:pPr>
              <w:pStyle w:val="30"/>
              <w:widowControl/>
              <w:jc w:val="center"/>
              <w:rPr>
                <w:del w:id="2055" w:author="赵翔-深圳" w:date="2024-12-22T14:04:45Z"/>
                <w:rFonts w:ascii="Times New Roman" w:hAnsi="Times New Roman" w:eastAsia="楷体"/>
              </w:rPr>
            </w:pPr>
          </w:p>
        </w:tc>
      </w:tr>
    </w:tbl>
    <w:p w14:paraId="0A90FA57">
      <w:pPr>
        <w:pStyle w:val="5"/>
        <w:spacing w:before="156"/>
        <w:rPr>
          <w:color w:val="FF0000"/>
          <w:sz w:val="24"/>
          <w:szCs w:val="24"/>
        </w:rPr>
      </w:pPr>
      <w:bookmarkStart w:id="62" w:name="_Toc181002945"/>
      <w:bookmarkStart w:id="63" w:name="_Toc2890"/>
      <w:bookmarkStart w:id="64" w:name="_Toc16193"/>
      <w:r>
        <w:t>历史维修及上次检查状况</w:t>
      </w:r>
      <w:bookmarkEnd w:id="62"/>
      <w:bookmarkEnd w:id="63"/>
      <w:bookmarkEnd w:id="64"/>
    </w:p>
    <w:p w14:paraId="1DB96B13">
      <w:pPr>
        <w:spacing w:line="360" w:lineRule="auto"/>
        <w:ind w:firstLine="480" w:firstLineChars="200"/>
        <w:jc w:val="left"/>
        <w:rPr>
          <w:sz w:val="24"/>
          <w:szCs w:val="24"/>
        </w:rPr>
      </w:pPr>
      <w:ins w:id="2056" w:author="赵翔-深圳" w:date="2024-12-20T20:45:09Z">
        <w:r>
          <w:rPr>
            <w:rFonts w:hint="eastAsia"/>
            <w:sz w:val="24"/>
            <w:szCs w:val="24"/>
          </w:rPr>
          <w:t>本隧道为新建隧道，定期检查是2024年11月-12月，土建结构技术状况评定左洞为1类，右洞为1类；其他工程设施技术状况评定为1类。</w:t>
        </w:r>
      </w:ins>
      <w:del w:id="2057" w:author="赵翔-深圳" w:date="2024-12-20T20:45:09Z">
        <w:r>
          <w:rPr>
            <w:sz w:val="24"/>
            <w:szCs w:val="24"/>
          </w:rPr>
          <w:delText>本隧道最近一次（末次）定期检查是</w:delText>
        </w:r>
      </w:del>
      <w:del w:id="2058" w:author="赵翔-深圳" w:date="2024-12-20T20:45:09Z">
        <w:r>
          <w:rPr>
            <w:rFonts w:hint="eastAsia"/>
            <w:sz w:val="24"/>
            <w:szCs w:val="24"/>
            <w:lang w:val="en-US" w:eastAsia="zh-CN"/>
          </w:rPr>
          <w:delText>2022</w:delText>
        </w:r>
      </w:del>
      <w:del w:id="2059" w:author="赵翔-深圳" w:date="2024-12-20T20:45:09Z">
        <w:r>
          <w:rPr>
            <w:sz w:val="24"/>
            <w:szCs w:val="24"/>
          </w:rPr>
          <w:delText>年</w:delText>
        </w:r>
      </w:del>
      <w:del w:id="2060" w:author="赵翔-深圳" w:date="2024-12-20T20:45:09Z">
        <w:r>
          <w:rPr>
            <w:rFonts w:hint="eastAsia"/>
            <w:sz w:val="24"/>
            <w:szCs w:val="24"/>
            <w:lang w:val="en-US" w:eastAsia="zh-CN"/>
          </w:rPr>
          <w:delText>7</w:delText>
        </w:r>
      </w:del>
      <w:del w:id="2061" w:author="赵翔-深圳" w:date="2024-12-20T20:45:09Z">
        <w:r>
          <w:rPr>
            <w:sz w:val="24"/>
            <w:szCs w:val="24"/>
          </w:rPr>
          <w:delText>月</w:delText>
        </w:r>
      </w:del>
      <w:del w:id="2062" w:author="赵翔-深圳" w:date="2024-12-20T20:45:09Z">
        <w:r>
          <w:rPr>
            <w:rFonts w:hint="eastAsia"/>
            <w:sz w:val="24"/>
            <w:szCs w:val="24"/>
            <w:lang w:val="en-US" w:eastAsia="zh-CN"/>
          </w:rPr>
          <w:delText>-8月</w:delText>
        </w:r>
      </w:del>
      <w:del w:id="2063" w:author="赵翔-深圳" w:date="2024-12-20T20:45:09Z">
        <w:r>
          <w:rPr>
            <w:sz w:val="24"/>
            <w:szCs w:val="24"/>
          </w:rPr>
          <w:delText>，土建结构技术状况评定左洞为</w:delText>
        </w:r>
      </w:del>
      <w:del w:id="2064" w:author="赵翔-深圳" w:date="2024-12-20T20:45:09Z">
        <w:r>
          <w:rPr>
            <w:rFonts w:hint="eastAsia"/>
            <w:sz w:val="24"/>
            <w:szCs w:val="24"/>
            <w:lang w:val="en-US" w:eastAsia="zh-CN"/>
          </w:rPr>
          <w:delText>2</w:delText>
        </w:r>
      </w:del>
      <w:del w:id="2065" w:author="赵翔-深圳" w:date="2024-12-20T20:45:09Z">
        <w:r>
          <w:rPr>
            <w:sz w:val="24"/>
            <w:szCs w:val="24"/>
          </w:rPr>
          <w:delText>类，右洞为</w:delText>
        </w:r>
      </w:del>
      <w:del w:id="2066" w:author="赵翔-深圳" w:date="2024-12-20T20:45:09Z">
        <w:r>
          <w:rPr>
            <w:rFonts w:hint="eastAsia"/>
            <w:sz w:val="24"/>
            <w:szCs w:val="24"/>
            <w:lang w:val="en-US" w:eastAsia="zh-CN"/>
          </w:rPr>
          <w:delText>1</w:delText>
        </w:r>
      </w:del>
      <w:del w:id="2067" w:author="赵翔-深圳" w:date="2024-12-20T20:45:09Z">
        <w:r>
          <w:rPr>
            <w:sz w:val="24"/>
            <w:szCs w:val="24"/>
          </w:rPr>
          <w:delText>类；其他工程设施技术状况评定为</w:delText>
        </w:r>
      </w:del>
      <w:del w:id="2068" w:author="赵翔-深圳" w:date="2024-12-20T20:45:09Z">
        <w:r>
          <w:rPr>
            <w:rFonts w:hint="eastAsia"/>
            <w:sz w:val="24"/>
            <w:szCs w:val="24"/>
            <w:lang w:val="en-US" w:eastAsia="zh-CN"/>
          </w:rPr>
          <w:delText>1</w:delText>
        </w:r>
      </w:del>
      <w:del w:id="2069" w:author="赵翔-深圳" w:date="2024-12-20T20:45:09Z">
        <w:r>
          <w:rPr>
            <w:sz w:val="24"/>
            <w:szCs w:val="24"/>
          </w:rPr>
          <w:delText>类。</w:delText>
        </w:r>
      </w:del>
    </w:p>
    <w:p w14:paraId="5F389F4D">
      <w:pPr>
        <w:pStyle w:val="5"/>
        <w:spacing w:before="156"/>
      </w:pPr>
      <w:bookmarkStart w:id="65" w:name="_Toc7999"/>
      <w:bookmarkStart w:id="66" w:name="_Toc10470"/>
      <w:bookmarkStart w:id="67" w:name="_Toc181002946"/>
      <w:r>
        <w:t>隧道定期检查</w:t>
      </w:r>
      <w:bookmarkEnd w:id="57"/>
      <w:r>
        <w:t>内容</w:t>
      </w:r>
      <w:bookmarkEnd w:id="65"/>
      <w:bookmarkEnd w:id="66"/>
      <w:bookmarkEnd w:id="67"/>
    </w:p>
    <w:p w14:paraId="2444ED8E">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1812237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10F71F0D">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26C06EBA">
            <w:pPr>
              <w:pStyle w:val="13"/>
              <w:spacing w:after="0" w:line="320" w:lineRule="exact"/>
              <w:jc w:val="center"/>
              <w:rPr>
                <w:b/>
                <w:kern w:val="0"/>
                <w:szCs w:val="21"/>
              </w:rPr>
            </w:pPr>
            <w:r>
              <w:rPr>
                <w:b/>
                <w:kern w:val="0"/>
                <w:szCs w:val="21"/>
              </w:rPr>
              <w:t>检  查  内  容</w:t>
            </w:r>
          </w:p>
        </w:tc>
      </w:tr>
      <w:tr w14:paraId="778E815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23BFBD43">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3D4360F1">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21E928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4B9526">
            <w:pPr>
              <w:pStyle w:val="13"/>
              <w:spacing w:after="0" w:line="320" w:lineRule="exact"/>
              <w:jc w:val="center"/>
              <w:rPr>
                <w:kern w:val="0"/>
                <w:szCs w:val="21"/>
              </w:rPr>
            </w:pPr>
          </w:p>
        </w:tc>
        <w:tc>
          <w:tcPr>
            <w:tcW w:w="7442" w:type="dxa"/>
            <w:shd w:val="clear" w:color="auto" w:fill="auto"/>
            <w:vAlign w:val="center"/>
          </w:tcPr>
          <w:p w14:paraId="6F6D12F7">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5080A07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Height w:val="397" w:hRule="atLeast"/>
          <w:tblHeader/>
          <w:jc w:val="center"/>
        </w:trPr>
        <w:tc>
          <w:tcPr>
            <w:tcW w:w="1182" w:type="dxa"/>
            <w:vMerge w:val="restart"/>
            <w:shd w:val="clear" w:color="auto" w:fill="auto"/>
            <w:vAlign w:val="center"/>
          </w:tcPr>
          <w:p w14:paraId="69B71788">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48F1C5F7">
            <w:pPr>
              <w:pStyle w:val="13"/>
              <w:spacing w:after="0" w:line="320" w:lineRule="exact"/>
              <w:rPr>
                <w:kern w:val="0"/>
                <w:szCs w:val="21"/>
              </w:rPr>
            </w:pPr>
            <w:r>
              <w:rPr>
                <w:kern w:val="0"/>
                <w:szCs w:val="21"/>
              </w:rPr>
              <w:t>墙身裂缝的位置、宽度、长度、范围或程度</w:t>
            </w:r>
          </w:p>
        </w:tc>
      </w:tr>
      <w:tr w14:paraId="2A6FD8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C5D5BAA">
            <w:pPr>
              <w:pStyle w:val="13"/>
              <w:spacing w:after="0" w:line="320" w:lineRule="exact"/>
              <w:jc w:val="center"/>
              <w:rPr>
                <w:kern w:val="0"/>
                <w:szCs w:val="21"/>
              </w:rPr>
            </w:pPr>
          </w:p>
        </w:tc>
        <w:tc>
          <w:tcPr>
            <w:tcW w:w="7442" w:type="dxa"/>
            <w:shd w:val="clear" w:color="auto" w:fill="auto"/>
            <w:vAlign w:val="center"/>
          </w:tcPr>
          <w:p w14:paraId="566031B6">
            <w:pPr>
              <w:pStyle w:val="13"/>
              <w:spacing w:after="0" w:line="320" w:lineRule="exact"/>
              <w:rPr>
                <w:kern w:val="0"/>
                <w:szCs w:val="21"/>
              </w:rPr>
            </w:pPr>
            <w:r>
              <w:rPr>
                <w:kern w:val="0"/>
                <w:szCs w:val="21"/>
              </w:rPr>
              <w:t>结构倾斜、沉陷、断裂范围、变位量、发展趋势</w:t>
            </w:r>
          </w:p>
        </w:tc>
      </w:tr>
      <w:tr w14:paraId="08D56B9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Height w:val="397" w:hRule="atLeast"/>
          <w:tblHeader/>
          <w:jc w:val="center"/>
        </w:trPr>
        <w:tc>
          <w:tcPr>
            <w:tcW w:w="1182" w:type="dxa"/>
            <w:vMerge w:val="continue"/>
            <w:shd w:val="clear" w:color="auto" w:fill="auto"/>
            <w:vAlign w:val="center"/>
          </w:tcPr>
          <w:p w14:paraId="2A6F2E32">
            <w:pPr>
              <w:pStyle w:val="13"/>
              <w:spacing w:after="0" w:line="320" w:lineRule="exact"/>
              <w:jc w:val="center"/>
              <w:rPr>
                <w:kern w:val="0"/>
                <w:szCs w:val="21"/>
              </w:rPr>
            </w:pPr>
          </w:p>
        </w:tc>
        <w:tc>
          <w:tcPr>
            <w:tcW w:w="7442" w:type="dxa"/>
            <w:shd w:val="clear" w:color="auto" w:fill="auto"/>
            <w:vAlign w:val="center"/>
          </w:tcPr>
          <w:p w14:paraId="764C384C">
            <w:pPr>
              <w:pStyle w:val="13"/>
              <w:spacing w:after="0" w:line="320" w:lineRule="exact"/>
              <w:rPr>
                <w:kern w:val="0"/>
                <w:szCs w:val="21"/>
              </w:rPr>
            </w:pPr>
            <w:r>
              <w:rPr>
                <w:kern w:val="0"/>
                <w:szCs w:val="21"/>
              </w:rPr>
              <w:t>洞门与洞身连接处环向裂缝开展情况、外倾趋势</w:t>
            </w:r>
          </w:p>
        </w:tc>
      </w:tr>
      <w:tr w14:paraId="420A0C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Height w:val="397" w:hRule="atLeast"/>
          <w:tblHeader/>
          <w:jc w:val="center"/>
        </w:trPr>
        <w:tc>
          <w:tcPr>
            <w:tcW w:w="1182" w:type="dxa"/>
            <w:vMerge w:val="continue"/>
            <w:shd w:val="clear" w:color="auto" w:fill="auto"/>
            <w:vAlign w:val="center"/>
          </w:tcPr>
          <w:p w14:paraId="7E345F4D">
            <w:pPr>
              <w:pStyle w:val="13"/>
              <w:spacing w:after="0" w:line="320" w:lineRule="exact"/>
              <w:jc w:val="center"/>
              <w:rPr>
                <w:kern w:val="0"/>
                <w:szCs w:val="21"/>
              </w:rPr>
            </w:pPr>
          </w:p>
        </w:tc>
        <w:tc>
          <w:tcPr>
            <w:tcW w:w="7442" w:type="dxa"/>
            <w:shd w:val="clear" w:color="auto" w:fill="auto"/>
            <w:vAlign w:val="center"/>
          </w:tcPr>
          <w:p w14:paraId="453AC40C">
            <w:pPr>
              <w:pStyle w:val="13"/>
              <w:spacing w:after="0" w:line="320" w:lineRule="exact"/>
              <w:rPr>
                <w:kern w:val="0"/>
                <w:szCs w:val="21"/>
              </w:rPr>
            </w:pPr>
            <w:r>
              <w:rPr>
                <w:kern w:val="0"/>
                <w:szCs w:val="21"/>
              </w:rPr>
              <w:t>混凝土起层、剥落的范围和深度，钢筋有无外露、受到锈蚀</w:t>
            </w:r>
          </w:p>
        </w:tc>
      </w:tr>
      <w:tr w14:paraId="41824E9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48AEC56">
            <w:pPr>
              <w:pStyle w:val="13"/>
              <w:spacing w:after="0" w:line="320" w:lineRule="exact"/>
              <w:jc w:val="center"/>
              <w:rPr>
                <w:kern w:val="0"/>
                <w:szCs w:val="21"/>
              </w:rPr>
            </w:pPr>
          </w:p>
        </w:tc>
        <w:tc>
          <w:tcPr>
            <w:tcW w:w="7442" w:type="dxa"/>
            <w:shd w:val="clear" w:color="auto" w:fill="auto"/>
            <w:vAlign w:val="center"/>
          </w:tcPr>
          <w:p w14:paraId="10FCA669">
            <w:pPr>
              <w:pStyle w:val="13"/>
              <w:spacing w:after="0" w:line="320" w:lineRule="exact"/>
              <w:rPr>
                <w:kern w:val="0"/>
                <w:szCs w:val="21"/>
              </w:rPr>
            </w:pPr>
            <w:r>
              <w:rPr>
                <w:kern w:val="0"/>
                <w:szCs w:val="21"/>
              </w:rPr>
              <w:t>墙背填料流失范围和程度</w:t>
            </w:r>
          </w:p>
        </w:tc>
      </w:tr>
      <w:tr w14:paraId="623A8E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3165E811">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12F957E6">
            <w:pPr>
              <w:pStyle w:val="13"/>
              <w:spacing w:after="0" w:line="320" w:lineRule="exact"/>
              <w:rPr>
                <w:kern w:val="0"/>
                <w:szCs w:val="21"/>
              </w:rPr>
            </w:pPr>
            <w:r>
              <w:rPr>
                <w:kern w:val="0"/>
                <w:szCs w:val="21"/>
              </w:rPr>
              <w:t>衬砌裂缝的位置、宽度、长度、范围或程度，墙身施工缝开裂宽度、错位量</w:t>
            </w:r>
          </w:p>
        </w:tc>
      </w:tr>
      <w:tr w14:paraId="41AFD60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Height w:val="397" w:hRule="atLeast"/>
          <w:tblHeader/>
          <w:jc w:val="center"/>
        </w:trPr>
        <w:tc>
          <w:tcPr>
            <w:tcW w:w="1182" w:type="dxa"/>
            <w:vMerge w:val="continue"/>
            <w:shd w:val="clear" w:color="auto" w:fill="auto"/>
            <w:vAlign w:val="center"/>
          </w:tcPr>
          <w:p w14:paraId="55B76ABB">
            <w:pPr>
              <w:pStyle w:val="13"/>
              <w:spacing w:after="0" w:line="320" w:lineRule="exact"/>
              <w:jc w:val="center"/>
              <w:rPr>
                <w:kern w:val="0"/>
                <w:szCs w:val="21"/>
              </w:rPr>
            </w:pPr>
          </w:p>
        </w:tc>
        <w:tc>
          <w:tcPr>
            <w:tcW w:w="7442" w:type="dxa"/>
            <w:shd w:val="clear" w:color="auto" w:fill="auto"/>
            <w:vAlign w:val="center"/>
          </w:tcPr>
          <w:p w14:paraId="0023D59C">
            <w:pPr>
              <w:pStyle w:val="13"/>
              <w:spacing w:after="0" w:line="320" w:lineRule="exact"/>
              <w:rPr>
                <w:kern w:val="0"/>
                <w:szCs w:val="21"/>
              </w:rPr>
            </w:pPr>
            <w:r>
              <w:rPr>
                <w:kern w:val="0"/>
                <w:szCs w:val="21"/>
              </w:rPr>
              <w:t>衬砌表层起层、剥落的范围和深度</w:t>
            </w:r>
          </w:p>
        </w:tc>
      </w:tr>
      <w:tr w14:paraId="6475BB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BA37ACA">
            <w:pPr>
              <w:pStyle w:val="13"/>
              <w:spacing w:after="0" w:line="320" w:lineRule="exact"/>
              <w:jc w:val="center"/>
              <w:rPr>
                <w:kern w:val="0"/>
                <w:szCs w:val="21"/>
              </w:rPr>
            </w:pPr>
          </w:p>
        </w:tc>
        <w:tc>
          <w:tcPr>
            <w:tcW w:w="7442" w:type="dxa"/>
            <w:shd w:val="clear" w:color="auto" w:fill="auto"/>
            <w:vAlign w:val="center"/>
          </w:tcPr>
          <w:p w14:paraId="2E264613">
            <w:pPr>
              <w:pStyle w:val="13"/>
              <w:spacing w:after="0" w:line="320" w:lineRule="exact"/>
              <w:rPr>
                <w:kern w:val="0"/>
                <w:szCs w:val="21"/>
              </w:rPr>
            </w:pPr>
            <w:r>
              <w:rPr>
                <w:kern w:val="0"/>
                <w:szCs w:val="21"/>
              </w:rPr>
              <w:t>衬砌渗漏水的位置、水量、浑浊、冻结状况</w:t>
            </w:r>
          </w:p>
        </w:tc>
      </w:tr>
      <w:tr w14:paraId="2E7D5CB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Height w:val="397" w:hRule="atLeast"/>
          <w:tblHeader/>
          <w:jc w:val="center"/>
        </w:trPr>
        <w:tc>
          <w:tcPr>
            <w:tcW w:w="1182" w:type="dxa"/>
            <w:shd w:val="clear" w:color="auto" w:fill="auto"/>
            <w:vAlign w:val="center"/>
          </w:tcPr>
          <w:p w14:paraId="0FEAD0C7">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0C96FD13">
            <w:pPr>
              <w:pStyle w:val="13"/>
              <w:spacing w:after="0" w:line="320" w:lineRule="exact"/>
              <w:rPr>
                <w:kern w:val="0"/>
                <w:szCs w:val="21"/>
              </w:rPr>
            </w:pPr>
            <w:r>
              <w:rPr>
                <w:kern w:val="0"/>
                <w:szCs w:val="21"/>
              </w:rPr>
              <w:t>路面拱起、沉陷、错台、开裂、溜滑的范围和程度；路面积水、结冰等范围和程度；</w:t>
            </w:r>
          </w:p>
        </w:tc>
      </w:tr>
      <w:tr w14:paraId="38BD78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3B463D1F">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4F42FA28">
            <w:pPr>
              <w:pStyle w:val="13"/>
              <w:spacing w:after="0" w:line="320" w:lineRule="exact"/>
              <w:rPr>
                <w:kern w:val="0"/>
                <w:szCs w:val="21"/>
              </w:rPr>
            </w:pPr>
            <w:r>
              <w:rPr>
                <w:kern w:val="0"/>
                <w:szCs w:val="21"/>
              </w:rPr>
              <w:t>检修道毁坏、盖板缺损的位置和状况；栏杆变形、锈蚀、缺损等的位置和状况</w:t>
            </w:r>
          </w:p>
        </w:tc>
      </w:tr>
      <w:tr w14:paraId="2413131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Height w:val="397" w:hRule="atLeast"/>
          <w:tblHeader/>
          <w:jc w:val="center"/>
        </w:trPr>
        <w:tc>
          <w:tcPr>
            <w:tcW w:w="1182" w:type="dxa"/>
            <w:shd w:val="clear" w:color="auto" w:fill="auto"/>
            <w:vAlign w:val="center"/>
          </w:tcPr>
          <w:p w14:paraId="4185D19B">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2A50B3E2">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4DE1016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3DC5A672">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0A2F121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75DE63B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B4D7B51">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34C63CE7">
            <w:pPr>
              <w:pStyle w:val="13"/>
              <w:spacing w:after="0" w:line="320" w:lineRule="exact"/>
              <w:rPr>
                <w:kern w:val="0"/>
                <w:szCs w:val="21"/>
              </w:rPr>
            </w:pPr>
            <w:r>
              <w:rPr>
                <w:kern w:val="0"/>
                <w:szCs w:val="21"/>
              </w:rPr>
              <w:t>表面脏污、缺损的范围和程度；装饰板变形、缺损的范围和程度等</w:t>
            </w:r>
          </w:p>
        </w:tc>
      </w:tr>
      <w:tr w14:paraId="20C9F7B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5EBC2A0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65A49522">
            <w:pPr>
              <w:pStyle w:val="13"/>
              <w:spacing w:after="0" w:line="320" w:lineRule="exact"/>
              <w:rPr>
                <w:kern w:val="0"/>
                <w:szCs w:val="21"/>
              </w:rPr>
            </w:pPr>
            <w:r>
              <w:rPr>
                <w:kern w:val="0"/>
                <w:szCs w:val="21"/>
              </w:rPr>
              <w:t>外观缺损、表面脏污状况，连接件牢固状况、光度是否满足要求等</w:t>
            </w:r>
          </w:p>
        </w:tc>
      </w:tr>
    </w:tbl>
    <w:p w14:paraId="530B07A6">
      <w:pPr>
        <w:pStyle w:val="13"/>
        <w:spacing w:before="156" w:beforeLines="50" w:after="0" w:line="320" w:lineRule="exact"/>
        <w:ind w:firstLine="357"/>
        <w:jc w:val="center"/>
        <w:rPr>
          <w:b/>
          <w:szCs w:val="21"/>
        </w:rPr>
      </w:pPr>
      <w:bookmarkStart w:id="68" w:name="_Toc25598"/>
      <w:bookmarkStart w:id="69" w:name="_Toc26669"/>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1865AAE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7F540797">
            <w:pPr>
              <w:jc w:val="center"/>
              <w:rPr>
                <w:b/>
                <w:szCs w:val="21"/>
              </w:rPr>
            </w:pPr>
            <w:r>
              <w:rPr>
                <w:b/>
                <w:szCs w:val="21"/>
              </w:rPr>
              <w:t>分项设施</w:t>
            </w:r>
          </w:p>
        </w:tc>
        <w:tc>
          <w:tcPr>
            <w:tcW w:w="7208" w:type="dxa"/>
            <w:shd w:val="clear" w:color="auto" w:fill="auto"/>
            <w:vAlign w:val="center"/>
          </w:tcPr>
          <w:p w14:paraId="1DEEFB00">
            <w:pPr>
              <w:jc w:val="center"/>
              <w:rPr>
                <w:b/>
                <w:szCs w:val="21"/>
              </w:rPr>
            </w:pPr>
            <w:r>
              <w:rPr>
                <w:b/>
                <w:szCs w:val="21"/>
              </w:rPr>
              <w:t>检查内容</w:t>
            </w:r>
          </w:p>
        </w:tc>
      </w:tr>
      <w:tr w14:paraId="3EF842D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8B83087">
            <w:pPr>
              <w:snapToGrid w:val="0"/>
              <w:jc w:val="center"/>
              <w:rPr>
                <w:szCs w:val="21"/>
              </w:rPr>
            </w:pPr>
            <w:r>
              <w:rPr>
                <w:szCs w:val="21"/>
              </w:rPr>
              <w:t>电缆沟</w:t>
            </w:r>
          </w:p>
        </w:tc>
        <w:tc>
          <w:tcPr>
            <w:tcW w:w="7208" w:type="dxa"/>
            <w:shd w:val="clear" w:color="auto" w:fill="auto"/>
            <w:vAlign w:val="center"/>
          </w:tcPr>
          <w:p w14:paraId="5324ECB5">
            <w:pPr>
              <w:snapToGrid w:val="0"/>
              <w:jc w:val="left"/>
              <w:rPr>
                <w:szCs w:val="21"/>
              </w:rPr>
            </w:pPr>
            <w:r>
              <w:rPr>
                <w:szCs w:val="21"/>
              </w:rPr>
              <w:t>是否完好，有无杂物、积尘、积水</w:t>
            </w:r>
          </w:p>
        </w:tc>
      </w:tr>
      <w:tr w14:paraId="5A6F539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5D10E77B">
            <w:pPr>
              <w:snapToGrid w:val="0"/>
              <w:jc w:val="center"/>
              <w:rPr>
                <w:szCs w:val="21"/>
              </w:rPr>
            </w:pPr>
            <w:r>
              <w:rPr>
                <w:szCs w:val="21"/>
              </w:rPr>
              <w:t>设备洞室</w:t>
            </w:r>
          </w:p>
        </w:tc>
        <w:tc>
          <w:tcPr>
            <w:tcW w:w="7208" w:type="dxa"/>
            <w:shd w:val="clear" w:color="auto" w:fill="auto"/>
            <w:vAlign w:val="center"/>
          </w:tcPr>
          <w:p w14:paraId="03528A02">
            <w:pPr>
              <w:snapToGrid w:val="0"/>
              <w:jc w:val="left"/>
              <w:rPr>
                <w:szCs w:val="21"/>
              </w:rPr>
            </w:pPr>
            <w:r>
              <w:rPr>
                <w:szCs w:val="21"/>
              </w:rPr>
              <w:t>是否完好，有无渗漏水、杂物、积尘，标志是否齐全、清晰</w:t>
            </w:r>
          </w:p>
        </w:tc>
      </w:tr>
      <w:tr w14:paraId="23D47D6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922A549">
            <w:pPr>
              <w:snapToGrid w:val="0"/>
              <w:jc w:val="center"/>
              <w:rPr>
                <w:szCs w:val="21"/>
              </w:rPr>
            </w:pPr>
            <w:r>
              <w:rPr>
                <w:szCs w:val="21"/>
              </w:rPr>
              <w:t>洞外联络通道</w:t>
            </w:r>
          </w:p>
        </w:tc>
        <w:tc>
          <w:tcPr>
            <w:tcW w:w="7208" w:type="dxa"/>
            <w:shd w:val="clear" w:color="auto" w:fill="auto"/>
            <w:vAlign w:val="center"/>
          </w:tcPr>
          <w:p w14:paraId="63FB0D5B">
            <w:pPr>
              <w:snapToGrid w:val="0"/>
              <w:jc w:val="left"/>
              <w:rPr>
                <w:szCs w:val="21"/>
              </w:rPr>
            </w:pPr>
            <w:r>
              <w:rPr>
                <w:szCs w:val="21"/>
              </w:rPr>
              <w:t>隔离设施是否完好，标志是否齐全、清晰，路面是否、有无隆起积水</w:t>
            </w:r>
          </w:p>
        </w:tc>
      </w:tr>
      <w:tr w14:paraId="2EE6253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071A48D">
            <w:pPr>
              <w:snapToGrid w:val="0"/>
              <w:jc w:val="center"/>
              <w:rPr>
                <w:szCs w:val="21"/>
              </w:rPr>
            </w:pPr>
            <w:r>
              <w:rPr>
                <w:szCs w:val="21"/>
              </w:rPr>
              <w:t>洞口限高门架</w:t>
            </w:r>
          </w:p>
        </w:tc>
        <w:tc>
          <w:tcPr>
            <w:tcW w:w="7208" w:type="dxa"/>
            <w:shd w:val="clear" w:color="auto" w:fill="auto"/>
            <w:vAlign w:val="center"/>
          </w:tcPr>
          <w:p w14:paraId="313F162A">
            <w:pPr>
              <w:snapToGrid w:val="0"/>
              <w:jc w:val="left"/>
              <w:rPr>
                <w:szCs w:val="21"/>
              </w:rPr>
            </w:pPr>
            <w:r>
              <w:rPr>
                <w:szCs w:val="21"/>
              </w:rPr>
              <w:t>结构是否完好，标志是否齐全、清晰，门架有无变形，净空误差是否满足限高要求</w:t>
            </w:r>
          </w:p>
        </w:tc>
      </w:tr>
      <w:tr w14:paraId="21ACD74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05A85C0">
            <w:pPr>
              <w:snapToGrid w:val="0"/>
              <w:jc w:val="center"/>
              <w:rPr>
                <w:szCs w:val="21"/>
              </w:rPr>
            </w:pPr>
            <w:r>
              <w:rPr>
                <w:szCs w:val="21"/>
              </w:rPr>
              <w:t>洞口绿化</w:t>
            </w:r>
          </w:p>
        </w:tc>
        <w:tc>
          <w:tcPr>
            <w:tcW w:w="7208" w:type="dxa"/>
            <w:shd w:val="clear" w:color="auto" w:fill="auto"/>
            <w:vAlign w:val="center"/>
          </w:tcPr>
          <w:p w14:paraId="6195B55B">
            <w:pPr>
              <w:snapToGrid w:val="0"/>
              <w:jc w:val="left"/>
              <w:rPr>
                <w:szCs w:val="21"/>
              </w:rPr>
            </w:pPr>
            <w:r>
              <w:rPr>
                <w:szCs w:val="21"/>
              </w:rPr>
              <w:t>树木是否妨碍行车，有无树木枯死、草皮失养，整体绿化效果是否美观</w:t>
            </w:r>
          </w:p>
        </w:tc>
      </w:tr>
      <w:tr w14:paraId="3CC8688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5B72BC7C">
            <w:pPr>
              <w:snapToGrid w:val="0"/>
              <w:jc w:val="center"/>
              <w:rPr>
                <w:szCs w:val="21"/>
              </w:rPr>
            </w:pPr>
            <w:r>
              <w:rPr>
                <w:szCs w:val="21"/>
              </w:rPr>
              <w:t>消音设施</w:t>
            </w:r>
          </w:p>
        </w:tc>
        <w:tc>
          <w:tcPr>
            <w:tcW w:w="7208" w:type="dxa"/>
            <w:shd w:val="clear" w:color="auto" w:fill="auto"/>
            <w:vAlign w:val="center"/>
          </w:tcPr>
          <w:p w14:paraId="1DCF9A57">
            <w:pPr>
              <w:snapToGrid w:val="0"/>
              <w:jc w:val="left"/>
              <w:rPr>
                <w:szCs w:val="21"/>
              </w:rPr>
            </w:pPr>
            <w:r>
              <w:rPr>
                <w:szCs w:val="21"/>
              </w:rPr>
              <w:t>是否完好，是否具备消音功能</w:t>
            </w:r>
          </w:p>
        </w:tc>
      </w:tr>
      <w:tr w14:paraId="17844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33C29AD">
            <w:pPr>
              <w:snapToGrid w:val="0"/>
              <w:jc w:val="center"/>
              <w:rPr>
                <w:szCs w:val="21"/>
              </w:rPr>
            </w:pPr>
            <w:r>
              <w:rPr>
                <w:szCs w:val="21"/>
              </w:rPr>
              <w:t>减光设施</w:t>
            </w:r>
          </w:p>
        </w:tc>
        <w:tc>
          <w:tcPr>
            <w:tcW w:w="7208" w:type="dxa"/>
            <w:shd w:val="clear" w:color="auto" w:fill="auto"/>
            <w:vAlign w:val="center"/>
          </w:tcPr>
          <w:p w14:paraId="75767BF8">
            <w:pPr>
              <w:snapToGrid w:val="0"/>
              <w:jc w:val="left"/>
              <w:rPr>
                <w:szCs w:val="21"/>
              </w:rPr>
            </w:pPr>
            <w:r>
              <w:rPr>
                <w:szCs w:val="21"/>
              </w:rPr>
              <w:t>结构是否完好，标志是否齐全清晰，减光效果是否正常</w:t>
            </w:r>
          </w:p>
        </w:tc>
      </w:tr>
      <w:tr w14:paraId="6FBBED7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FC5303A">
            <w:pPr>
              <w:snapToGrid w:val="0"/>
              <w:jc w:val="center"/>
              <w:rPr>
                <w:szCs w:val="21"/>
              </w:rPr>
            </w:pPr>
            <w:r>
              <w:rPr>
                <w:szCs w:val="21"/>
              </w:rPr>
              <w:t>污水处理设施</w:t>
            </w:r>
          </w:p>
        </w:tc>
        <w:tc>
          <w:tcPr>
            <w:tcW w:w="7208" w:type="dxa"/>
            <w:shd w:val="clear" w:color="auto" w:fill="auto"/>
            <w:vAlign w:val="center"/>
          </w:tcPr>
          <w:p w14:paraId="19917448">
            <w:pPr>
              <w:snapToGrid w:val="0"/>
              <w:jc w:val="left"/>
              <w:rPr>
                <w:szCs w:val="21"/>
              </w:rPr>
            </w:pPr>
            <w:r>
              <w:rPr>
                <w:szCs w:val="21"/>
              </w:rPr>
              <w:t>是否渗漏，有无杂物、泥沙沉积</w:t>
            </w:r>
          </w:p>
        </w:tc>
      </w:tr>
      <w:tr w14:paraId="3568F74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72F04EB">
            <w:pPr>
              <w:snapToGrid w:val="0"/>
              <w:jc w:val="center"/>
              <w:rPr>
                <w:szCs w:val="21"/>
              </w:rPr>
            </w:pPr>
            <w:r>
              <w:rPr>
                <w:szCs w:val="21"/>
              </w:rPr>
              <w:t>洞口雕塑、隧道铭牌</w:t>
            </w:r>
          </w:p>
        </w:tc>
        <w:tc>
          <w:tcPr>
            <w:tcW w:w="7208" w:type="dxa"/>
            <w:shd w:val="clear" w:color="auto" w:fill="auto"/>
            <w:vAlign w:val="center"/>
          </w:tcPr>
          <w:p w14:paraId="7C64EDD5">
            <w:pPr>
              <w:snapToGrid w:val="0"/>
              <w:jc w:val="left"/>
              <w:rPr>
                <w:szCs w:val="21"/>
              </w:rPr>
            </w:pPr>
            <w:r>
              <w:rPr>
                <w:szCs w:val="21"/>
              </w:rPr>
              <w:t>表面是否脏污，是否存在破损</w:t>
            </w:r>
          </w:p>
        </w:tc>
      </w:tr>
      <w:tr w14:paraId="0DCD91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6697C32">
            <w:pPr>
              <w:snapToGrid w:val="0"/>
              <w:jc w:val="center"/>
              <w:rPr>
                <w:szCs w:val="21"/>
              </w:rPr>
            </w:pPr>
            <w:r>
              <w:rPr>
                <w:szCs w:val="21"/>
              </w:rPr>
              <w:t>房屋设施</w:t>
            </w:r>
          </w:p>
        </w:tc>
        <w:tc>
          <w:tcPr>
            <w:tcW w:w="7208" w:type="dxa"/>
            <w:shd w:val="clear" w:color="auto" w:fill="auto"/>
            <w:vAlign w:val="center"/>
          </w:tcPr>
          <w:p w14:paraId="53D51AA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4BAD535A">
      <w:pPr>
        <w:pStyle w:val="5"/>
        <w:spacing w:before="156"/>
      </w:pPr>
      <w:bookmarkStart w:id="70" w:name="_Toc3386"/>
      <w:bookmarkStart w:id="71" w:name="_Toc22734"/>
      <w:bookmarkStart w:id="72" w:name="_Toc181002947"/>
      <w:r>
        <w:t>隧道</w:t>
      </w:r>
      <w:bookmarkEnd w:id="68"/>
      <w:bookmarkEnd w:id="69"/>
      <w:r>
        <w:t>检查编号规则</w:t>
      </w:r>
      <w:bookmarkEnd w:id="70"/>
      <w:bookmarkEnd w:id="71"/>
      <w:bookmarkEnd w:id="72"/>
    </w:p>
    <w:p w14:paraId="30AE31AA">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625C267E">
      <w:pPr>
        <w:pStyle w:val="17"/>
        <w:rPr>
          <w:rFonts w:hint="eastAsia"/>
          <w:lang w:val="en-US" w:eastAsia="zh-CN"/>
        </w:rPr>
      </w:pPr>
    </w:p>
    <w:p w14:paraId="11FD87E5">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31"/>
                    <a:stretch>
                      <a:fillRect/>
                    </a:stretch>
                  </pic:blipFill>
                  <pic:spPr>
                    <a:xfrm>
                      <a:off x="0" y="0"/>
                      <a:ext cx="5158740" cy="2278380"/>
                    </a:xfrm>
                    <a:prstGeom prst="rect">
                      <a:avLst/>
                    </a:prstGeom>
                    <a:noFill/>
                    <a:ln w="9525">
                      <a:noFill/>
                    </a:ln>
                  </pic:spPr>
                </pic:pic>
              </a:graphicData>
            </a:graphic>
          </wp:inline>
        </w:drawing>
      </w:r>
    </w:p>
    <w:p w14:paraId="37AFC0CB">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32"/>
                    <a:stretch>
                      <a:fillRect/>
                    </a:stretch>
                  </pic:blipFill>
                  <pic:spPr>
                    <a:xfrm>
                      <a:off x="0" y="0"/>
                      <a:ext cx="6043930" cy="4102735"/>
                    </a:xfrm>
                    <a:prstGeom prst="rect">
                      <a:avLst/>
                    </a:prstGeom>
                    <a:noFill/>
                    <a:ln w="9525">
                      <a:noFill/>
                    </a:ln>
                  </pic:spPr>
                </pic:pic>
              </a:graphicData>
            </a:graphic>
          </wp:inline>
        </w:drawing>
      </w:r>
    </w:p>
    <w:p w14:paraId="71EADC7D">
      <w:pPr>
        <w:jc w:val="center"/>
        <w:rPr>
          <w:rFonts w:hint="eastAsia"/>
          <w:b/>
          <w:bCs/>
          <w:lang w:val="en-US" w:eastAsia="zh-CN"/>
        </w:rPr>
      </w:pPr>
      <w:r>
        <w:rPr>
          <w:rFonts w:hint="eastAsia"/>
          <w:b/>
          <w:bCs/>
          <w:lang w:val="en-US" w:eastAsia="zh-CN"/>
        </w:rPr>
        <w:t>图1.8-1 隧道定期检测构件编号说明</w:t>
      </w:r>
    </w:p>
    <w:p w14:paraId="13EB6217">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AE4395D">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1707195D">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58"/>
    <w:bookmarkEnd w:id="59"/>
    <w:bookmarkEnd w:id="60"/>
    <w:bookmarkEnd w:id="61"/>
    <w:p w14:paraId="2F7ABD41">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73" w:name="_Toc420506589"/>
      <w:bookmarkStart w:id="74" w:name="_Toc24335"/>
      <w:bookmarkStart w:id="75" w:name="_Toc11566"/>
    </w:p>
    <w:p w14:paraId="4A045D80">
      <w:pPr>
        <w:pStyle w:val="4"/>
        <w:spacing w:before="156"/>
        <w:ind w:left="0"/>
        <w:rPr>
          <w:rFonts w:ascii="Times New Roman" w:hAnsi="Times New Roman"/>
        </w:rPr>
      </w:pPr>
      <w:bookmarkStart w:id="76" w:name="_Toc181002948"/>
      <w:bookmarkStart w:id="77" w:name="_Toc14297"/>
      <w:bookmarkStart w:id="78" w:name="_Toc17938"/>
      <w:r>
        <w:rPr>
          <w:rFonts w:ascii="Times New Roman" w:hAnsi="Times New Roman"/>
        </w:rPr>
        <w:t>隧道技术状况评定</w:t>
      </w:r>
      <w:bookmarkEnd w:id="73"/>
      <w:r>
        <w:rPr>
          <w:rFonts w:ascii="Times New Roman" w:hAnsi="Times New Roman"/>
        </w:rPr>
        <w:t>类别及方法</w:t>
      </w:r>
      <w:bookmarkEnd w:id="74"/>
      <w:bookmarkEnd w:id="75"/>
      <w:bookmarkEnd w:id="76"/>
      <w:bookmarkEnd w:id="77"/>
      <w:bookmarkEnd w:id="78"/>
    </w:p>
    <w:p w14:paraId="180A7FB8">
      <w:pPr>
        <w:spacing w:line="360" w:lineRule="auto"/>
        <w:ind w:firstLine="424" w:firstLineChars="200"/>
        <w:rPr>
          <w:sz w:val="24"/>
          <w:szCs w:val="24"/>
        </w:rPr>
      </w:pPr>
      <w:bookmarkStart w:id="79" w:name="_Toc14336"/>
      <w:r>
        <w:rPr>
          <w:sz w:val="24"/>
          <w:szCs w:val="24"/>
        </w:rPr>
        <w:t>依据《公路隧道养护技术规范》(JTG H12-2015)规定的技术状况评定方法进行评定。评定工作流程如下图2-1：</w:t>
      </w:r>
      <w:bookmarkEnd w:id="79"/>
    </w:p>
    <w:p w14:paraId="4C79C47D">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4909D722">
      <w:pPr>
        <w:spacing w:line="500" w:lineRule="exact"/>
        <w:jc w:val="center"/>
        <w:rPr>
          <w:sz w:val="24"/>
          <w:szCs w:val="24"/>
        </w:rPr>
      </w:pPr>
      <w:r>
        <w:rPr>
          <w:b/>
          <w:szCs w:val="21"/>
        </w:rPr>
        <w:t>图2-1 评定工作流程图</w:t>
      </w:r>
    </w:p>
    <w:p w14:paraId="0C3C9DD5">
      <w:pPr>
        <w:pStyle w:val="5"/>
        <w:spacing w:before="156"/>
      </w:pPr>
      <w:bookmarkStart w:id="80" w:name="_Toc450"/>
      <w:bookmarkStart w:id="81" w:name="_Toc181002949"/>
      <w:bookmarkStart w:id="82" w:name="_Toc16118"/>
      <w:bookmarkStart w:id="83" w:name="_Toc87541835"/>
      <w:r>
        <w:t>土建结构技术状况评定方法</w:t>
      </w:r>
      <w:bookmarkEnd w:id="80"/>
      <w:bookmarkEnd w:id="81"/>
      <w:bookmarkEnd w:id="82"/>
      <w:bookmarkEnd w:id="83"/>
    </w:p>
    <w:p w14:paraId="3205D448">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820C5FB">
        <w:tblPrEx>
          <w:tblCellMar>
            <w:top w:w="0" w:type="dxa"/>
            <w:left w:w="0" w:type="dxa"/>
            <w:bottom w:w="0" w:type="dxa"/>
            <w:right w:w="0" w:type="dxa"/>
          </w:tblCellMar>
        </w:tblPrEx>
        <w:trPr>
          <w:jc w:val="center"/>
        </w:trPr>
        <w:tc>
          <w:tcPr>
            <w:tcW w:w="1134" w:type="dxa"/>
            <w:shd w:val="clear" w:color="auto" w:fill="auto"/>
            <w:vAlign w:val="center"/>
          </w:tcPr>
          <w:p w14:paraId="248B4DC5">
            <w:pPr>
              <w:adjustRightInd w:val="0"/>
              <w:snapToGrid w:val="0"/>
              <w:jc w:val="center"/>
              <w:rPr>
                <w:szCs w:val="21"/>
              </w:rPr>
            </w:pPr>
          </w:p>
        </w:tc>
        <w:tc>
          <w:tcPr>
            <w:tcW w:w="6849" w:type="dxa"/>
            <w:shd w:val="clear" w:color="auto" w:fill="auto"/>
            <w:vAlign w:val="center"/>
          </w:tcPr>
          <w:p w14:paraId="728DC45D">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34"/>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339165E6">
            <w:pPr>
              <w:adjustRightInd w:val="0"/>
              <w:snapToGrid w:val="0"/>
              <w:jc w:val="right"/>
              <w:rPr>
                <w:sz w:val="24"/>
                <w:szCs w:val="24"/>
              </w:rPr>
            </w:pPr>
            <w:r>
              <w:rPr>
                <w:sz w:val="24"/>
                <w:szCs w:val="24"/>
              </w:rPr>
              <w:t>（2-1）</w:t>
            </w:r>
          </w:p>
        </w:tc>
      </w:tr>
    </w:tbl>
    <w:p w14:paraId="22475285">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35"/>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04FF3B99">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1F26B3A">
        <w:tblPrEx>
          <w:tblCellMar>
            <w:top w:w="0" w:type="dxa"/>
            <w:left w:w="0" w:type="dxa"/>
            <w:bottom w:w="0" w:type="dxa"/>
            <w:right w:w="0" w:type="dxa"/>
          </w:tblCellMar>
        </w:tblPrEx>
        <w:trPr>
          <w:jc w:val="center"/>
        </w:trPr>
        <w:tc>
          <w:tcPr>
            <w:tcW w:w="1134" w:type="dxa"/>
            <w:shd w:val="clear" w:color="auto" w:fill="auto"/>
            <w:vAlign w:val="center"/>
          </w:tcPr>
          <w:p w14:paraId="03A14D6A">
            <w:pPr>
              <w:adjustRightInd w:val="0"/>
              <w:snapToGrid w:val="0"/>
              <w:jc w:val="center"/>
              <w:rPr>
                <w:szCs w:val="21"/>
              </w:rPr>
            </w:pPr>
          </w:p>
        </w:tc>
        <w:tc>
          <w:tcPr>
            <w:tcW w:w="6849" w:type="dxa"/>
            <w:shd w:val="clear" w:color="auto" w:fill="auto"/>
            <w:vAlign w:val="center"/>
          </w:tcPr>
          <w:p w14:paraId="32B4E6A1">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72A37886">
            <w:pPr>
              <w:adjustRightInd w:val="0"/>
              <w:snapToGrid w:val="0"/>
              <w:jc w:val="right"/>
              <w:rPr>
                <w:sz w:val="24"/>
                <w:szCs w:val="24"/>
              </w:rPr>
            </w:pPr>
            <w:r>
              <w:rPr>
                <w:sz w:val="24"/>
                <w:szCs w:val="24"/>
              </w:rPr>
              <w:t>（2-2）</w:t>
            </w:r>
          </w:p>
        </w:tc>
      </w:tr>
    </w:tbl>
    <w:p w14:paraId="53FB41BA">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72CA7697">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84" w:name="OLE_LINK4"/>
      <w:bookmarkStart w:id="85" w:name="OLE_LINK3"/>
      <w:r>
        <w:rPr>
          <w:sz w:val="24"/>
        </w:rPr>
        <w:t>，也可根据本隧道的环境条件和养护要求，采用专家评估法修订各分项权重值。</w:t>
      </w:r>
      <w:bookmarkEnd w:id="84"/>
      <w:bookmarkEnd w:id="85"/>
    </w:p>
    <w:p w14:paraId="1251BBB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2214B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3F54C2FF">
            <w:pPr>
              <w:snapToGrid w:val="0"/>
              <w:spacing w:before="62" w:beforeLines="20" w:after="62" w:afterLines="20"/>
              <w:ind w:left="91" w:leftChars="50" w:right="91" w:rightChars="50"/>
              <w:jc w:val="center"/>
              <w:rPr>
                <w:b/>
                <w:szCs w:val="21"/>
              </w:rPr>
            </w:pPr>
            <w:bookmarkStart w:id="86" w:name="_Toc319530335"/>
            <w:bookmarkStart w:id="87" w:name="_Toc351057251"/>
            <w:bookmarkStart w:id="88" w:name="_Toc321490481"/>
            <w:bookmarkStart w:id="89" w:name="_Toc335914682"/>
            <w:bookmarkStart w:id="90" w:name="_Toc319528683"/>
            <w:bookmarkStart w:id="91" w:name="_Toc323886770"/>
            <w:bookmarkStart w:id="92" w:name="_Toc335814038"/>
            <w:bookmarkStart w:id="93" w:name="_Toc319530249"/>
            <w:r>
              <w:rPr>
                <w:b/>
                <w:szCs w:val="21"/>
              </w:rPr>
              <w:t>分项</w:t>
            </w:r>
            <w:bookmarkEnd w:id="86"/>
            <w:bookmarkEnd w:id="87"/>
            <w:bookmarkEnd w:id="88"/>
            <w:bookmarkEnd w:id="89"/>
            <w:bookmarkEnd w:id="90"/>
            <w:bookmarkEnd w:id="91"/>
            <w:bookmarkEnd w:id="92"/>
            <w:bookmarkEnd w:id="93"/>
          </w:p>
        </w:tc>
        <w:tc>
          <w:tcPr>
            <w:tcW w:w="1773" w:type="dxa"/>
            <w:tcBorders>
              <w:top w:val="double" w:color="auto" w:sz="4" w:space="0"/>
            </w:tcBorders>
            <w:shd w:val="clear" w:color="auto" w:fill="auto"/>
            <w:vAlign w:val="center"/>
          </w:tcPr>
          <w:p w14:paraId="7C3226D9">
            <w:pPr>
              <w:snapToGrid w:val="0"/>
              <w:spacing w:before="62" w:beforeLines="20" w:after="62" w:afterLines="20"/>
              <w:ind w:left="91" w:leftChars="50" w:right="91" w:rightChars="50"/>
              <w:jc w:val="center"/>
              <w:rPr>
                <w:b/>
                <w:szCs w:val="21"/>
              </w:rPr>
            </w:pPr>
            <w:bookmarkStart w:id="94" w:name="_Toc319530250"/>
            <w:bookmarkStart w:id="95" w:name="_Toc319530336"/>
            <w:bookmarkStart w:id="96" w:name="_Toc321490482"/>
            <w:bookmarkStart w:id="97" w:name="_Toc323886771"/>
            <w:bookmarkStart w:id="98" w:name="_Toc319528684"/>
            <w:bookmarkStart w:id="99" w:name="_Toc335814039"/>
            <w:bookmarkStart w:id="100" w:name="_Toc351057252"/>
            <w:bookmarkStart w:id="101" w:name="_Toc335914683"/>
            <w:r>
              <w:rPr>
                <w:b/>
                <w:szCs w:val="21"/>
              </w:rPr>
              <w:t>分项权重</w:t>
            </w:r>
            <w:r>
              <w:rPr>
                <w:b/>
                <w:i/>
                <w:szCs w:val="21"/>
              </w:rPr>
              <w:t>w</w:t>
            </w:r>
            <w:r>
              <w:rPr>
                <w:b/>
                <w:szCs w:val="21"/>
                <w:vertAlign w:val="subscript"/>
              </w:rPr>
              <w:t>i</w:t>
            </w:r>
            <w:bookmarkEnd w:id="94"/>
            <w:bookmarkEnd w:id="95"/>
            <w:bookmarkEnd w:id="96"/>
            <w:bookmarkEnd w:id="97"/>
            <w:bookmarkEnd w:id="98"/>
            <w:bookmarkEnd w:id="99"/>
            <w:bookmarkEnd w:id="100"/>
            <w:bookmarkEnd w:id="101"/>
          </w:p>
        </w:tc>
        <w:tc>
          <w:tcPr>
            <w:tcW w:w="2085" w:type="dxa"/>
            <w:tcBorders>
              <w:top w:val="double" w:color="auto" w:sz="4" w:space="0"/>
            </w:tcBorders>
            <w:shd w:val="clear" w:color="auto" w:fill="auto"/>
            <w:vAlign w:val="center"/>
          </w:tcPr>
          <w:p w14:paraId="5B774D77">
            <w:pPr>
              <w:snapToGrid w:val="0"/>
              <w:spacing w:before="62" w:beforeLines="20" w:after="62" w:afterLines="20"/>
              <w:ind w:left="91" w:leftChars="50" w:right="91" w:rightChars="50"/>
              <w:jc w:val="center"/>
              <w:rPr>
                <w:b/>
                <w:szCs w:val="21"/>
              </w:rPr>
            </w:pPr>
            <w:bookmarkStart w:id="102" w:name="_Toc321490484"/>
            <w:bookmarkStart w:id="103" w:name="_Toc335814041"/>
            <w:bookmarkStart w:id="104" w:name="_Toc319530338"/>
            <w:bookmarkStart w:id="105" w:name="_Toc323886773"/>
            <w:bookmarkStart w:id="106" w:name="_Toc319528686"/>
            <w:bookmarkStart w:id="107" w:name="_Toc319530252"/>
            <w:bookmarkStart w:id="108" w:name="_Toc351057254"/>
            <w:bookmarkStart w:id="109" w:name="_Toc335914685"/>
            <w:r>
              <w:rPr>
                <w:b/>
                <w:szCs w:val="21"/>
              </w:rPr>
              <w:t>分项</w:t>
            </w:r>
            <w:bookmarkEnd w:id="102"/>
            <w:bookmarkEnd w:id="103"/>
            <w:bookmarkEnd w:id="104"/>
            <w:bookmarkEnd w:id="105"/>
            <w:bookmarkEnd w:id="106"/>
            <w:bookmarkEnd w:id="107"/>
            <w:bookmarkEnd w:id="108"/>
            <w:bookmarkEnd w:id="109"/>
          </w:p>
        </w:tc>
        <w:tc>
          <w:tcPr>
            <w:tcW w:w="1933" w:type="dxa"/>
            <w:tcBorders>
              <w:top w:val="double" w:color="auto" w:sz="4" w:space="0"/>
              <w:right w:val="double" w:color="auto" w:sz="4" w:space="0"/>
            </w:tcBorders>
            <w:shd w:val="clear" w:color="auto" w:fill="auto"/>
            <w:vAlign w:val="center"/>
          </w:tcPr>
          <w:p w14:paraId="091ECD94">
            <w:pPr>
              <w:snapToGrid w:val="0"/>
              <w:spacing w:before="62" w:beforeLines="20" w:after="62" w:afterLines="20"/>
              <w:ind w:left="91" w:leftChars="50" w:right="91" w:rightChars="50"/>
              <w:jc w:val="center"/>
              <w:rPr>
                <w:b/>
                <w:szCs w:val="21"/>
              </w:rPr>
            </w:pPr>
            <w:bookmarkStart w:id="110" w:name="_Toc319530253"/>
            <w:bookmarkStart w:id="111" w:name="_Toc319530339"/>
            <w:bookmarkStart w:id="112" w:name="_Toc335914686"/>
            <w:bookmarkStart w:id="113" w:name="_Toc351057255"/>
            <w:bookmarkStart w:id="114" w:name="_Toc335814042"/>
            <w:bookmarkStart w:id="115" w:name="_Toc323886774"/>
            <w:bookmarkStart w:id="116" w:name="_Toc321490485"/>
            <w:bookmarkStart w:id="117" w:name="_Toc319528687"/>
            <w:r>
              <w:rPr>
                <w:b/>
                <w:szCs w:val="21"/>
              </w:rPr>
              <w:t>分项权重</w:t>
            </w:r>
            <w:r>
              <w:rPr>
                <w:b/>
                <w:i/>
                <w:szCs w:val="21"/>
              </w:rPr>
              <w:t>w</w:t>
            </w:r>
            <w:r>
              <w:rPr>
                <w:b/>
                <w:szCs w:val="21"/>
                <w:vertAlign w:val="subscript"/>
              </w:rPr>
              <w:t>i</w:t>
            </w:r>
            <w:bookmarkEnd w:id="110"/>
            <w:bookmarkEnd w:id="111"/>
            <w:bookmarkEnd w:id="112"/>
            <w:bookmarkEnd w:id="113"/>
            <w:bookmarkEnd w:id="114"/>
            <w:bookmarkEnd w:id="115"/>
            <w:bookmarkEnd w:id="116"/>
            <w:bookmarkEnd w:id="117"/>
          </w:p>
        </w:tc>
      </w:tr>
      <w:tr w14:paraId="5A5DC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3C45183B">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61BAC39A">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0999C785">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6C37BB30">
            <w:pPr>
              <w:snapToGrid w:val="0"/>
              <w:spacing w:before="62" w:beforeLines="20" w:after="62" w:afterLines="20"/>
              <w:ind w:left="91" w:leftChars="50" w:right="91" w:rightChars="50"/>
              <w:jc w:val="center"/>
              <w:rPr>
                <w:szCs w:val="21"/>
              </w:rPr>
            </w:pPr>
            <w:bookmarkStart w:id="118" w:name="_Toc351057259"/>
            <w:r>
              <w:rPr>
                <w:szCs w:val="21"/>
              </w:rPr>
              <w:t>2</w:t>
            </w:r>
            <w:bookmarkEnd w:id="118"/>
          </w:p>
        </w:tc>
      </w:tr>
      <w:tr w14:paraId="34CA3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1F8B6289">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B2A581D">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43730C1B">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58FF83FB">
            <w:pPr>
              <w:snapToGrid w:val="0"/>
              <w:spacing w:before="62" w:beforeLines="20" w:after="62" w:afterLines="20"/>
              <w:ind w:left="91" w:leftChars="50" w:right="91" w:rightChars="50"/>
              <w:jc w:val="center"/>
              <w:rPr>
                <w:szCs w:val="21"/>
              </w:rPr>
            </w:pPr>
            <w:r>
              <w:rPr>
                <w:szCs w:val="21"/>
              </w:rPr>
              <w:t>6</w:t>
            </w:r>
          </w:p>
        </w:tc>
      </w:tr>
      <w:tr w14:paraId="08E19A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669AA596">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02A53024">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D6EBFCC">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637FCCD4">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53749A9">
            <w:pPr>
              <w:snapToGrid w:val="0"/>
              <w:spacing w:before="62" w:beforeLines="20" w:after="62" w:afterLines="20"/>
              <w:ind w:left="91" w:leftChars="50" w:right="91" w:rightChars="50"/>
              <w:jc w:val="center"/>
              <w:rPr>
                <w:szCs w:val="21"/>
              </w:rPr>
            </w:pPr>
            <w:r>
              <w:rPr>
                <w:szCs w:val="21"/>
              </w:rPr>
              <w:t>10</w:t>
            </w:r>
          </w:p>
        </w:tc>
      </w:tr>
      <w:tr w14:paraId="22BA6F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7AD02FD5">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D795F2C">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732A862F">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7C3108E6">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740CAB51">
            <w:pPr>
              <w:snapToGrid w:val="0"/>
              <w:spacing w:before="62" w:beforeLines="20" w:after="62" w:afterLines="20"/>
              <w:ind w:left="91" w:leftChars="50" w:right="91" w:rightChars="50"/>
              <w:jc w:val="center"/>
              <w:rPr>
                <w:szCs w:val="21"/>
              </w:rPr>
            </w:pPr>
            <w:r>
              <w:rPr>
                <w:szCs w:val="21"/>
              </w:rPr>
              <w:t>2</w:t>
            </w:r>
          </w:p>
        </w:tc>
      </w:tr>
      <w:tr w14:paraId="5A8DE6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3FC6F54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4396A51D">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5021918E">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7658DB09">
            <w:pPr>
              <w:snapToGrid w:val="0"/>
              <w:spacing w:before="62" w:beforeLines="20" w:after="62" w:afterLines="20"/>
              <w:ind w:left="91" w:leftChars="50" w:right="91" w:rightChars="50"/>
              <w:jc w:val="center"/>
              <w:rPr>
                <w:szCs w:val="21"/>
              </w:rPr>
            </w:pPr>
            <w:r>
              <w:rPr>
                <w:szCs w:val="21"/>
              </w:rPr>
              <w:t>5</w:t>
            </w:r>
          </w:p>
        </w:tc>
      </w:tr>
    </w:tbl>
    <w:p w14:paraId="0E2B7040">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9503B71">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4A6D09E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2C710825">
            <w:pPr>
              <w:snapToGrid w:val="0"/>
              <w:spacing w:before="62" w:beforeLines="20" w:after="62" w:afterLines="20"/>
              <w:ind w:left="91" w:leftChars="50" w:right="91" w:rightChars="50"/>
              <w:jc w:val="center"/>
              <w:rPr>
                <w:b/>
                <w:szCs w:val="21"/>
              </w:rPr>
            </w:pPr>
            <w:r>
              <w:rPr>
                <w:b/>
                <w:szCs w:val="21"/>
              </w:rPr>
              <w:t>技术状况</w:t>
            </w:r>
          </w:p>
          <w:p w14:paraId="6E81BBF6">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0AD7CC2C">
            <w:pPr>
              <w:snapToGrid w:val="0"/>
              <w:spacing w:before="62" w:beforeLines="20" w:after="62" w:afterLines="20"/>
              <w:ind w:left="91" w:leftChars="50" w:right="91" w:rightChars="50"/>
              <w:jc w:val="center"/>
              <w:rPr>
                <w:b/>
                <w:szCs w:val="21"/>
              </w:rPr>
            </w:pPr>
            <w:r>
              <w:rPr>
                <w:b/>
                <w:szCs w:val="21"/>
              </w:rPr>
              <w:t>隧道结构技术状况评定分类</w:t>
            </w:r>
          </w:p>
        </w:tc>
      </w:tr>
      <w:tr w14:paraId="46B5E45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14E8EFD3">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69C6B3E0">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742A77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6FC8E5A3">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61801B0">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260A93DF">
            <w:pPr>
              <w:snapToGrid w:val="0"/>
              <w:spacing w:before="62" w:beforeLines="20" w:after="62" w:afterLines="20"/>
              <w:ind w:left="91" w:leftChars="50" w:right="91" w:rightChars="50"/>
              <w:jc w:val="center"/>
              <w:rPr>
                <w:b/>
                <w:szCs w:val="21"/>
              </w:rPr>
            </w:pPr>
            <w:r>
              <w:rPr>
                <w:b/>
                <w:szCs w:val="21"/>
              </w:rPr>
              <w:t>5类</w:t>
            </w:r>
          </w:p>
        </w:tc>
      </w:tr>
      <w:tr w14:paraId="18D3BC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61B26DDE">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227DC5F8">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7C4F3D5">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57C642F3">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0166A021">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717A6787">
            <w:pPr>
              <w:snapToGrid w:val="0"/>
              <w:spacing w:before="62" w:beforeLines="20" w:after="62" w:afterLines="20"/>
              <w:ind w:left="91" w:leftChars="50" w:right="91" w:rightChars="50"/>
              <w:jc w:val="center"/>
              <w:rPr>
                <w:szCs w:val="21"/>
              </w:rPr>
            </w:pPr>
            <w:r>
              <w:rPr>
                <w:szCs w:val="21"/>
              </w:rPr>
              <w:t>＜40</w:t>
            </w:r>
          </w:p>
        </w:tc>
      </w:tr>
    </w:tbl>
    <w:p w14:paraId="7CB6170E">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2625593C">
      <w:pPr>
        <w:spacing w:line="360" w:lineRule="auto"/>
        <w:ind w:firstLine="424" w:firstLineChars="200"/>
        <w:rPr>
          <w:sz w:val="24"/>
        </w:rPr>
      </w:pPr>
      <w:r>
        <w:rPr>
          <w:sz w:val="24"/>
        </w:rPr>
        <w:t>（6）在公路隧道技术状况评定中，有下列情况之一时，隧道土建技术状况评定应评为5类隧道：</w:t>
      </w:r>
    </w:p>
    <w:p w14:paraId="1523BF1A">
      <w:pPr>
        <w:spacing w:line="360" w:lineRule="auto"/>
        <w:ind w:firstLine="424" w:firstLineChars="200"/>
        <w:rPr>
          <w:sz w:val="24"/>
        </w:rPr>
      </w:pPr>
      <w:r>
        <w:rPr>
          <w:sz w:val="24"/>
        </w:rPr>
        <w:t>1 隧道洞口边仰坡不稳定，出现严重的边坡滑动、落石等现象。</w:t>
      </w:r>
    </w:p>
    <w:p w14:paraId="4C806C2E">
      <w:pPr>
        <w:spacing w:line="360" w:lineRule="auto"/>
        <w:ind w:firstLine="424" w:firstLineChars="200"/>
        <w:rPr>
          <w:sz w:val="24"/>
        </w:rPr>
      </w:pPr>
      <w:r>
        <w:rPr>
          <w:sz w:val="24"/>
        </w:rPr>
        <w:t>2 隧道洞门结构大范围开裂、砌体断裂、脱落现象严重，可能危及行车道内的通行安全。</w:t>
      </w:r>
    </w:p>
    <w:p w14:paraId="2E6B3783">
      <w:pPr>
        <w:spacing w:line="360" w:lineRule="auto"/>
        <w:ind w:firstLine="424" w:firstLineChars="200"/>
        <w:rPr>
          <w:sz w:val="24"/>
        </w:rPr>
      </w:pPr>
      <w:r>
        <w:rPr>
          <w:sz w:val="24"/>
        </w:rPr>
        <w:t>3 隧道拱部衬砌出现大范围开裂、结构性裂缝深度贯穿衬砌混凝土。</w:t>
      </w:r>
    </w:p>
    <w:p w14:paraId="1F85AF54">
      <w:pPr>
        <w:spacing w:line="360" w:lineRule="auto"/>
        <w:ind w:firstLine="424" w:firstLineChars="200"/>
        <w:rPr>
          <w:sz w:val="24"/>
        </w:rPr>
      </w:pPr>
      <w:r>
        <w:rPr>
          <w:sz w:val="24"/>
        </w:rPr>
        <w:t>4 隧道衬砌结构发生明显的永久变形，且有危及结构安全和行车安全的趋势。</w:t>
      </w:r>
    </w:p>
    <w:p w14:paraId="3476ABEF">
      <w:pPr>
        <w:spacing w:line="360" w:lineRule="auto"/>
        <w:ind w:firstLine="424" w:firstLineChars="200"/>
        <w:rPr>
          <w:sz w:val="24"/>
        </w:rPr>
      </w:pPr>
      <w:r>
        <w:rPr>
          <w:sz w:val="24"/>
        </w:rPr>
        <w:t>5 地下水大规模涌流、喷射，路面出现涌泥沙或大面积严重积水等威胁交通安全的现象。</w:t>
      </w:r>
    </w:p>
    <w:p w14:paraId="16966B63">
      <w:pPr>
        <w:spacing w:line="360" w:lineRule="auto"/>
        <w:ind w:firstLine="424" w:firstLineChars="200"/>
        <w:rPr>
          <w:sz w:val="24"/>
        </w:rPr>
      </w:pPr>
      <w:r>
        <w:rPr>
          <w:sz w:val="24"/>
        </w:rPr>
        <w:t>6 隧道路面发生严重隆起，路面板严重错台、断裂，严重影响行车安全。</w:t>
      </w:r>
    </w:p>
    <w:p w14:paraId="44D2FC68">
      <w:pPr>
        <w:spacing w:line="360" w:lineRule="auto"/>
        <w:ind w:firstLine="424" w:firstLineChars="200"/>
        <w:rPr>
          <w:sz w:val="24"/>
        </w:rPr>
      </w:pPr>
      <w:r>
        <w:rPr>
          <w:sz w:val="24"/>
        </w:rPr>
        <w:t>7 隧道洞顶各种预埋件和悬吊件严重锈蚀或断裂，各种桥架和挂件出现严重变形或脱落。</w:t>
      </w:r>
    </w:p>
    <w:p w14:paraId="31C6AF7F">
      <w:pPr>
        <w:pStyle w:val="5"/>
        <w:spacing w:before="156"/>
      </w:pPr>
      <w:bookmarkStart w:id="119" w:name="_Toc181002950"/>
      <w:bookmarkStart w:id="120" w:name="_Toc5355"/>
      <w:bookmarkStart w:id="121" w:name="_Toc9885"/>
      <w:r>
        <w:t>其他工程技术状况评定方法</w:t>
      </w:r>
      <w:bookmarkEnd w:id="119"/>
      <w:bookmarkEnd w:id="120"/>
      <w:bookmarkEnd w:id="121"/>
    </w:p>
    <w:p w14:paraId="5C2D3FA9">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10270E1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5435EDF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2EEBCA62">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21640523">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0E482F0F">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4BF3432F">
            <w:pPr>
              <w:snapToGrid w:val="0"/>
              <w:spacing w:before="62" w:beforeLines="20" w:after="62" w:afterLines="20"/>
              <w:ind w:right="91" w:rightChars="50"/>
              <w:jc w:val="center"/>
              <w:rPr>
                <w:b/>
                <w:szCs w:val="21"/>
              </w:rPr>
            </w:pPr>
            <w:r>
              <w:rPr>
                <w:b/>
                <w:szCs w:val="21"/>
              </w:rPr>
              <w:t>权重</w:t>
            </w:r>
          </w:p>
        </w:tc>
      </w:tr>
      <w:tr w14:paraId="5FFFA95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1315316A">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3736E25B">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59EECF12">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38AC31E2">
            <w:pPr>
              <w:snapToGrid w:val="0"/>
              <w:spacing w:before="62" w:beforeLines="20" w:after="62" w:afterLines="20"/>
              <w:ind w:right="91" w:rightChars="50"/>
              <w:jc w:val="center"/>
              <w:rPr>
                <w:szCs w:val="21"/>
              </w:rPr>
            </w:pPr>
            <w:r>
              <w:rPr>
                <w:szCs w:val="21"/>
              </w:rPr>
              <w:t>3</w:t>
            </w:r>
          </w:p>
        </w:tc>
      </w:tr>
      <w:tr w14:paraId="0871E1E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7ABAEB5D">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61EF6CAD">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4652E505">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0C7E7662">
            <w:pPr>
              <w:snapToGrid w:val="0"/>
              <w:spacing w:before="62" w:beforeLines="20" w:after="62" w:afterLines="20"/>
              <w:ind w:right="91" w:rightChars="50"/>
              <w:jc w:val="center"/>
              <w:rPr>
                <w:szCs w:val="21"/>
              </w:rPr>
            </w:pPr>
            <w:r>
              <w:rPr>
                <w:szCs w:val="21"/>
              </w:rPr>
              <w:t>10</w:t>
            </w:r>
          </w:p>
        </w:tc>
      </w:tr>
      <w:tr w14:paraId="492A954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194FAB22">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18DC66FB">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5BBE4634">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37D2FCE7">
            <w:pPr>
              <w:snapToGrid w:val="0"/>
              <w:spacing w:before="62" w:beforeLines="20" w:after="62" w:afterLines="20"/>
              <w:ind w:right="91" w:rightChars="50"/>
              <w:jc w:val="center"/>
              <w:rPr>
                <w:szCs w:val="21"/>
              </w:rPr>
            </w:pPr>
            <w:r>
              <w:rPr>
                <w:szCs w:val="21"/>
              </w:rPr>
              <w:t>4</w:t>
            </w:r>
          </w:p>
        </w:tc>
      </w:tr>
      <w:tr w14:paraId="2387938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CD1182">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01F483">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16EEA0E">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366194A1">
            <w:pPr>
              <w:snapToGrid w:val="0"/>
              <w:spacing w:before="62" w:beforeLines="20" w:after="62" w:afterLines="20"/>
              <w:ind w:right="91" w:rightChars="50"/>
              <w:jc w:val="center"/>
              <w:rPr>
                <w:szCs w:val="21"/>
              </w:rPr>
            </w:pPr>
            <w:r>
              <w:rPr>
                <w:szCs w:val="21"/>
              </w:rPr>
              <w:t>2</w:t>
            </w:r>
          </w:p>
        </w:tc>
      </w:tr>
      <w:tr w14:paraId="509CC9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886CF6B">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7FE7BBE8">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ADC7303">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1FAA8015">
            <w:pPr>
              <w:snapToGrid w:val="0"/>
              <w:spacing w:before="62" w:beforeLines="20" w:after="62" w:afterLines="20"/>
              <w:ind w:right="91" w:rightChars="50"/>
              <w:jc w:val="center"/>
              <w:rPr>
                <w:szCs w:val="21"/>
              </w:rPr>
            </w:pPr>
            <w:r>
              <w:rPr>
                <w:szCs w:val="21"/>
              </w:rPr>
              <w:t>35</w:t>
            </w:r>
          </w:p>
        </w:tc>
      </w:tr>
    </w:tbl>
    <w:p w14:paraId="49EB01B0">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0BC8879">
        <w:tblPrEx>
          <w:tblCellMar>
            <w:top w:w="0" w:type="dxa"/>
            <w:left w:w="0" w:type="dxa"/>
            <w:bottom w:w="0" w:type="dxa"/>
            <w:right w:w="0" w:type="dxa"/>
          </w:tblCellMar>
        </w:tblPrEx>
        <w:trPr>
          <w:jc w:val="center"/>
        </w:trPr>
        <w:tc>
          <w:tcPr>
            <w:tcW w:w="1134" w:type="dxa"/>
            <w:shd w:val="clear" w:color="auto" w:fill="auto"/>
            <w:vAlign w:val="center"/>
          </w:tcPr>
          <w:p w14:paraId="709E658C">
            <w:pPr>
              <w:adjustRightInd w:val="0"/>
              <w:snapToGrid w:val="0"/>
              <w:jc w:val="center"/>
              <w:rPr>
                <w:szCs w:val="21"/>
              </w:rPr>
            </w:pPr>
          </w:p>
        </w:tc>
        <w:tc>
          <w:tcPr>
            <w:tcW w:w="6849" w:type="dxa"/>
            <w:shd w:val="clear" w:color="auto" w:fill="auto"/>
            <w:vAlign w:val="center"/>
          </w:tcPr>
          <w:p w14:paraId="2CFCB6E3">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37"/>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1DA3FD3F">
            <w:pPr>
              <w:adjustRightInd w:val="0"/>
              <w:snapToGrid w:val="0"/>
              <w:jc w:val="right"/>
              <w:rPr>
                <w:sz w:val="24"/>
                <w:szCs w:val="24"/>
              </w:rPr>
            </w:pPr>
            <w:r>
              <w:rPr>
                <w:sz w:val="24"/>
                <w:szCs w:val="24"/>
              </w:rPr>
              <w:t>（2-3）</w:t>
            </w:r>
          </w:p>
        </w:tc>
      </w:tr>
    </w:tbl>
    <w:p w14:paraId="61659CF6">
      <w:pPr>
        <w:spacing w:line="360" w:lineRule="auto"/>
        <w:ind w:firstLine="106" w:firstLineChars="50"/>
        <w:rPr>
          <w:sz w:val="24"/>
        </w:rPr>
      </w:pPr>
      <w:r>
        <w:rPr>
          <w:sz w:val="24"/>
        </w:rPr>
        <w:t>式中：</w:t>
      </w:r>
      <w:r>
        <w:rPr>
          <w:i/>
          <w:iCs/>
          <w:sz w:val="24"/>
        </w:rPr>
        <w:t>QTCI</w:t>
      </w:r>
      <w:r>
        <w:rPr>
          <w:sz w:val="24"/>
        </w:rPr>
        <w:t>―其他工程设施技术状况评分；</w:t>
      </w:r>
    </w:p>
    <w:p w14:paraId="1B18B92A">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7FC89EA4">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35FCE84D">
      <w:pPr>
        <w:tabs>
          <w:tab w:val="left" w:pos="540"/>
        </w:tabs>
        <w:spacing w:line="360" w:lineRule="auto"/>
        <w:ind w:firstLine="482"/>
        <w:rPr>
          <w:sz w:val="24"/>
        </w:rPr>
      </w:pPr>
      <w:r>
        <w:rPr>
          <w:sz w:val="24"/>
        </w:rPr>
        <w:t>其他工程设施技术状况可按3类评定，分类判断标准及界限宜按表2.2-2执行。</w:t>
      </w:r>
    </w:p>
    <w:p w14:paraId="4495B14E">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1F04298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0047EE4">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2C1A2CE3">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486F008C">
            <w:pPr>
              <w:snapToGrid w:val="0"/>
              <w:spacing w:before="62" w:beforeLines="20" w:after="62" w:afterLines="20"/>
              <w:ind w:right="91" w:rightChars="50"/>
              <w:jc w:val="center"/>
              <w:rPr>
                <w:b/>
                <w:szCs w:val="21"/>
              </w:rPr>
            </w:pPr>
            <w:r>
              <w:rPr>
                <w:b/>
                <w:szCs w:val="21"/>
              </w:rPr>
              <w:t>QTCI界限值</w:t>
            </w:r>
          </w:p>
        </w:tc>
      </w:tr>
      <w:tr w14:paraId="1924C6F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trHeight w:val="397" w:hRule="atLeast"/>
        </w:trPr>
        <w:tc>
          <w:tcPr>
            <w:tcW w:w="1933" w:type="dxa"/>
            <w:shd w:val="clear" w:color="auto" w:fill="auto"/>
            <w:vAlign w:val="center"/>
          </w:tcPr>
          <w:p w14:paraId="07FCA71A">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2317D4E">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48B7A673">
            <w:pPr>
              <w:snapToGrid w:val="0"/>
              <w:spacing w:before="62" w:beforeLines="20" w:after="62" w:afterLines="20"/>
              <w:ind w:right="91" w:rightChars="50"/>
              <w:jc w:val="center"/>
              <w:rPr>
                <w:szCs w:val="21"/>
              </w:rPr>
            </w:pPr>
            <w:r>
              <w:rPr>
                <w:szCs w:val="21"/>
              </w:rPr>
              <w:t>≥70</w:t>
            </w:r>
          </w:p>
        </w:tc>
      </w:tr>
      <w:tr w14:paraId="069EA22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3C762500">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3296FD84">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7200B7F5">
            <w:pPr>
              <w:snapToGrid w:val="0"/>
              <w:spacing w:before="62" w:beforeLines="20" w:after="62" w:afterLines="20"/>
              <w:ind w:right="91" w:rightChars="50"/>
              <w:jc w:val="center"/>
              <w:rPr>
                <w:szCs w:val="21"/>
              </w:rPr>
            </w:pPr>
            <w:r>
              <w:rPr>
                <w:szCs w:val="21"/>
              </w:rPr>
              <w:t>40～70</w:t>
            </w:r>
          </w:p>
        </w:tc>
      </w:tr>
      <w:tr w14:paraId="6C656BF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388291C0">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30E65EEB">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5D34AF00">
            <w:pPr>
              <w:snapToGrid w:val="0"/>
              <w:spacing w:before="62" w:beforeLines="20" w:after="62" w:afterLines="20"/>
              <w:ind w:right="91" w:rightChars="50"/>
              <w:jc w:val="center"/>
              <w:rPr>
                <w:szCs w:val="21"/>
              </w:rPr>
            </w:pPr>
            <w:r>
              <w:rPr>
                <w:szCs w:val="21"/>
              </w:rPr>
              <w:t>＜40</w:t>
            </w:r>
          </w:p>
        </w:tc>
      </w:tr>
    </w:tbl>
    <w:p w14:paraId="1FEF1F3F">
      <w:pPr>
        <w:pStyle w:val="4"/>
        <w:spacing w:before="156"/>
        <w:ind w:left="0"/>
        <w:rPr>
          <w:rFonts w:ascii="Times New Roman" w:hAnsi="Times New Roman"/>
        </w:rPr>
      </w:pPr>
      <w:bookmarkStart w:id="122" w:name="_Toc22191"/>
      <w:bookmarkStart w:id="123" w:name="_Toc738"/>
      <w:bookmarkStart w:id="124" w:name="_Toc181002951"/>
      <w:r>
        <w:rPr>
          <w:rFonts w:ascii="Times New Roman" w:hAnsi="Times New Roman"/>
        </w:rPr>
        <w:t>土建结构检查情况</w:t>
      </w:r>
      <w:bookmarkEnd w:id="122"/>
      <w:bookmarkEnd w:id="123"/>
      <w:bookmarkEnd w:id="124"/>
    </w:p>
    <w:p w14:paraId="7479EC1D">
      <w:pPr>
        <w:pStyle w:val="5"/>
        <w:numPr>
          <w:ilvl w:val="1"/>
          <w:numId w:val="0"/>
        </w:numPr>
        <w:spacing w:before="156"/>
      </w:pPr>
      <w:bookmarkStart w:id="125" w:name="_Toc30164"/>
      <w:bookmarkStart w:id="126" w:name="_Toc181002952"/>
      <w:bookmarkStart w:id="127" w:name="_Toc21974"/>
      <w:r>
        <w:t>3.1 左洞</w:t>
      </w:r>
      <w:bookmarkEnd w:id="125"/>
      <w:bookmarkEnd w:id="126"/>
      <w:bookmarkEnd w:id="127"/>
    </w:p>
    <w:p w14:paraId="7ACC15BF">
      <w:pPr>
        <w:pStyle w:val="6"/>
        <w:numPr>
          <w:ilvl w:val="2"/>
          <w:numId w:val="0"/>
        </w:numPr>
      </w:pPr>
      <w:bookmarkStart w:id="128" w:name="_Toc10371"/>
      <w:r>
        <w:t xml:space="preserve">3.1.1 </w:t>
      </w:r>
      <w:r>
        <w:rPr>
          <w:lang w:bidi="ar"/>
        </w:rPr>
        <w:t>洞口</w:t>
      </w:r>
      <w:bookmarkEnd w:id="128"/>
    </w:p>
    <w:p w14:paraId="40E0DEE0">
      <w:pPr>
        <w:spacing w:line="360" w:lineRule="auto"/>
        <w:ind w:firstLine="424" w:firstLineChars="200"/>
      </w:pPr>
      <w:r>
        <w:rPr>
          <w:sz w:val="24"/>
          <w:szCs w:val="24"/>
        </w:rPr>
        <w:t>洞口未见明显病害。</w:t>
      </w:r>
    </w:p>
    <w:p w14:paraId="6AD47B0F">
      <w:pPr>
        <w:pStyle w:val="6"/>
        <w:numPr>
          <w:ilvl w:val="2"/>
          <w:numId w:val="0"/>
        </w:numPr>
      </w:pPr>
      <w:bookmarkStart w:id="129" w:name="_Toc26573"/>
      <w:r>
        <w:t xml:space="preserve">3.1.2 </w:t>
      </w:r>
      <w:r>
        <w:rPr>
          <w:lang w:bidi="ar"/>
        </w:rPr>
        <w:t>洞门</w:t>
      </w:r>
      <w:bookmarkEnd w:id="129"/>
    </w:p>
    <w:p w14:paraId="56BA7CCB">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C0EACDE">
      <w:pPr>
        <w:pStyle w:val="6"/>
        <w:numPr>
          <w:ilvl w:val="2"/>
          <w:numId w:val="0"/>
        </w:numPr>
      </w:pPr>
      <w:bookmarkStart w:id="130" w:name="_Toc19679"/>
      <w:r>
        <w:t xml:space="preserve">3.1.3 </w:t>
      </w:r>
      <w:r>
        <w:rPr>
          <w:lang w:bidi="ar"/>
        </w:rPr>
        <w:t>衬砌</w:t>
      </w:r>
      <w:bookmarkEnd w:id="130"/>
    </w:p>
    <w:p w14:paraId="6FEE0D26">
      <w:pPr>
        <w:spacing w:line="360" w:lineRule="auto"/>
        <w:ind w:firstLine="424" w:firstLineChars="200"/>
        <w:rPr>
          <w:ins w:id="2070" w:author="刘崇麟" w:date="2024-12-20T10:01:17Z"/>
          <w:sz w:val="24"/>
          <w:szCs w:val="24"/>
        </w:rPr>
      </w:pPr>
      <w:r>
        <w:rPr>
          <w:sz w:val="24"/>
          <w:szCs w:val="24"/>
        </w:rPr>
        <w:t>1）衬砌破损</w:t>
      </w:r>
    </w:p>
    <w:p w14:paraId="377C5337">
      <w:pPr>
        <w:spacing w:line="360" w:lineRule="auto"/>
        <w:ind w:firstLine="424" w:firstLineChars="200"/>
        <w:rPr>
          <w:del w:id="2071" w:author="刘崇麟" w:date="2024-12-20T10:01:23Z"/>
          <w:sz w:val="24"/>
          <w:szCs w:val="24"/>
        </w:rPr>
      </w:pPr>
    </w:p>
    <w:p w14:paraId="578341CF">
      <w:pPr>
        <w:spacing w:line="240" w:lineRule="exact"/>
        <w:ind w:left="364" w:leftChars="200" w:firstLine="0" w:firstLineChars="0"/>
        <w:jc w:val="both"/>
        <w:rPr>
          <w:del w:id="2072" w:author="刘崇麟" w:date="2024-12-20T10:11:14Z"/>
          <w:rFonts w:hint="default" w:ascii="Times New Roman" w:hAnsi="Times New Roman" w:eastAsia="宋体" w:cs="Times New Roman"/>
          <w:snapToGrid w:val="0"/>
          <w:sz w:val="24"/>
          <w:szCs w:val="24"/>
          <w:lang w:val="en-US" w:eastAsia="zh-CN"/>
        </w:rPr>
      </w:pPr>
      <w:del w:id="2073" w:author="刘崇麟" w:date="2024-12-20T10:11:14Z">
        <w:r>
          <w:rPr>
            <w:rFonts w:hint="default" w:ascii="Times New Roman" w:hAnsi="Times New Roman" w:eastAsia="宋体" w:cs="Times New Roman"/>
            <w:snapToGrid w:val="0"/>
            <w:sz w:val="24"/>
            <w:szCs w:val="24"/>
            <w:lang w:val="en-US" w:eastAsia="zh-CN"/>
          </w:rPr>
          <w:delText>14</w:delText>
        </w:r>
      </w:del>
      <w:del w:id="2074" w:author="刘崇麟" w:date="2024-12-20T10:11:14Z">
        <w:r>
          <w:rPr>
            <w:rFonts w:hint="default" w:ascii="Times New Roman" w:hAnsi="Times New Roman" w:eastAsia="宋体" w:cs="Times New Roman"/>
            <w:snapToGrid w:val="0"/>
            <w:sz w:val="24"/>
            <w:szCs w:val="24"/>
          </w:rPr>
          <w:delText>处纵向裂缝，长</w:delText>
        </w:r>
      </w:del>
      <w:del w:id="2075" w:author="刘崇麟" w:date="2024-12-20T10:11:14Z">
        <w:r>
          <w:rPr>
            <w:rFonts w:hint="default" w:ascii="Times New Roman" w:hAnsi="Times New Roman" w:eastAsia="宋体" w:cs="Times New Roman"/>
            <w:snapToGrid w:val="0"/>
            <w:sz w:val="24"/>
            <w:szCs w:val="24"/>
            <w:lang w:val="en-US" w:eastAsia="zh-CN"/>
          </w:rPr>
          <w:delText>为48.71</w:delText>
        </w:r>
      </w:del>
      <w:del w:id="2076" w:author="刘崇麟" w:date="2024-12-20T10:11:14Z">
        <w:r>
          <w:rPr>
            <w:rFonts w:hint="default" w:ascii="Times New Roman" w:hAnsi="Times New Roman" w:eastAsia="宋体" w:cs="Times New Roman"/>
            <w:snapToGrid w:val="0"/>
            <w:sz w:val="24"/>
            <w:szCs w:val="24"/>
          </w:rPr>
          <w:delText>m，宽度为</w:delText>
        </w:r>
      </w:del>
      <w:del w:id="2077" w:author="刘崇麟" w:date="2024-12-20T10:11:14Z">
        <w:r>
          <w:rPr>
            <w:rFonts w:hint="default" w:ascii="Times New Roman" w:hAnsi="Times New Roman" w:eastAsia="宋体" w:cs="Times New Roman"/>
            <w:snapToGrid w:val="0"/>
            <w:sz w:val="24"/>
            <w:szCs w:val="24"/>
            <w:lang w:val="en-US" w:eastAsia="zh-CN"/>
          </w:rPr>
          <w:delText>0.21</w:delText>
        </w:r>
        <w:bookmarkStart w:id="131" w:name="OLE_LINK11"/>
        <w:r>
          <w:rPr>
            <w:rFonts w:hint="default" w:ascii="Times New Roman" w:hAnsi="Times New Roman" w:eastAsia="宋体" w:cs="Times New Roman"/>
            <w:snapToGrid w:val="0"/>
            <w:sz w:val="24"/>
            <w:szCs w:val="24"/>
            <w:lang w:val="en-US" w:eastAsia="zh-CN"/>
          </w:rPr>
          <w:delText>~</w:delText>
        </w:r>
        <w:bookmarkEnd w:id="131"/>
        <w:r>
          <w:rPr>
            <w:rFonts w:hint="default" w:ascii="Times New Roman" w:hAnsi="Times New Roman" w:eastAsia="宋体" w:cs="Times New Roman"/>
            <w:snapToGrid w:val="0"/>
            <w:sz w:val="24"/>
            <w:szCs w:val="24"/>
            <w:lang w:val="en-US" w:eastAsia="zh-CN"/>
          </w:rPr>
          <w:delText>0.38</w:delText>
        </w:r>
      </w:del>
      <w:del w:id="2078" w:author="刘崇麟" w:date="2024-12-20T10:11:14Z">
        <w:r>
          <w:rPr>
            <w:rFonts w:hint="default" w:ascii="Times New Roman" w:hAnsi="Times New Roman" w:eastAsia="宋体" w:cs="Times New Roman"/>
            <w:snapToGrid w:val="0"/>
            <w:sz w:val="24"/>
            <w:szCs w:val="24"/>
          </w:rPr>
          <w:delText>mm</w:delText>
        </w:r>
      </w:del>
      <w:del w:id="2079" w:author="刘崇麟" w:date="2024-12-20T10:11:14Z">
        <w:r>
          <w:rPr>
            <w:rFonts w:hint="default" w:ascii="Times New Roman" w:hAnsi="Times New Roman" w:eastAsia="宋体" w:cs="Times New Roman"/>
            <w:snapToGrid w:val="0"/>
            <w:sz w:val="24"/>
            <w:szCs w:val="24"/>
            <w:lang w:eastAsia="zh-CN"/>
          </w:rPr>
          <w:delText>。</w:delText>
        </w:r>
      </w:del>
      <w:del w:id="2080" w:author="刘崇麟" w:date="2024-12-20T10:11:14Z">
        <w:r>
          <w:rPr>
            <w:rFonts w:hint="default" w:ascii="Times New Roman" w:hAnsi="Times New Roman" w:eastAsia="宋体" w:cs="Times New Roman"/>
            <w:snapToGrid w:val="0"/>
            <w:sz w:val="24"/>
            <w:szCs w:val="24"/>
            <w:lang w:val="en-US" w:eastAsia="zh-CN"/>
          </w:rPr>
          <w:delText>3处环向裂缝，长为10.3</w:delText>
        </w:r>
      </w:del>
      <w:del w:id="2081" w:author="刘崇麟" w:date="2024-12-20T10:11:14Z">
        <w:r>
          <w:rPr>
            <w:rFonts w:hint="default" w:ascii="Times New Roman" w:hAnsi="Times New Roman" w:eastAsia="宋体" w:cs="Times New Roman"/>
            <w:snapToGrid w:val="0"/>
            <w:sz w:val="24"/>
            <w:szCs w:val="24"/>
          </w:rPr>
          <w:delText>m，</w:delText>
        </w:r>
      </w:del>
      <w:del w:id="2082" w:author="刘崇麟" w:date="2024-12-20T10:11:14Z">
        <w:r>
          <w:rPr>
            <w:rFonts w:hint="default" w:ascii="Times New Roman" w:hAnsi="Times New Roman" w:eastAsia="宋体" w:cs="Times New Roman"/>
            <w:snapToGrid w:val="0"/>
            <w:sz w:val="24"/>
            <w:szCs w:val="24"/>
            <w:lang w:val="en-US" w:eastAsia="zh-CN"/>
          </w:rPr>
          <w:delText>宽为0.32~0.42mm。2处斜向裂缝，长为1.38m，宽为0.24~0.33mm。</w:delText>
        </w:r>
      </w:del>
    </w:p>
    <w:p w14:paraId="0DA025FB">
      <w:pPr>
        <w:spacing w:line="360" w:lineRule="auto"/>
        <w:ind w:firstLine="424" w:firstLineChars="200"/>
        <w:jc w:val="left"/>
        <w:rPr>
          <w:rFonts w:hint="default" w:ascii="Times New Roman" w:hAnsi="Times New Roman" w:eastAsia="宋体" w:cs="Times New Roman"/>
          <w:snapToGrid/>
          <w:sz w:val="24"/>
          <w:szCs w:val="24"/>
          <w:lang w:val="en-US" w:eastAsia="zh-CN"/>
          <w:rPrChange w:id="2084" w:author="刘崇麟" w:date="2024-12-20T10:11:18Z">
            <w:rPr>
              <w:rFonts w:hint="default" w:ascii="Times New Roman" w:hAnsi="Times New Roman" w:eastAsia="宋体" w:cs="Times New Roman"/>
              <w:snapToGrid w:val="0"/>
              <w:sz w:val="24"/>
              <w:szCs w:val="24"/>
              <w:lang w:val="en-US" w:eastAsia="zh-CN"/>
            </w:rPr>
          </w:rPrChange>
        </w:rPr>
        <w:pPrChange w:id="2083" w:author="刘崇麟" w:date="2024-12-20T10:11:18Z">
          <w:pPr>
            <w:spacing w:line="240" w:lineRule="exact"/>
            <w:ind w:firstLine="424" w:firstLineChars="200"/>
            <w:jc w:val="both"/>
          </w:pPr>
        </w:pPrChange>
      </w:pPr>
      <w:ins w:id="2085" w:author="刘崇麟" w:date="2024-12-20T10:09:50Z">
        <w:r>
          <w:rPr>
            <w:rFonts w:hint="default" w:cs="Times New Roman"/>
            <w:snapToGrid/>
            <w:sz w:val="24"/>
            <w:szCs w:val="24"/>
            <w:lang w:val="en-US" w:eastAsia="zh-CN"/>
            <w:rPrChange w:id="2086" w:author="刘崇麟" w:date="2024-12-20T10:11:18Z">
              <w:rPr>
                <w:rFonts w:hint="eastAsia" w:cs="Times New Roman"/>
                <w:snapToGrid w:val="0"/>
                <w:sz w:val="24"/>
                <w:szCs w:val="24"/>
                <w:lang w:val="en-US" w:eastAsia="zh-CN"/>
              </w:rPr>
            </w:rPrChange>
          </w:rPr>
          <w:t>4</w:t>
        </w:r>
      </w:ins>
      <w:ins w:id="2087" w:author="刘崇麟" w:date="2024-12-20T10:09:52Z">
        <w:r>
          <w:rPr>
            <w:rFonts w:hint="default" w:cs="Times New Roman"/>
            <w:snapToGrid/>
            <w:sz w:val="24"/>
            <w:szCs w:val="24"/>
            <w:lang w:val="en-US" w:eastAsia="zh-CN"/>
            <w:rPrChange w:id="2088" w:author="刘崇麟" w:date="2024-12-20T10:11:18Z">
              <w:rPr>
                <w:rFonts w:hint="eastAsia" w:cs="Times New Roman"/>
                <w:snapToGrid w:val="0"/>
                <w:sz w:val="24"/>
                <w:szCs w:val="24"/>
                <w:lang w:val="en-US" w:eastAsia="zh-CN"/>
              </w:rPr>
            </w:rPrChange>
          </w:rPr>
          <w:t>处</w:t>
        </w:r>
      </w:ins>
      <w:ins w:id="2089" w:author="刘崇麟" w:date="2024-12-20T10:09:55Z">
        <w:r>
          <w:rPr>
            <w:rFonts w:hint="default" w:cs="Times New Roman"/>
            <w:snapToGrid/>
            <w:sz w:val="24"/>
            <w:szCs w:val="24"/>
            <w:lang w:val="en-US" w:eastAsia="zh-CN"/>
            <w:rPrChange w:id="2090" w:author="刘崇麟" w:date="2024-12-20T10:11:18Z">
              <w:rPr>
                <w:rFonts w:hint="eastAsia" w:cs="Times New Roman"/>
                <w:snapToGrid w:val="0"/>
                <w:sz w:val="24"/>
                <w:szCs w:val="24"/>
                <w:lang w:val="en-US" w:eastAsia="zh-CN"/>
              </w:rPr>
            </w:rPrChange>
          </w:rPr>
          <w:t>纵向裂缝</w:t>
        </w:r>
      </w:ins>
      <w:ins w:id="2091" w:author="刘崇麟" w:date="2024-12-20T10:09:56Z">
        <w:r>
          <w:rPr>
            <w:rFonts w:hint="default" w:cs="Times New Roman"/>
            <w:snapToGrid/>
            <w:sz w:val="24"/>
            <w:szCs w:val="24"/>
            <w:lang w:val="en-US" w:eastAsia="zh-CN"/>
            <w:rPrChange w:id="2092" w:author="刘崇麟" w:date="2024-12-20T10:11:18Z">
              <w:rPr>
                <w:rFonts w:hint="eastAsia" w:cs="Times New Roman"/>
                <w:snapToGrid w:val="0"/>
                <w:sz w:val="24"/>
                <w:szCs w:val="24"/>
                <w:lang w:val="en-US" w:eastAsia="zh-CN"/>
              </w:rPr>
            </w:rPrChange>
          </w:rPr>
          <w:t>，</w:t>
        </w:r>
      </w:ins>
      <w:ins w:id="2093" w:author="刘崇麟" w:date="2024-12-20T10:09:57Z">
        <w:r>
          <w:rPr>
            <w:rFonts w:hint="default" w:cs="Times New Roman"/>
            <w:snapToGrid/>
            <w:sz w:val="24"/>
            <w:szCs w:val="24"/>
            <w:lang w:val="en-US" w:eastAsia="zh-CN"/>
            <w:rPrChange w:id="2094" w:author="刘崇麟" w:date="2024-12-20T10:11:18Z">
              <w:rPr>
                <w:rFonts w:hint="eastAsia" w:cs="Times New Roman"/>
                <w:snapToGrid w:val="0"/>
                <w:sz w:val="24"/>
                <w:szCs w:val="24"/>
                <w:lang w:val="en-US" w:eastAsia="zh-CN"/>
              </w:rPr>
            </w:rPrChange>
          </w:rPr>
          <w:t>长</w:t>
        </w:r>
      </w:ins>
      <w:ins w:id="2095" w:author="刘崇麟" w:date="2024-12-20T10:10:10Z">
        <w:r>
          <w:rPr>
            <w:rFonts w:hint="default" w:cs="Times New Roman"/>
            <w:snapToGrid/>
            <w:sz w:val="24"/>
            <w:szCs w:val="24"/>
            <w:lang w:val="en-US" w:eastAsia="zh-CN"/>
            <w:rPrChange w:id="2096" w:author="刘崇麟" w:date="2024-12-20T10:11:18Z">
              <w:rPr>
                <w:rFonts w:hint="eastAsia" w:cs="Times New Roman"/>
                <w:snapToGrid w:val="0"/>
                <w:sz w:val="24"/>
                <w:szCs w:val="24"/>
                <w:lang w:val="en-US" w:eastAsia="zh-CN"/>
              </w:rPr>
            </w:rPrChange>
          </w:rPr>
          <w:t>为6</w:t>
        </w:r>
      </w:ins>
      <w:ins w:id="2097" w:author="刘崇麟" w:date="2024-12-20T10:10:11Z">
        <w:r>
          <w:rPr>
            <w:rFonts w:hint="default" w:cs="Times New Roman"/>
            <w:snapToGrid/>
            <w:sz w:val="24"/>
            <w:szCs w:val="24"/>
            <w:lang w:val="en-US" w:eastAsia="zh-CN"/>
            <w:rPrChange w:id="2098" w:author="刘崇麟" w:date="2024-12-20T10:11:18Z">
              <w:rPr>
                <w:rFonts w:hint="eastAsia" w:cs="Times New Roman"/>
                <w:snapToGrid w:val="0"/>
                <w:sz w:val="24"/>
                <w:szCs w:val="24"/>
                <w:lang w:val="en-US" w:eastAsia="zh-CN"/>
              </w:rPr>
            </w:rPrChange>
          </w:rPr>
          <w:t>.88</w:t>
        </w:r>
      </w:ins>
      <w:ins w:id="2099" w:author="刘崇麟" w:date="2024-12-20T10:10:12Z">
        <w:r>
          <w:rPr>
            <w:rFonts w:hint="default" w:cs="Times New Roman"/>
            <w:snapToGrid/>
            <w:sz w:val="24"/>
            <w:szCs w:val="24"/>
            <w:lang w:val="en-US" w:eastAsia="zh-CN"/>
            <w:rPrChange w:id="2100" w:author="刘崇麟" w:date="2024-12-20T10:11:18Z">
              <w:rPr>
                <w:rFonts w:hint="eastAsia" w:cs="Times New Roman"/>
                <w:snapToGrid w:val="0"/>
                <w:sz w:val="24"/>
                <w:szCs w:val="24"/>
                <w:lang w:val="en-US" w:eastAsia="zh-CN"/>
              </w:rPr>
            </w:rPrChange>
          </w:rPr>
          <w:t>m</w:t>
        </w:r>
      </w:ins>
      <w:ins w:id="2101" w:author="刘崇麟" w:date="2024-12-20T10:10:15Z">
        <w:r>
          <w:rPr>
            <w:rFonts w:hint="default" w:cs="Times New Roman"/>
            <w:snapToGrid/>
            <w:sz w:val="24"/>
            <w:szCs w:val="24"/>
            <w:lang w:val="en-US" w:eastAsia="zh-CN"/>
            <w:rPrChange w:id="2102" w:author="刘崇麟" w:date="2024-12-20T10:11:18Z">
              <w:rPr>
                <w:rFonts w:hint="eastAsia" w:cs="Times New Roman"/>
                <w:snapToGrid w:val="0"/>
                <w:sz w:val="24"/>
                <w:szCs w:val="24"/>
                <w:lang w:val="en-US" w:eastAsia="zh-CN"/>
              </w:rPr>
            </w:rPrChange>
          </w:rPr>
          <w:t>，</w:t>
        </w:r>
      </w:ins>
      <w:ins w:id="2103" w:author="刘崇麟" w:date="2024-12-20T10:10:16Z">
        <w:r>
          <w:rPr>
            <w:rFonts w:hint="default" w:cs="Times New Roman"/>
            <w:snapToGrid/>
            <w:sz w:val="24"/>
            <w:szCs w:val="24"/>
            <w:lang w:val="en-US" w:eastAsia="zh-CN"/>
            <w:rPrChange w:id="2104" w:author="刘崇麟" w:date="2024-12-20T10:11:18Z">
              <w:rPr>
                <w:rFonts w:hint="eastAsia" w:cs="Times New Roman"/>
                <w:snapToGrid w:val="0"/>
                <w:sz w:val="24"/>
                <w:szCs w:val="24"/>
                <w:lang w:val="en-US" w:eastAsia="zh-CN"/>
              </w:rPr>
            </w:rPrChange>
          </w:rPr>
          <w:t>宽度</w:t>
        </w:r>
      </w:ins>
      <w:ins w:id="2105" w:author="刘崇麟" w:date="2024-12-20T10:10:17Z">
        <w:r>
          <w:rPr>
            <w:rFonts w:hint="default" w:cs="Times New Roman"/>
            <w:snapToGrid/>
            <w:sz w:val="24"/>
            <w:szCs w:val="24"/>
            <w:lang w:val="en-US" w:eastAsia="zh-CN"/>
            <w:rPrChange w:id="2106" w:author="刘崇麟" w:date="2024-12-20T10:11:18Z">
              <w:rPr>
                <w:rFonts w:hint="eastAsia" w:cs="Times New Roman"/>
                <w:snapToGrid w:val="0"/>
                <w:sz w:val="24"/>
                <w:szCs w:val="24"/>
                <w:lang w:val="en-US" w:eastAsia="zh-CN"/>
              </w:rPr>
            </w:rPrChange>
          </w:rPr>
          <w:t>为</w:t>
        </w:r>
      </w:ins>
      <w:ins w:id="2107" w:author="刘崇麟" w:date="2024-12-20T10:10:22Z">
        <w:r>
          <w:rPr>
            <w:rFonts w:hint="default" w:cs="Times New Roman"/>
            <w:snapToGrid/>
            <w:sz w:val="24"/>
            <w:szCs w:val="24"/>
            <w:lang w:val="en-US" w:eastAsia="zh-CN"/>
            <w:rPrChange w:id="2108" w:author="刘崇麟" w:date="2024-12-20T10:11:18Z">
              <w:rPr>
                <w:rFonts w:hint="eastAsia" w:cs="Times New Roman"/>
                <w:snapToGrid w:val="0"/>
                <w:sz w:val="24"/>
                <w:szCs w:val="24"/>
                <w:lang w:val="en-US" w:eastAsia="zh-CN"/>
              </w:rPr>
            </w:rPrChange>
          </w:rPr>
          <w:t>0</w:t>
        </w:r>
      </w:ins>
      <w:ins w:id="2109" w:author="刘崇麟" w:date="2024-12-20T10:10:23Z">
        <w:r>
          <w:rPr>
            <w:rFonts w:hint="default" w:cs="Times New Roman"/>
            <w:snapToGrid/>
            <w:sz w:val="24"/>
            <w:szCs w:val="24"/>
            <w:lang w:val="en-US" w:eastAsia="zh-CN"/>
            <w:rPrChange w:id="2110" w:author="刘崇麟" w:date="2024-12-20T10:11:18Z">
              <w:rPr>
                <w:rFonts w:hint="eastAsia" w:cs="Times New Roman"/>
                <w:snapToGrid w:val="0"/>
                <w:sz w:val="24"/>
                <w:szCs w:val="24"/>
                <w:lang w:val="en-US" w:eastAsia="zh-CN"/>
              </w:rPr>
            </w:rPrChange>
          </w:rPr>
          <w:t>.21</w:t>
        </w:r>
      </w:ins>
      <w:ins w:id="2111" w:author="刘崇麟" w:date="2024-12-20T10:10:39Z">
        <w:r>
          <w:rPr>
            <w:rFonts w:hint="default" w:cs="Times New Roman"/>
            <w:snapToGrid/>
            <w:sz w:val="24"/>
            <w:szCs w:val="24"/>
            <w:lang w:val="en-US" w:eastAsia="zh-CN"/>
            <w:rPrChange w:id="2112" w:author="刘崇麟" w:date="2024-12-20T10:11:18Z">
              <w:rPr>
                <w:rFonts w:hint="eastAsia" w:cs="Times New Roman"/>
                <w:snapToGrid w:val="0"/>
                <w:sz w:val="24"/>
                <w:szCs w:val="24"/>
                <w:lang w:val="en-US" w:eastAsia="zh-CN"/>
              </w:rPr>
            </w:rPrChange>
          </w:rPr>
          <w:t>mm</w:t>
        </w:r>
      </w:ins>
      <w:ins w:id="2113" w:author="刘崇麟" w:date="2024-12-20T10:10:31Z">
        <w:r>
          <w:rPr>
            <w:rFonts w:hint="default" w:cs="Times New Roman"/>
            <w:snapToGrid/>
            <w:sz w:val="24"/>
            <w:szCs w:val="24"/>
            <w:lang w:val="en-US" w:eastAsia="zh-CN"/>
            <w:rPrChange w:id="2114" w:author="刘崇麟" w:date="2024-12-20T10:11:18Z">
              <w:rPr>
                <w:rFonts w:hint="eastAsia" w:cs="Times New Roman"/>
                <w:snapToGrid w:val="0"/>
                <w:sz w:val="24"/>
                <w:szCs w:val="24"/>
                <w:lang w:val="en-US" w:eastAsia="zh-CN"/>
              </w:rPr>
            </w:rPrChange>
          </w:rPr>
          <w:t>~</w:t>
        </w:r>
      </w:ins>
      <w:ins w:id="2115" w:author="刘崇麟" w:date="2024-12-20T10:10:32Z">
        <w:r>
          <w:rPr>
            <w:rFonts w:hint="default" w:cs="Times New Roman"/>
            <w:snapToGrid/>
            <w:sz w:val="24"/>
            <w:szCs w:val="24"/>
            <w:lang w:val="en-US" w:eastAsia="zh-CN"/>
            <w:rPrChange w:id="2116" w:author="刘崇麟" w:date="2024-12-20T10:11:18Z">
              <w:rPr>
                <w:rFonts w:hint="eastAsia" w:cs="Times New Roman"/>
                <w:snapToGrid w:val="0"/>
                <w:sz w:val="24"/>
                <w:szCs w:val="24"/>
                <w:lang w:val="en-US" w:eastAsia="zh-CN"/>
              </w:rPr>
            </w:rPrChange>
          </w:rPr>
          <w:t>0.</w:t>
        </w:r>
      </w:ins>
      <w:ins w:id="2117" w:author="赵翔-深圳" w:date="2024-12-20T20:11:35Z">
        <w:r>
          <w:rPr>
            <w:rFonts w:hint="eastAsia" w:cs="Times New Roman"/>
            <w:snapToGrid/>
            <w:sz w:val="24"/>
            <w:szCs w:val="24"/>
            <w:lang w:val="en-US" w:eastAsia="zh-CN"/>
          </w:rPr>
          <w:t>5</w:t>
        </w:r>
      </w:ins>
      <w:ins w:id="2118" w:author="刘崇麟" w:date="2024-12-20T10:10:32Z">
        <w:del w:id="2119" w:author="赵翔-深圳" w:date="2024-12-20T20:11:34Z">
          <w:r>
            <w:rPr>
              <w:rFonts w:hint="default" w:cs="Times New Roman"/>
              <w:snapToGrid/>
              <w:sz w:val="24"/>
              <w:szCs w:val="24"/>
              <w:lang w:val="en-US" w:eastAsia="zh-CN"/>
              <w:rPrChange w:id="2120" w:author="刘崇麟" w:date="2024-12-20T10:11:18Z">
                <w:rPr>
                  <w:rFonts w:hint="eastAsia" w:cs="Times New Roman"/>
                  <w:snapToGrid w:val="0"/>
                  <w:sz w:val="24"/>
                  <w:szCs w:val="24"/>
                  <w:lang w:val="en-US" w:eastAsia="zh-CN"/>
                </w:rPr>
              </w:rPrChange>
            </w:rPr>
            <w:delText>4</w:delText>
          </w:r>
        </w:del>
      </w:ins>
      <w:ins w:id="2121" w:author="赵翔-深圳" w:date="2024-12-20T20:11:38Z">
        <w:r>
          <w:rPr>
            <w:rFonts w:hint="eastAsia" w:cs="Times New Roman"/>
            <w:snapToGrid/>
            <w:sz w:val="24"/>
            <w:szCs w:val="24"/>
            <w:lang w:val="en-US" w:eastAsia="zh-CN"/>
          </w:rPr>
          <w:t>4</w:t>
        </w:r>
      </w:ins>
      <w:ins w:id="2122" w:author="刘崇麟" w:date="2024-12-20T10:10:32Z">
        <w:del w:id="2123" w:author="赵翔-深圳" w:date="2024-12-20T20:11:38Z">
          <w:r>
            <w:rPr>
              <w:rFonts w:hint="default" w:cs="Times New Roman"/>
              <w:snapToGrid/>
              <w:sz w:val="24"/>
              <w:szCs w:val="24"/>
              <w:lang w:val="en-US" w:eastAsia="zh-CN"/>
              <w:rPrChange w:id="2124" w:author="刘崇麟" w:date="2024-12-20T10:11:18Z">
                <w:rPr>
                  <w:rFonts w:hint="eastAsia" w:cs="Times New Roman"/>
                  <w:snapToGrid w:val="0"/>
                  <w:sz w:val="24"/>
                  <w:szCs w:val="24"/>
                  <w:lang w:val="en-US" w:eastAsia="zh-CN"/>
                </w:rPr>
              </w:rPrChange>
            </w:rPr>
            <w:delText>3</w:delText>
          </w:r>
        </w:del>
      </w:ins>
      <w:ins w:id="2125" w:author="刘崇麟" w:date="2024-12-20T10:10:34Z">
        <w:r>
          <w:rPr>
            <w:rFonts w:hint="default" w:cs="Times New Roman"/>
            <w:snapToGrid/>
            <w:sz w:val="24"/>
            <w:szCs w:val="24"/>
            <w:lang w:val="en-US" w:eastAsia="zh-CN"/>
            <w:rPrChange w:id="2126" w:author="刘崇麟" w:date="2024-12-20T10:11:18Z">
              <w:rPr>
                <w:rFonts w:hint="eastAsia" w:cs="Times New Roman"/>
                <w:snapToGrid w:val="0"/>
                <w:sz w:val="24"/>
                <w:szCs w:val="24"/>
                <w:lang w:val="en-US" w:eastAsia="zh-CN"/>
              </w:rPr>
            </w:rPrChange>
          </w:rPr>
          <w:t>mm</w:t>
        </w:r>
      </w:ins>
      <w:ins w:id="2127" w:author="刘崇麟" w:date="2024-12-20T10:10:42Z">
        <w:r>
          <w:rPr>
            <w:rFonts w:hint="default" w:cs="Times New Roman"/>
            <w:snapToGrid/>
            <w:sz w:val="24"/>
            <w:szCs w:val="24"/>
            <w:lang w:val="en-US" w:eastAsia="zh-CN"/>
            <w:rPrChange w:id="2128" w:author="刘崇麟" w:date="2024-12-20T10:11:18Z">
              <w:rPr>
                <w:rFonts w:hint="eastAsia" w:cs="Times New Roman"/>
                <w:snapToGrid w:val="0"/>
                <w:sz w:val="24"/>
                <w:szCs w:val="24"/>
                <w:lang w:val="en-US" w:eastAsia="zh-CN"/>
              </w:rPr>
            </w:rPrChange>
          </w:rPr>
          <w:t>。</w:t>
        </w:r>
      </w:ins>
      <w:ins w:id="2129" w:author="刘崇麟" w:date="2024-12-20T10:10:43Z">
        <w:r>
          <w:rPr>
            <w:rFonts w:hint="default" w:cs="Times New Roman"/>
            <w:snapToGrid/>
            <w:sz w:val="24"/>
            <w:szCs w:val="24"/>
            <w:lang w:val="en-US" w:eastAsia="zh-CN"/>
            <w:rPrChange w:id="2130" w:author="刘崇麟" w:date="2024-12-20T10:11:18Z">
              <w:rPr>
                <w:rFonts w:hint="eastAsia" w:cs="Times New Roman"/>
                <w:snapToGrid w:val="0"/>
                <w:sz w:val="24"/>
                <w:szCs w:val="24"/>
                <w:lang w:val="en-US" w:eastAsia="zh-CN"/>
              </w:rPr>
            </w:rPrChange>
          </w:rPr>
          <w:t>1</w:t>
        </w:r>
      </w:ins>
      <w:ins w:id="2131" w:author="刘崇麟" w:date="2024-12-20T10:10:44Z">
        <w:r>
          <w:rPr>
            <w:rFonts w:hint="default" w:cs="Times New Roman"/>
            <w:snapToGrid/>
            <w:sz w:val="24"/>
            <w:szCs w:val="24"/>
            <w:lang w:val="en-US" w:eastAsia="zh-CN"/>
            <w:rPrChange w:id="2132" w:author="刘崇麟" w:date="2024-12-20T10:11:18Z">
              <w:rPr>
                <w:rFonts w:hint="eastAsia" w:cs="Times New Roman"/>
                <w:snapToGrid w:val="0"/>
                <w:sz w:val="24"/>
                <w:szCs w:val="24"/>
                <w:lang w:val="en-US" w:eastAsia="zh-CN"/>
              </w:rPr>
            </w:rPrChange>
          </w:rPr>
          <w:t>处</w:t>
        </w:r>
      </w:ins>
      <w:ins w:id="2133" w:author="刘崇麟" w:date="2024-12-20T10:10:48Z">
        <w:r>
          <w:rPr>
            <w:rFonts w:hint="default" w:cs="Times New Roman"/>
            <w:snapToGrid/>
            <w:sz w:val="24"/>
            <w:szCs w:val="24"/>
            <w:lang w:val="en-US" w:eastAsia="zh-CN"/>
            <w:rPrChange w:id="2134" w:author="刘崇麟" w:date="2024-12-20T10:11:18Z">
              <w:rPr>
                <w:rFonts w:hint="eastAsia" w:cs="Times New Roman"/>
                <w:snapToGrid w:val="0"/>
                <w:sz w:val="24"/>
                <w:szCs w:val="24"/>
                <w:lang w:val="en-US" w:eastAsia="zh-CN"/>
              </w:rPr>
            </w:rPrChange>
          </w:rPr>
          <w:t>环向</w:t>
        </w:r>
      </w:ins>
      <w:ins w:id="2135" w:author="刘崇麟" w:date="2024-12-20T10:10:49Z">
        <w:r>
          <w:rPr>
            <w:rFonts w:hint="default" w:cs="Times New Roman"/>
            <w:snapToGrid/>
            <w:sz w:val="24"/>
            <w:szCs w:val="24"/>
            <w:lang w:val="en-US" w:eastAsia="zh-CN"/>
            <w:rPrChange w:id="2136" w:author="刘崇麟" w:date="2024-12-20T10:11:18Z">
              <w:rPr>
                <w:rFonts w:hint="eastAsia" w:cs="Times New Roman"/>
                <w:snapToGrid w:val="0"/>
                <w:sz w:val="24"/>
                <w:szCs w:val="24"/>
                <w:lang w:val="en-US" w:eastAsia="zh-CN"/>
              </w:rPr>
            </w:rPrChange>
          </w:rPr>
          <w:t>裂缝</w:t>
        </w:r>
      </w:ins>
      <w:ins w:id="2137" w:author="刘崇麟" w:date="2024-12-20T10:10:50Z">
        <w:r>
          <w:rPr>
            <w:rFonts w:hint="default" w:cs="Times New Roman"/>
            <w:snapToGrid/>
            <w:sz w:val="24"/>
            <w:szCs w:val="24"/>
            <w:lang w:val="en-US" w:eastAsia="zh-CN"/>
            <w:rPrChange w:id="2138" w:author="刘崇麟" w:date="2024-12-20T10:11:18Z">
              <w:rPr>
                <w:rFonts w:hint="eastAsia" w:cs="Times New Roman"/>
                <w:snapToGrid w:val="0"/>
                <w:sz w:val="24"/>
                <w:szCs w:val="24"/>
                <w:lang w:val="en-US" w:eastAsia="zh-CN"/>
              </w:rPr>
            </w:rPrChange>
          </w:rPr>
          <w:t>，</w:t>
        </w:r>
      </w:ins>
      <w:ins w:id="2139" w:author="刘崇麟" w:date="2024-12-20T10:10:51Z">
        <w:r>
          <w:rPr>
            <w:rFonts w:hint="default" w:cs="Times New Roman"/>
            <w:snapToGrid/>
            <w:sz w:val="24"/>
            <w:szCs w:val="24"/>
            <w:lang w:val="en-US" w:eastAsia="zh-CN"/>
            <w:rPrChange w:id="2140" w:author="刘崇麟" w:date="2024-12-20T10:11:18Z">
              <w:rPr>
                <w:rFonts w:hint="eastAsia" w:cs="Times New Roman"/>
                <w:snapToGrid w:val="0"/>
                <w:sz w:val="24"/>
                <w:szCs w:val="24"/>
                <w:lang w:val="en-US" w:eastAsia="zh-CN"/>
              </w:rPr>
            </w:rPrChange>
          </w:rPr>
          <w:t>长</w:t>
        </w:r>
      </w:ins>
      <w:ins w:id="2141" w:author="刘崇麟" w:date="2024-12-20T10:10:52Z">
        <w:r>
          <w:rPr>
            <w:rFonts w:hint="default" w:cs="Times New Roman"/>
            <w:snapToGrid/>
            <w:sz w:val="24"/>
            <w:szCs w:val="24"/>
            <w:lang w:val="en-US" w:eastAsia="zh-CN"/>
            <w:rPrChange w:id="2142" w:author="刘崇麟" w:date="2024-12-20T10:11:18Z">
              <w:rPr>
                <w:rFonts w:hint="eastAsia" w:cs="Times New Roman"/>
                <w:snapToGrid w:val="0"/>
                <w:sz w:val="24"/>
                <w:szCs w:val="24"/>
                <w:lang w:val="en-US" w:eastAsia="zh-CN"/>
              </w:rPr>
            </w:rPrChange>
          </w:rPr>
          <w:t>为</w:t>
        </w:r>
      </w:ins>
      <w:ins w:id="2143" w:author="刘崇麟" w:date="2024-12-20T10:10:53Z">
        <w:r>
          <w:rPr>
            <w:rFonts w:hint="default" w:cs="Times New Roman"/>
            <w:snapToGrid/>
            <w:sz w:val="24"/>
            <w:szCs w:val="24"/>
            <w:lang w:val="en-US" w:eastAsia="zh-CN"/>
            <w:rPrChange w:id="2144" w:author="刘崇麟" w:date="2024-12-20T10:11:18Z">
              <w:rPr>
                <w:rFonts w:hint="eastAsia" w:cs="Times New Roman"/>
                <w:snapToGrid w:val="0"/>
                <w:sz w:val="24"/>
                <w:szCs w:val="24"/>
                <w:lang w:val="en-US" w:eastAsia="zh-CN"/>
              </w:rPr>
            </w:rPrChange>
          </w:rPr>
          <w:t>1</w:t>
        </w:r>
      </w:ins>
      <w:ins w:id="2145" w:author="刘崇麟" w:date="2024-12-20T10:10:54Z">
        <w:r>
          <w:rPr>
            <w:rFonts w:hint="default" w:cs="Times New Roman"/>
            <w:snapToGrid/>
            <w:sz w:val="24"/>
            <w:szCs w:val="24"/>
            <w:lang w:val="en-US" w:eastAsia="zh-CN"/>
            <w:rPrChange w:id="2146" w:author="刘崇麟" w:date="2024-12-20T10:11:18Z">
              <w:rPr>
                <w:rFonts w:hint="eastAsia" w:cs="Times New Roman"/>
                <w:snapToGrid w:val="0"/>
                <w:sz w:val="24"/>
                <w:szCs w:val="24"/>
                <w:lang w:val="en-US" w:eastAsia="zh-CN"/>
              </w:rPr>
            </w:rPrChange>
          </w:rPr>
          <w:t>.52</w:t>
        </w:r>
      </w:ins>
      <w:ins w:id="2147" w:author="刘崇麟" w:date="2024-12-20T10:10:55Z">
        <w:r>
          <w:rPr>
            <w:rFonts w:hint="default" w:cs="Times New Roman"/>
            <w:snapToGrid/>
            <w:sz w:val="24"/>
            <w:szCs w:val="24"/>
            <w:lang w:val="en-US" w:eastAsia="zh-CN"/>
            <w:rPrChange w:id="2148" w:author="刘崇麟" w:date="2024-12-20T10:11:18Z">
              <w:rPr>
                <w:rFonts w:hint="eastAsia" w:cs="Times New Roman"/>
                <w:snapToGrid w:val="0"/>
                <w:sz w:val="24"/>
                <w:szCs w:val="24"/>
                <w:lang w:val="en-US" w:eastAsia="zh-CN"/>
              </w:rPr>
            </w:rPrChange>
          </w:rPr>
          <w:t>m</w:t>
        </w:r>
      </w:ins>
      <w:ins w:id="2149" w:author="刘崇麟" w:date="2024-12-20T10:10:56Z">
        <w:r>
          <w:rPr>
            <w:rFonts w:hint="default" w:cs="Times New Roman"/>
            <w:snapToGrid/>
            <w:sz w:val="24"/>
            <w:szCs w:val="24"/>
            <w:lang w:val="en-US" w:eastAsia="zh-CN"/>
            <w:rPrChange w:id="2150" w:author="刘崇麟" w:date="2024-12-20T10:11:18Z">
              <w:rPr>
                <w:rFonts w:hint="eastAsia" w:cs="Times New Roman"/>
                <w:snapToGrid w:val="0"/>
                <w:sz w:val="24"/>
                <w:szCs w:val="24"/>
                <w:lang w:val="en-US" w:eastAsia="zh-CN"/>
              </w:rPr>
            </w:rPrChange>
          </w:rPr>
          <w:t>，</w:t>
        </w:r>
      </w:ins>
      <w:ins w:id="2151" w:author="刘崇麟" w:date="2024-12-20T10:10:58Z">
        <w:r>
          <w:rPr>
            <w:rFonts w:hint="default" w:cs="Times New Roman"/>
            <w:snapToGrid/>
            <w:sz w:val="24"/>
            <w:szCs w:val="24"/>
            <w:lang w:val="en-US" w:eastAsia="zh-CN"/>
            <w:rPrChange w:id="2152" w:author="刘崇麟" w:date="2024-12-20T10:11:18Z">
              <w:rPr>
                <w:rFonts w:hint="eastAsia" w:cs="Times New Roman"/>
                <w:snapToGrid w:val="0"/>
                <w:sz w:val="24"/>
                <w:szCs w:val="24"/>
                <w:lang w:val="en-US" w:eastAsia="zh-CN"/>
              </w:rPr>
            </w:rPrChange>
          </w:rPr>
          <w:t>宽</w:t>
        </w:r>
      </w:ins>
      <w:ins w:id="2153" w:author="刘崇麟" w:date="2024-12-20T10:10:59Z">
        <w:r>
          <w:rPr>
            <w:rFonts w:hint="default" w:cs="Times New Roman"/>
            <w:snapToGrid/>
            <w:sz w:val="24"/>
            <w:szCs w:val="24"/>
            <w:lang w:val="en-US" w:eastAsia="zh-CN"/>
            <w:rPrChange w:id="2154" w:author="刘崇麟" w:date="2024-12-20T10:11:18Z">
              <w:rPr>
                <w:rFonts w:hint="eastAsia" w:cs="Times New Roman"/>
                <w:snapToGrid w:val="0"/>
                <w:sz w:val="24"/>
                <w:szCs w:val="24"/>
                <w:lang w:val="en-US" w:eastAsia="zh-CN"/>
              </w:rPr>
            </w:rPrChange>
          </w:rPr>
          <w:t>为</w:t>
        </w:r>
      </w:ins>
      <w:ins w:id="2155" w:author="刘崇麟" w:date="2024-12-20T10:11:04Z">
        <w:r>
          <w:rPr>
            <w:rFonts w:hint="default" w:cs="Times New Roman"/>
            <w:snapToGrid/>
            <w:sz w:val="24"/>
            <w:szCs w:val="24"/>
            <w:lang w:val="en-US" w:eastAsia="zh-CN"/>
            <w:rPrChange w:id="2156" w:author="刘崇麟" w:date="2024-12-20T10:11:18Z">
              <w:rPr>
                <w:rFonts w:hint="eastAsia" w:cs="Times New Roman"/>
                <w:snapToGrid w:val="0"/>
                <w:sz w:val="24"/>
                <w:szCs w:val="24"/>
                <w:lang w:val="en-US" w:eastAsia="zh-CN"/>
              </w:rPr>
            </w:rPrChange>
          </w:rPr>
          <w:t>0.2</w:t>
        </w:r>
      </w:ins>
      <w:ins w:id="2157" w:author="刘崇麟" w:date="2024-12-20T10:11:05Z">
        <w:r>
          <w:rPr>
            <w:rFonts w:hint="default" w:cs="Times New Roman"/>
            <w:snapToGrid/>
            <w:sz w:val="24"/>
            <w:szCs w:val="24"/>
            <w:lang w:val="en-US" w:eastAsia="zh-CN"/>
            <w:rPrChange w:id="2158" w:author="刘崇麟" w:date="2024-12-20T10:11:18Z">
              <w:rPr>
                <w:rFonts w:hint="eastAsia" w:cs="Times New Roman"/>
                <w:snapToGrid w:val="0"/>
                <w:sz w:val="24"/>
                <w:szCs w:val="24"/>
                <w:lang w:val="en-US" w:eastAsia="zh-CN"/>
              </w:rPr>
            </w:rPrChange>
          </w:rPr>
          <w:t>7</w:t>
        </w:r>
      </w:ins>
      <w:ins w:id="2159" w:author="刘崇麟" w:date="2024-12-20T10:11:06Z">
        <w:r>
          <w:rPr>
            <w:rFonts w:hint="default" w:cs="Times New Roman"/>
            <w:snapToGrid/>
            <w:sz w:val="24"/>
            <w:szCs w:val="24"/>
            <w:lang w:val="en-US" w:eastAsia="zh-CN"/>
            <w:rPrChange w:id="2160" w:author="刘崇麟" w:date="2024-12-20T10:11:18Z">
              <w:rPr>
                <w:rFonts w:hint="eastAsia" w:cs="Times New Roman"/>
                <w:snapToGrid w:val="0"/>
                <w:sz w:val="24"/>
                <w:szCs w:val="24"/>
                <w:lang w:val="en-US" w:eastAsia="zh-CN"/>
              </w:rPr>
            </w:rPrChange>
          </w:rPr>
          <w:t>mm</w:t>
        </w:r>
      </w:ins>
      <w:ins w:id="2161" w:author="刘崇麟" w:date="2024-12-20T10:11:07Z">
        <w:r>
          <w:rPr>
            <w:rFonts w:hint="default" w:cs="Times New Roman"/>
            <w:snapToGrid/>
            <w:sz w:val="24"/>
            <w:szCs w:val="24"/>
            <w:lang w:val="en-US" w:eastAsia="zh-CN"/>
            <w:rPrChange w:id="2162" w:author="刘崇麟" w:date="2024-12-20T10:11:18Z">
              <w:rPr>
                <w:rFonts w:hint="eastAsia" w:cs="Times New Roman"/>
                <w:snapToGrid w:val="0"/>
                <w:sz w:val="24"/>
                <w:szCs w:val="24"/>
                <w:lang w:val="en-US" w:eastAsia="zh-CN"/>
              </w:rPr>
            </w:rPrChange>
          </w:rPr>
          <w:t>。</w:t>
        </w:r>
      </w:ins>
    </w:p>
    <w:p w14:paraId="11DA09AC">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.3-1，照片3.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w:t>
      </w:r>
      <w:r>
        <w:rPr>
          <w:rFonts w:hint="default" w:ascii="Times New Roman" w:hAnsi="Times New Roman" w:cs="Times New Roman"/>
          <w:sz w:val="24"/>
          <w:szCs w:val="24"/>
          <w:lang w:val="en-US" w:eastAsia="zh-CN"/>
        </w:rPr>
        <w:t>-3.1.3.</w:t>
      </w:r>
      <w:del w:id="2163" w:author="刘崇麟" w:date="2024-12-20T10:09:38Z">
        <w:r>
          <w:rPr>
            <w:rFonts w:hint="default" w:ascii="Times New Roman" w:hAnsi="Times New Roman" w:cs="Times New Roman"/>
            <w:sz w:val="24"/>
            <w:szCs w:val="24"/>
            <w:lang w:val="en-US" w:eastAsia="zh-CN"/>
          </w:rPr>
          <w:delText>4</w:delText>
        </w:r>
      </w:del>
      <w:ins w:id="2164" w:author="赵翔-深圳" w:date="2024-12-20T20:18:10Z">
        <w:r>
          <w:rPr>
            <w:rFonts w:hint="eastAsia" w:cs="Times New Roman"/>
            <w:sz w:val="24"/>
            <w:szCs w:val="24"/>
            <w:lang w:val="en-US" w:eastAsia="zh-CN"/>
          </w:rPr>
          <w:t>4</w:t>
        </w:r>
      </w:ins>
      <w:ins w:id="2165" w:author="刘崇麟" w:date="2024-12-20T10:09:38Z">
        <w:del w:id="2166" w:author="赵翔-深圳" w:date="2024-12-20T20:18:10Z">
          <w:r>
            <w:rPr>
              <w:rFonts w:hint="eastAsia" w:cs="Times New Roman"/>
              <w:sz w:val="24"/>
              <w:szCs w:val="24"/>
              <w:lang w:val="en-US" w:eastAsia="zh-CN"/>
            </w:rPr>
            <w:delText>3</w:delText>
          </w:r>
        </w:del>
      </w:ins>
      <w:r>
        <w:rPr>
          <w:rFonts w:hint="default" w:ascii="Times New Roman" w:hAnsi="Times New Roman" w:cs="Times New Roman"/>
          <w:sz w:val="24"/>
          <w:szCs w:val="24"/>
        </w:rPr>
        <w:t>。</w:t>
      </w:r>
    </w:p>
    <w:p w14:paraId="2430E235">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p w14:paraId="08C95663">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0252CC0A">
      <w:pPr>
        <w:spacing w:line="240" w:lineRule="exact"/>
        <w:ind w:left="414" w:leftChars="228" w:firstLine="0" w:firstLineChars="0"/>
        <w:jc w:val="both"/>
        <w:rPr>
          <w:rFonts w:hint="default" w:ascii="Times New Roman" w:hAnsi="Times New Roman" w:eastAsia="楷体_GB2312" w:cs="Times New Roman"/>
          <w:snapToGrid w:val="0"/>
          <w:sz w:val="24"/>
          <w:szCs w:val="24"/>
          <w:lang w:val="en-US" w:eastAsia="zh-CN"/>
        </w:rPr>
      </w:pP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451D2F5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7ACD822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4A18B0E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4190E41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522BAF5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2465F8E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9DFE44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35376AA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4FEC2E3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02DA9EE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1914A8BD">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0026EF1C">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781A6E59">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47C7E2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44EF8B4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7D02FCE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4683F19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69EB4E92">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63D96E78">
            <w:pPr>
              <w:jc w:val="center"/>
              <w:rPr>
                <w:rFonts w:hint="default" w:ascii="Times New Roman" w:hAnsi="Times New Roman" w:eastAsia="宋体" w:cs="Times New Roman"/>
                <w:sz w:val="21"/>
                <w:szCs w:val="21"/>
              </w:rPr>
            </w:pPr>
          </w:p>
        </w:tc>
      </w:tr>
      <w:tr w14:paraId="486D0A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23F9BE5">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738A4F48">
            <w:pPr>
              <w:keepNext w:val="0"/>
              <w:keepLines w:val="0"/>
              <w:widowControl/>
              <w:suppressLineNumbers w:val="0"/>
              <w:jc w:val="center"/>
              <w:textAlignment w:val="center"/>
              <w:rPr>
                <w:rFonts w:hint="default" w:ascii="Times New Roman" w:hAnsi="Times New Roman" w:eastAsia="宋体" w:cs="Times New Roman"/>
                <w:sz w:val="21"/>
                <w:szCs w:val="21"/>
                <w:lang w:val="en-US"/>
              </w:rPr>
            </w:pPr>
            <w:ins w:id="2167" w:author="刘崇麟" w:date="2024-12-20T10:02:03Z">
              <w:r>
                <w:rPr>
                  <w:rFonts w:hint="default" w:ascii="Times New Roman" w:hAnsi="Times New Roman" w:eastAsia="宋体" w:cs="Times New Roman"/>
                  <w:i w:val="0"/>
                  <w:iCs w:val="0"/>
                  <w:color w:val="000000"/>
                  <w:kern w:val="0"/>
                  <w:sz w:val="21"/>
                  <w:szCs w:val="21"/>
                  <w:u w:val="none"/>
                  <w:lang w:val="en-US" w:eastAsia="zh-CN" w:bidi="ar"/>
                </w:rPr>
                <w:t>ZK53+505.9</w:t>
              </w:r>
            </w:ins>
            <w:del w:id="2168" w:author="刘崇麟" w:date="2024-12-20T10:02:03Z">
              <w:r>
                <w:rPr>
                  <w:rFonts w:hint="default" w:ascii="Times New Roman" w:hAnsi="Times New Roman" w:eastAsia="宋体" w:cs="Times New Roman"/>
                  <w:i w:val="0"/>
                  <w:iCs w:val="0"/>
                  <w:color w:val="000000"/>
                  <w:kern w:val="0"/>
                  <w:sz w:val="21"/>
                  <w:szCs w:val="21"/>
                  <w:u w:val="none"/>
                  <w:lang w:val="en-US" w:eastAsia="zh-CN" w:bidi="ar"/>
                </w:rPr>
                <w:delText>ZK312+327.1</w:delText>
              </w:r>
            </w:del>
          </w:p>
        </w:tc>
        <w:tc>
          <w:tcPr>
            <w:tcW w:w="1710" w:type="dxa"/>
            <w:shd w:val="clear" w:color="auto" w:fill="auto"/>
            <w:vAlign w:val="center"/>
          </w:tcPr>
          <w:p w14:paraId="4025311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69" w:author="刘崇麟" w:date="2024-12-20T10:02:11Z">
              <w:bookmarkStart w:id="132" w:name="OLE_LINK5"/>
              <w:r>
                <w:rPr>
                  <w:rFonts w:hint="default" w:ascii="Times New Roman" w:hAnsi="Times New Roman" w:eastAsia="宋体" w:cs="Times New Roman"/>
                  <w:i w:val="0"/>
                  <w:iCs w:val="0"/>
                  <w:color w:val="000000"/>
                  <w:kern w:val="0"/>
                  <w:sz w:val="21"/>
                  <w:szCs w:val="21"/>
                  <w:u w:val="none"/>
                  <w:lang w:val="en-US" w:eastAsia="zh-CN" w:bidi="ar"/>
                </w:rPr>
                <w:t>纵向裂缝</w:t>
              </w:r>
              <w:bookmarkEnd w:id="132"/>
            </w:ins>
            <w:del w:id="2170" w:author="刘崇麟" w:date="2024-12-20T10:02:11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5242121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71" w:author="刘崇麟" w:date="2024-12-20T10:02:17Z">
              <w:bookmarkStart w:id="133" w:name="OLE_LINK2"/>
              <w:r>
                <w:rPr>
                  <w:rFonts w:hint="default" w:ascii="Times New Roman" w:hAnsi="Times New Roman" w:eastAsia="宋体" w:cs="Times New Roman"/>
                  <w:i w:val="0"/>
                  <w:iCs w:val="0"/>
                  <w:color w:val="000000"/>
                  <w:kern w:val="0"/>
                  <w:sz w:val="21"/>
                  <w:szCs w:val="21"/>
                  <w:u w:val="none"/>
                  <w:lang w:val="en-US" w:eastAsia="zh-CN" w:bidi="ar"/>
                </w:rPr>
                <w:t>右边墙</w:t>
              </w:r>
              <w:bookmarkEnd w:id="133"/>
            </w:ins>
            <w:del w:id="2172" w:author="刘崇麟" w:date="2024-12-20T10:02: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6F12F20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73" w:author="刘崇麟" w:date="2024-12-20T10:02:30Z">
              <w:r>
                <w:rPr>
                  <w:rFonts w:hint="default" w:ascii="Times New Roman" w:hAnsi="Times New Roman" w:eastAsia="宋体" w:cs="Times New Roman"/>
                  <w:i w:val="0"/>
                  <w:iCs w:val="0"/>
                  <w:color w:val="000000"/>
                  <w:kern w:val="0"/>
                  <w:sz w:val="21"/>
                  <w:szCs w:val="21"/>
                  <w:u w:val="none"/>
                  <w:lang w:val="en-US" w:eastAsia="zh-CN" w:bidi="ar"/>
                </w:rPr>
                <w:t>1.93</w:t>
              </w:r>
            </w:ins>
            <w:del w:id="2174" w:author="刘崇麟" w:date="2024-12-20T10:02:30Z">
              <w:r>
                <w:rPr>
                  <w:rFonts w:hint="default" w:ascii="Times New Roman" w:hAnsi="Times New Roman" w:eastAsia="宋体" w:cs="Times New Roman"/>
                  <w:i w:val="0"/>
                  <w:iCs w:val="0"/>
                  <w:color w:val="000000"/>
                  <w:kern w:val="0"/>
                  <w:sz w:val="21"/>
                  <w:szCs w:val="21"/>
                  <w:u w:val="none"/>
                  <w:lang w:val="en-US" w:eastAsia="zh-CN" w:bidi="ar"/>
                </w:rPr>
                <w:delText>5.89</w:delText>
              </w:r>
            </w:del>
          </w:p>
        </w:tc>
        <w:tc>
          <w:tcPr>
            <w:tcW w:w="1080" w:type="dxa"/>
            <w:shd w:val="clear" w:color="auto" w:fill="auto"/>
            <w:vAlign w:val="center"/>
          </w:tcPr>
          <w:p w14:paraId="79F0EA2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75" w:author="刘崇麟" w:date="2024-12-20T10:02:58Z">
              <w:r>
                <w:rPr>
                  <w:rFonts w:hint="default" w:ascii="Times New Roman" w:hAnsi="Times New Roman" w:eastAsia="宋体" w:cs="Times New Roman"/>
                  <w:i w:val="0"/>
                  <w:iCs w:val="0"/>
                  <w:color w:val="000000"/>
                  <w:kern w:val="0"/>
                  <w:sz w:val="21"/>
                  <w:szCs w:val="21"/>
                  <w:u w:val="none"/>
                  <w:lang w:val="en-US" w:eastAsia="zh-CN" w:bidi="ar"/>
                </w:rPr>
                <w:t>0.43</w:t>
              </w:r>
            </w:ins>
            <w:del w:id="2176" w:author="刘崇麟" w:date="2024-12-20T10:02:58Z">
              <w:r>
                <w:rPr>
                  <w:rFonts w:hint="default" w:ascii="Times New Roman" w:hAnsi="Times New Roman" w:eastAsia="宋体" w:cs="Times New Roman"/>
                  <w:i w:val="0"/>
                  <w:iCs w:val="0"/>
                  <w:color w:val="000000"/>
                  <w:kern w:val="0"/>
                  <w:sz w:val="21"/>
                  <w:szCs w:val="21"/>
                  <w:u w:val="none"/>
                  <w:lang w:val="en-US" w:eastAsia="zh-CN" w:bidi="ar"/>
                </w:rPr>
                <w:delText>0.21</w:delText>
              </w:r>
            </w:del>
          </w:p>
        </w:tc>
        <w:tc>
          <w:tcPr>
            <w:tcW w:w="1005" w:type="dxa"/>
            <w:shd w:val="clear" w:color="auto" w:fill="auto"/>
            <w:vAlign w:val="center"/>
          </w:tcPr>
          <w:p w14:paraId="044E2C9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bookmarkStart w:id="134" w:name="OLE_LINK12"/>
            <w:r>
              <w:rPr>
                <w:rFonts w:hint="default" w:ascii="Times New Roman" w:hAnsi="Times New Roman" w:eastAsia="宋体" w:cs="Times New Roman"/>
                <w:sz w:val="21"/>
                <w:szCs w:val="21"/>
                <w:lang w:val="en-US" w:eastAsia="zh-CN"/>
              </w:rPr>
              <w:t>/</w:t>
            </w:r>
            <w:bookmarkEnd w:id="134"/>
          </w:p>
        </w:tc>
        <w:tc>
          <w:tcPr>
            <w:tcW w:w="660" w:type="dxa"/>
            <w:shd w:val="clear" w:color="auto" w:fill="auto"/>
            <w:vAlign w:val="center"/>
          </w:tcPr>
          <w:p w14:paraId="0D0001DE">
            <w:pPr>
              <w:jc w:val="center"/>
              <w:rPr>
                <w:rFonts w:hint="default" w:ascii="Times New Roman" w:hAnsi="Times New Roman" w:eastAsia="宋体" w:cs="Times New Roman"/>
                <w:sz w:val="21"/>
                <w:szCs w:val="21"/>
                <w:lang w:val="en-US" w:eastAsia="zh-CN"/>
              </w:rPr>
            </w:pPr>
            <w:ins w:id="2177" w:author="刘崇麟" w:date="2024-12-20T10:03:18Z">
              <w:r>
                <w:rPr>
                  <w:rFonts w:hint="default" w:ascii="Times New Roman" w:hAnsi="Times New Roman" w:eastAsia="宋体" w:cs="Times New Roman"/>
                  <w:sz w:val="21"/>
                  <w:szCs w:val="21"/>
                  <w:lang w:val="en-US" w:eastAsia="zh-CN"/>
                </w:rPr>
                <w:t>3.1.3.</w:t>
              </w:r>
            </w:ins>
            <w:ins w:id="2178" w:author="赵翔-深圳" w:date="2024-12-20T20:17:21Z">
              <w:r>
                <w:rPr>
                  <w:rFonts w:hint="eastAsia" w:cs="Times New Roman"/>
                  <w:sz w:val="21"/>
                  <w:szCs w:val="21"/>
                  <w:lang w:val="en-US" w:eastAsia="zh-CN"/>
                </w:rPr>
                <w:t>4</w:t>
              </w:r>
            </w:ins>
            <w:ins w:id="2179" w:author="刘崇麟" w:date="2024-12-20T10:03:18Z">
              <w:del w:id="2180" w:author="赵翔-深圳" w:date="2024-12-20T20:17:20Z">
                <w:r>
                  <w:rPr>
                    <w:rFonts w:hint="default" w:ascii="Times New Roman" w:hAnsi="Times New Roman" w:eastAsia="宋体" w:cs="Times New Roman"/>
                    <w:sz w:val="21"/>
                    <w:szCs w:val="21"/>
                    <w:lang w:val="en-US" w:eastAsia="zh-CN"/>
                  </w:rPr>
                  <w:delText>1</w:delText>
                </w:r>
              </w:del>
            </w:ins>
            <w:del w:id="2181" w:author="刘崇麟" w:date="2024-12-20T10:03:18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072A283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0244CD1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58FD4473">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3CDAA687">
            <w:pPr>
              <w:keepNext w:val="0"/>
              <w:keepLines w:val="0"/>
              <w:widowControl/>
              <w:suppressLineNumbers w:val="0"/>
              <w:jc w:val="center"/>
              <w:textAlignment w:val="center"/>
              <w:rPr>
                <w:rFonts w:hint="default" w:ascii="Times New Roman" w:hAnsi="Times New Roman" w:eastAsia="宋体" w:cs="Times New Roman"/>
                <w:sz w:val="21"/>
                <w:szCs w:val="21"/>
                <w:lang w:val="en-US"/>
              </w:rPr>
            </w:pPr>
            <w:ins w:id="2182" w:author="刘崇麟" w:date="2024-12-20T10:05:12Z">
              <w:r>
                <w:rPr>
                  <w:rFonts w:hint="default" w:ascii="Times New Roman" w:hAnsi="Times New Roman" w:eastAsia="宋体" w:cs="Times New Roman"/>
                  <w:i w:val="0"/>
                  <w:iCs w:val="0"/>
                  <w:color w:val="000000"/>
                  <w:kern w:val="0"/>
                  <w:sz w:val="21"/>
                  <w:szCs w:val="21"/>
                  <w:u w:val="none"/>
                  <w:lang w:val="en-US" w:eastAsia="zh-CN" w:bidi="ar"/>
                </w:rPr>
                <w:t>ZK53+504.6</w:t>
              </w:r>
            </w:ins>
            <w:del w:id="2183"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ZK312+318.6</w:delText>
              </w:r>
            </w:del>
          </w:p>
        </w:tc>
        <w:tc>
          <w:tcPr>
            <w:tcW w:w="1710" w:type="dxa"/>
            <w:shd w:val="clear" w:color="auto" w:fill="auto"/>
            <w:vAlign w:val="center"/>
          </w:tcPr>
          <w:p w14:paraId="2DEE05B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84" w:author="刘崇麟" w:date="2024-12-20T10:05:50Z">
              <w:bookmarkStart w:id="135" w:name="OLE_LINK7"/>
              <w:r>
                <w:rPr>
                  <w:rFonts w:hint="default" w:ascii="Times New Roman" w:hAnsi="Times New Roman" w:eastAsia="宋体" w:cs="Times New Roman"/>
                  <w:i w:val="0"/>
                  <w:iCs w:val="0"/>
                  <w:color w:val="000000"/>
                  <w:kern w:val="0"/>
                  <w:sz w:val="21"/>
                  <w:szCs w:val="21"/>
                  <w:u w:val="none"/>
                  <w:lang w:val="en-US" w:eastAsia="zh-CN" w:bidi="ar"/>
                </w:rPr>
                <w:t>纵向裂缝</w:t>
              </w:r>
              <w:bookmarkEnd w:id="135"/>
            </w:ins>
            <w:del w:id="2185"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环向裂缝</w:delText>
              </w:r>
            </w:del>
          </w:p>
        </w:tc>
        <w:tc>
          <w:tcPr>
            <w:tcW w:w="975" w:type="dxa"/>
            <w:gridSpan w:val="2"/>
            <w:shd w:val="clear" w:color="auto" w:fill="auto"/>
            <w:vAlign w:val="center"/>
          </w:tcPr>
          <w:p w14:paraId="38B8F48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86" w:author="刘崇麟" w:date="2024-12-20T10:05:47Z">
              <w:r>
                <w:rPr>
                  <w:rFonts w:hint="default" w:ascii="Times New Roman" w:hAnsi="Times New Roman" w:eastAsia="宋体" w:cs="Times New Roman"/>
                  <w:i w:val="0"/>
                  <w:iCs w:val="0"/>
                  <w:color w:val="000000"/>
                  <w:kern w:val="0"/>
                  <w:sz w:val="21"/>
                  <w:szCs w:val="21"/>
                  <w:u w:val="none"/>
                  <w:lang w:val="en-US" w:eastAsia="zh-CN" w:bidi="ar"/>
                </w:rPr>
                <w:t>右边墙</w:t>
              </w:r>
            </w:ins>
            <w:del w:id="2187"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左拱腰</w:delText>
              </w:r>
            </w:del>
          </w:p>
        </w:tc>
        <w:tc>
          <w:tcPr>
            <w:tcW w:w="960" w:type="dxa"/>
            <w:shd w:val="clear" w:color="auto" w:fill="auto"/>
            <w:vAlign w:val="center"/>
          </w:tcPr>
          <w:p w14:paraId="05472D3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2.54</w:t>
            </w:r>
          </w:p>
        </w:tc>
        <w:tc>
          <w:tcPr>
            <w:tcW w:w="1080" w:type="dxa"/>
            <w:shd w:val="clear" w:color="auto" w:fill="auto"/>
            <w:vAlign w:val="center"/>
          </w:tcPr>
          <w:p w14:paraId="3D0667A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0.43</w:t>
            </w:r>
          </w:p>
        </w:tc>
        <w:tc>
          <w:tcPr>
            <w:tcW w:w="1005" w:type="dxa"/>
            <w:shd w:val="clear" w:color="auto" w:fill="auto"/>
            <w:vAlign w:val="center"/>
          </w:tcPr>
          <w:p w14:paraId="3E2E30B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del w:id="2188" w:author="刘崇麟" w:date="2024-12-20T10:11:35Z">
              <w:r>
                <w:rPr>
                  <w:rFonts w:hint="default" w:ascii="Times New Roman" w:hAnsi="Times New Roman" w:eastAsia="宋体" w:cs="Times New Roman"/>
                  <w:sz w:val="21"/>
                  <w:szCs w:val="21"/>
                  <w:lang w:val="en-US" w:eastAsia="zh-CN"/>
                </w:rPr>
                <w:delText>/</w:delText>
              </w:r>
            </w:del>
            <w:ins w:id="2189" w:author="刘崇麟" w:date="2024-12-20T10:11:35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11DE53D4">
            <w:pPr>
              <w:jc w:val="center"/>
              <w:rPr>
                <w:rFonts w:hint="default" w:ascii="Times New Roman" w:hAnsi="Times New Roman" w:eastAsia="宋体" w:cs="Times New Roman"/>
                <w:sz w:val="21"/>
                <w:szCs w:val="21"/>
                <w:lang w:val="en-US" w:eastAsia="zh-CN"/>
              </w:rPr>
            </w:pPr>
            <w:ins w:id="2190" w:author="赵翔-深圳" w:date="2024-12-20T20:16:47Z">
              <w:r>
                <w:rPr>
                  <w:rFonts w:hint="eastAsia" w:cs="Times New Roman"/>
                  <w:sz w:val="21"/>
                  <w:szCs w:val="21"/>
                  <w:lang w:val="en-US" w:eastAsia="zh-CN"/>
                </w:rPr>
                <w:t>3.</w:t>
              </w:r>
            </w:ins>
            <w:ins w:id="2191" w:author="赵翔-深圳" w:date="2024-12-20T20:16:50Z">
              <w:r>
                <w:rPr>
                  <w:rFonts w:hint="eastAsia" w:cs="Times New Roman"/>
                  <w:sz w:val="21"/>
                  <w:szCs w:val="21"/>
                  <w:lang w:val="en-US" w:eastAsia="zh-CN"/>
                </w:rPr>
                <w:t>1.</w:t>
              </w:r>
            </w:ins>
            <w:ins w:id="2192" w:author="赵翔-深圳" w:date="2024-12-20T20:16:53Z">
              <w:r>
                <w:rPr>
                  <w:rFonts w:hint="eastAsia" w:cs="Times New Roman"/>
                  <w:sz w:val="21"/>
                  <w:szCs w:val="21"/>
                  <w:lang w:val="en-US" w:eastAsia="zh-CN"/>
                </w:rPr>
                <w:t>3.</w:t>
              </w:r>
            </w:ins>
            <w:ins w:id="2193" w:author="赵翔-深圳" w:date="2024-12-20T20:17:10Z">
              <w:r>
                <w:rPr>
                  <w:rFonts w:hint="eastAsia" w:cs="Times New Roman"/>
                  <w:sz w:val="21"/>
                  <w:szCs w:val="21"/>
                  <w:lang w:val="en-US" w:eastAsia="zh-CN"/>
                </w:rPr>
                <w:t>1</w:t>
              </w:r>
            </w:ins>
            <w:ins w:id="2194" w:author="刘崇麟" w:date="2024-12-20T10:05:54Z">
              <w:del w:id="2195" w:author="赵翔-深圳" w:date="2024-12-20T20:16:46Z">
                <w:r>
                  <w:rPr>
                    <w:rFonts w:hint="eastAsia" w:cs="Times New Roman"/>
                    <w:sz w:val="21"/>
                    <w:szCs w:val="21"/>
                    <w:lang w:val="en-US" w:eastAsia="zh-CN"/>
                  </w:rPr>
                  <w:delText>/</w:delText>
                </w:r>
              </w:del>
            </w:ins>
            <w:del w:id="2196" w:author="刘崇麟" w:date="2024-12-20T10:03:21Z">
              <w:r>
                <w:rPr>
                  <w:rFonts w:hint="default" w:ascii="Times New Roman" w:hAnsi="Times New Roman" w:eastAsia="宋体" w:cs="Times New Roman"/>
                  <w:sz w:val="21"/>
                  <w:szCs w:val="21"/>
                  <w:lang w:val="en-US" w:eastAsia="zh-CN"/>
                </w:rPr>
                <w:delText>3.1.3.4</w:delText>
              </w:r>
            </w:del>
          </w:p>
        </w:tc>
        <w:tc>
          <w:tcPr>
            <w:tcW w:w="497" w:type="dxa"/>
            <w:shd w:val="clear" w:color="auto" w:fill="auto"/>
            <w:vAlign w:val="center"/>
          </w:tcPr>
          <w:p w14:paraId="618C10B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249AD7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F79116B">
            <w:pPr>
              <w:keepNext w:val="0"/>
              <w:keepLines w:val="0"/>
              <w:widowControl/>
              <w:suppressLineNumbers w:val="0"/>
              <w:jc w:val="center"/>
              <w:textAlignment w:val="center"/>
              <w:rPr>
                <w:rFonts w:hint="default" w:ascii="Times New Roman" w:hAnsi="Times New Roman" w:eastAsia="宋体" w:cs="Times New Roman"/>
                <w:sz w:val="21"/>
                <w:szCs w:val="21"/>
              </w:rPr>
            </w:pPr>
            <w:bookmarkStart w:id="136" w:name="OLE_LINK6" w:colFirst="4" w:colLast="5"/>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005CF7A9">
            <w:pPr>
              <w:keepNext w:val="0"/>
              <w:keepLines w:val="0"/>
              <w:widowControl/>
              <w:suppressLineNumbers w:val="0"/>
              <w:jc w:val="center"/>
              <w:textAlignment w:val="center"/>
              <w:rPr>
                <w:rFonts w:hint="default" w:ascii="Times New Roman" w:hAnsi="Times New Roman" w:eastAsia="宋体" w:cs="Times New Roman"/>
                <w:sz w:val="21"/>
                <w:szCs w:val="21"/>
                <w:lang w:val="en-US"/>
              </w:rPr>
            </w:pPr>
            <w:ins w:id="2197" w:author="刘崇麟" w:date="2024-12-20T10:06:02Z">
              <w:r>
                <w:rPr>
                  <w:rFonts w:hint="default" w:ascii="Times New Roman" w:hAnsi="Times New Roman" w:eastAsia="宋体" w:cs="Times New Roman"/>
                  <w:i w:val="0"/>
                  <w:iCs w:val="0"/>
                  <w:color w:val="000000"/>
                  <w:kern w:val="0"/>
                  <w:sz w:val="21"/>
                  <w:szCs w:val="21"/>
                  <w:u w:val="none"/>
                  <w:lang w:val="en-US" w:eastAsia="zh-CN" w:bidi="ar"/>
                </w:rPr>
                <w:t>ZK53+419.2</w:t>
              </w:r>
            </w:ins>
            <w:del w:id="2198"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ZK312+251.5</w:delText>
              </w:r>
            </w:del>
          </w:p>
        </w:tc>
        <w:tc>
          <w:tcPr>
            <w:tcW w:w="1710" w:type="dxa"/>
            <w:shd w:val="clear" w:color="auto" w:fill="auto"/>
            <w:vAlign w:val="center"/>
          </w:tcPr>
          <w:p w14:paraId="1315268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99" w:author="刘崇麟" w:date="2024-12-20T10:06:23Z">
              <w:r>
                <w:rPr>
                  <w:rFonts w:hint="default" w:ascii="Times New Roman" w:hAnsi="Times New Roman" w:eastAsia="宋体" w:cs="Times New Roman"/>
                  <w:i w:val="0"/>
                  <w:iCs w:val="0"/>
                  <w:color w:val="000000"/>
                  <w:kern w:val="0"/>
                  <w:sz w:val="21"/>
                  <w:szCs w:val="21"/>
                  <w:u w:val="none"/>
                  <w:lang w:val="en-US" w:eastAsia="zh-CN" w:bidi="ar"/>
                </w:rPr>
                <w:t>纵向裂缝</w:t>
              </w:r>
            </w:ins>
            <w:del w:id="2200"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环向裂缝</w:delText>
              </w:r>
            </w:del>
          </w:p>
        </w:tc>
        <w:tc>
          <w:tcPr>
            <w:tcW w:w="975" w:type="dxa"/>
            <w:gridSpan w:val="2"/>
            <w:shd w:val="clear" w:color="auto" w:fill="auto"/>
            <w:vAlign w:val="center"/>
          </w:tcPr>
          <w:p w14:paraId="387032E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201" w:author="刘崇麟" w:date="2024-12-20T10:06:09Z">
              <w:r>
                <w:rPr>
                  <w:rFonts w:hint="default" w:ascii="Times New Roman" w:hAnsi="Times New Roman" w:eastAsia="宋体" w:cs="Times New Roman"/>
                  <w:i w:val="0"/>
                  <w:iCs w:val="0"/>
                  <w:color w:val="000000"/>
                  <w:kern w:val="0"/>
                  <w:sz w:val="21"/>
                  <w:szCs w:val="21"/>
                  <w:u w:val="none"/>
                  <w:lang w:val="en-US" w:eastAsia="zh-CN" w:bidi="ar"/>
                </w:rPr>
                <w:t>右拱顶</w:t>
              </w:r>
            </w:ins>
            <w:del w:id="2202"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56C44F3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1.14</w:t>
            </w:r>
          </w:p>
        </w:tc>
        <w:tc>
          <w:tcPr>
            <w:tcW w:w="1080" w:type="dxa"/>
            <w:shd w:val="clear" w:color="auto" w:fill="auto"/>
            <w:vAlign w:val="center"/>
          </w:tcPr>
          <w:p w14:paraId="43E1EFE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0.54</w:t>
            </w:r>
          </w:p>
        </w:tc>
        <w:tc>
          <w:tcPr>
            <w:tcW w:w="1005" w:type="dxa"/>
            <w:shd w:val="clear" w:color="auto" w:fill="auto"/>
            <w:vAlign w:val="center"/>
          </w:tcPr>
          <w:p w14:paraId="1627B80F">
            <w:pPr>
              <w:jc w:val="center"/>
              <w:rPr>
                <w:rFonts w:hint="default" w:ascii="Times New Roman" w:hAnsi="Times New Roman" w:eastAsia="宋体" w:cs="Times New Roman"/>
                <w:sz w:val="21"/>
                <w:szCs w:val="21"/>
                <w:lang w:val="en-US" w:eastAsia="zh-CN"/>
              </w:rPr>
            </w:pPr>
            <w:del w:id="2203" w:author="刘崇麟" w:date="2024-12-20T10:11:35Z">
              <w:r>
                <w:rPr>
                  <w:rFonts w:hint="default" w:ascii="Times New Roman" w:hAnsi="Times New Roman" w:eastAsia="宋体" w:cs="Times New Roman"/>
                  <w:sz w:val="21"/>
                  <w:szCs w:val="21"/>
                  <w:lang w:val="en-US" w:eastAsia="zh-CN"/>
                </w:rPr>
                <w:delText>/</w:delText>
              </w:r>
            </w:del>
            <w:ins w:id="2204" w:author="刘崇麟" w:date="2024-12-20T10:11:35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2D4D717F">
            <w:pPr>
              <w:jc w:val="center"/>
              <w:rPr>
                <w:rFonts w:hint="default" w:ascii="Times New Roman" w:hAnsi="Times New Roman" w:eastAsia="宋体" w:cs="Times New Roman"/>
                <w:sz w:val="21"/>
                <w:szCs w:val="21"/>
                <w:lang w:val="en-US" w:eastAsia="zh-CN"/>
              </w:rPr>
            </w:pPr>
            <w:ins w:id="2205" w:author="刘崇麟" w:date="2024-12-20T10:06:50Z">
              <w:r>
                <w:rPr>
                  <w:rFonts w:hint="default" w:ascii="Times New Roman" w:hAnsi="Times New Roman" w:eastAsia="宋体" w:cs="Times New Roman"/>
                  <w:sz w:val="21"/>
                  <w:szCs w:val="21"/>
                  <w:lang w:val="en-US" w:eastAsia="zh-CN"/>
                </w:rPr>
                <w:t>3.1.3.2</w:t>
              </w:r>
            </w:ins>
            <w:del w:id="2206" w:author="刘崇麟" w:date="2024-12-20T10:03:21Z">
              <w:r>
                <w:rPr>
                  <w:rFonts w:hint="default" w:ascii="Times New Roman" w:hAnsi="Times New Roman" w:eastAsia="宋体" w:cs="Times New Roman"/>
                  <w:sz w:val="21"/>
                  <w:szCs w:val="21"/>
                  <w:lang w:val="en-US" w:eastAsia="zh-CN"/>
                </w:rPr>
                <w:delText>3.1.3.3</w:delText>
              </w:r>
            </w:del>
          </w:p>
        </w:tc>
        <w:tc>
          <w:tcPr>
            <w:tcW w:w="497" w:type="dxa"/>
            <w:shd w:val="clear" w:color="auto" w:fill="auto"/>
            <w:vAlign w:val="center"/>
          </w:tcPr>
          <w:p w14:paraId="52EA665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bookmarkEnd w:id="136"/>
      <w:tr w14:paraId="06525B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1FDDC3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52D6DC2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ins w:id="2207" w:author="刘崇麟" w:date="2024-12-20T10:07:05Z">
              <w:r>
                <w:rPr>
                  <w:rFonts w:hint="default" w:ascii="Times New Roman" w:hAnsi="Times New Roman" w:eastAsia="宋体" w:cs="Times New Roman"/>
                  <w:i w:val="0"/>
                  <w:iCs w:val="0"/>
                  <w:color w:val="000000"/>
                  <w:kern w:val="0"/>
                  <w:sz w:val="21"/>
                  <w:szCs w:val="21"/>
                  <w:u w:val="none"/>
                  <w:lang w:val="en-US" w:eastAsia="zh-CN" w:bidi="ar"/>
                </w:rPr>
                <w:t>ZK53+228.2</w:t>
              </w:r>
            </w:ins>
            <w:del w:id="2208"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ZK312+245.4</w:delText>
              </w:r>
            </w:del>
          </w:p>
        </w:tc>
        <w:tc>
          <w:tcPr>
            <w:tcW w:w="1710" w:type="dxa"/>
            <w:shd w:val="clear" w:color="auto" w:fill="auto"/>
            <w:vAlign w:val="center"/>
          </w:tcPr>
          <w:p w14:paraId="285473F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ins w:id="2209" w:author="刘崇麟" w:date="2024-12-20T10:07:20Z">
              <w:r>
                <w:rPr>
                  <w:rFonts w:hint="default" w:ascii="Times New Roman" w:hAnsi="Times New Roman" w:eastAsia="宋体" w:cs="Times New Roman"/>
                  <w:i w:val="0"/>
                  <w:iCs w:val="0"/>
                  <w:color w:val="000000"/>
                  <w:kern w:val="0"/>
                  <w:sz w:val="21"/>
                  <w:szCs w:val="21"/>
                  <w:u w:val="none"/>
                  <w:lang w:val="en-US" w:eastAsia="zh-CN" w:bidi="ar"/>
                </w:rPr>
                <w:t>环向裂缝</w:t>
              </w:r>
            </w:ins>
            <w:del w:id="2210"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60EF5B8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ins w:id="2211" w:author="刘崇麟" w:date="2024-12-20T10:07:26Z">
              <w:bookmarkStart w:id="137" w:name="OLE_LINK10"/>
              <w:r>
                <w:rPr>
                  <w:rFonts w:hint="default" w:ascii="Times New Roman" w:hAnsi="Times New Roman" w:eastAsia="宋体" w:cs="Times New Roman"/>
                  <w:i w:val="0"/>
                  <w:iCs w:val="0"/>
                  <w:color w:val="000000"/>
                  <w:kern w:val="0"/>
                  <w:sz w:val="21"/>
                  <w:szCs w:val="21"/>
                  <w:u w:val="none"/>
                  <w:lang w:val="en-US" w:eastAsia="zh-CN" w:bidi="ar"/>
                </w:rPr>
                <w:t>左拱腰</w:t>
              </w:r>
              <w:bookmarkEnd w:id="137"/>
            </w:ins>
            <w:del w:id="2212"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79FFE39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1.52</w:t>
            </w:r>
          </w:p>
        </w:tc>
        <w:tc>
          <w:tcPr>
            <w:tcW w:w="1080" w:type="dxa"/>
            <w:shd w:val="clear" w:color="auto" w:fill="auto"/>
            <w:vAlign w:val="center"/>
          </w:tcPr>
          <w:p w14:paraId="2A7272C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ascii="宋体" w:hAnsi="宋体" w:eastAsia="宋体" w:cs="宋体"/>
                <w:i w:val="0"/>
                <w:iCs w:val="0"/>
                <w:color w:val="000000"/>
                <w:kern w:val="0"/>
                <w:sz w:val="22"/>
                <w:szCs w:val="22"/>
                <w:u w:val="none"/>
                <w:lang w:val="en-US" w:eastAsia="zh-CN" w:bidi="ar"/>
              </w:rPr>
              <w:t>0.27</w:t>
            </w:r>
          </w:p>
        </w:tc>
        <w:tc>
          <w:tcPr>
            <w:tcW w:w="1005" w:type="dxa"/>
            <w:shd w:val="clear" w:color="auto" w:fill="auto"/>
            <w:vAlign w:val="center"/>
          </w:tcPr>
          <w:p w14:paraId="63BC8683">
            <w:pPr>
              <w:jc w:val="center"/>
              <w:rPr>
                <w:rFonts w:hint="default" w:ascii="Times New Roman" w:hAnsi="Times New Roman" w:eastAsia="宋体" w:cs="Times New Roman"/>
                <w:sz w:val="21"/>
                <w:szCs w:val="21"/>
                <w:lang w:val="en-US" w:eastAsia="zh-CN"/>
              </w:rPr>
            </w:pPr>
            <w:del w:id="2213" w:author="刘崇麟" w:date="2024-12-20T10:11:35Z">
              <w:r>
                <w:rPr>
                  <w:rFonts w:hint="default" w:ascii="Times New Roman" w:hAnsi="Times New Roman" w:eastAsia="宋体" w:cs="Times New Roman"/>
                  <w:sz w:val="21"/>
                  <w:szCs w:val="21"/>
                  <w:lang w:val="en-US" w:eastAsia="zh-CN"/>
                </w:rPr>
                <w:delText>/</w:delText>
              </w:r>
            </w:del>
            <w:ins w:id="2214" w:author="刘崇麟" w:date="2024-12-20T10:11:35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3D3FD3CC">
            <w:pPr>
              <w:jc w:val="center"/>
              <w:rPr>
                <w:rFonts w:hint="default" w:ascii="Times New Roman" w:hAnsi="Times New Roman" w:eastAsia="宋体" w:cs="Times New Roman"/>
                <w:sz w:val="21"/>
                <w:szCs w:val="21"/>
                <w:lang w:val="en-US" w:eastAsia="zh-CN"/>
              </w:rPr>
            </w:pPr>
            <w:ins w:id="2215" w:author="刘崇麟" w:date="2024-12-20T10:07:56Z">
              <w:r>
                <w:rPr>
                  <w:rFonts w:hint="default" w:ascii="Times New Roman" w:hAnsi="Times New Roman" w:eastAsia="宋体" w:cs="Times New Roman"/>
                  <w:sz w:val="21"/>
                  <w:szCs w:val="21"/>
                  <w:lang w:val="en-US" w:eastAsia="zh-CN"/>
                </w:rPr>
                <w:t>3.1.3.3</w:t>
              </w:r>
            </w:ins>
            <w:del w:id="2216" w:author="刘崇麟" w:date="2024-12-20T10:03:21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624A463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1A212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076C91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75BC19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ins w:id="2217" w:author="刘崇麟" w:date="2024-12-20T10:08:16Z">
              <w:r>
                <w:rPr>
                  <w:rFonts w:hint="default" w:ascii="Times New Roman" w:hAnsi="Times New Roman" w:eastAsia="宋体" w:cs="Times New Roman"/>
                  <w:i w:val="0"/>
                  <w:iCs w:val="0"/>
                  <w:color w:val="000000"/>
                  <w:kern w:val="0"/>
                  <w:sz w:val="21"/>
                  <w:szCs w:val="21"/>
                  <w:u w:val="none"/>
                  <w:lang w:val="en-US" w:eastAsia="zh-CN" w:bidi="ar"/>
                </w:rPr>
                <w:t>ZK52+924.6</w:t>
              </w:r>
            </w:ins>
            <w:del w:id="2218"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ZK312+240.2</w:delText>
              </w:r>
            </w:del>
          </w:p>
        </w:tc>
        <w:tc>
          <w:tcPr>
            <w:tcW w:w="1710" w:type="dxa"/>
            <w:shd w:val="clear" w:color="auto" w:fill="auto"/>
            <w:vAlign w:val="center"/>
          </w:tcPr>
          <w:p w14:paraId="7C6540D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ins w:id="2219" w:author="刘崇麟" w:date="2024-12-20T10:08:24Z">
              <w:r>
                <w:rPr>
                  <w:rFonts w:hint="default" w:ascii="Times New Roman" w:hAnsi="Times New Roman" w:eastAsia="宋体" w:cs="Times New Roman"/>
                  <w:i w:val="0"/>
                  <w:iCs w:val="0"/>
                  <w:color w:val="000000"/>
                  <w:kern w:val="0"/>
                  <w:sz w:val="21"/>
                  <w:szCs w:val="21"/>
                  <w:u w:val="none"/>
                  <w:lang w:val="en-US" w:eastAsia="zh-CN" w:bidi="ar"/>
                </w:rPr>
                <w:t>纵向裂缝</w:t>
              </w:r>
            </w:ins>
            <w:del w:id="2220"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421F2F6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ins w:id="2221" w:author="刘崇麟" w:date="2024-12-20T10:08:27Z">
              <w:r>
                <w:rPr>
                  <w:rFonts w:hint="default" w:ascii="Times New Roman" w:hAnsi="Times New Roman" w:eastAsia="宋体" w:cs="Times New Roman"/>
                  <w:i w:val="0"/>
                  <w:iCs w:val="0"/>
                  <w:color w:val="000000"/>
                  <w:kern w:val="0"/>
                  <w:sz w:val="21"/>
                  <w:szCs w:val="21"/>
                  <w:u w:val="none"/>
                  <w:lang w:val="en-US" w:eastAsia="zh-CN" w:bidi="ar"/>
                </w:rPr>
                <w:t>左拱腰</w:t>
              </w:r>
            </w:ins>
            <w:del w:id="2222" w:author="刘崇麟" w:date="2024-12-20T10:01:56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5DF7A7FE">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1.27</w:t>
            </w:r>
          </w:p>
        </w:tc>
        <w:tc>
          <w:tcPr>
            <w:tcW w:w="1080" w:type="dxa"/>
            <w:shd w:val="clear" w:color="auto" w:fill="auto"/>
            <w:vAlign w:val="center"/>
          </w:tcPr>
          <w:p w14:paraId="33B0F923">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0.21</w:t>
            </w:r>
          </w:p>
        </w:tc>
        <w:tc>
          <w:tcPr>
            <w:tcW w:w="1005" w:type="dxa"/>
            <w:shd w:val="clear" w:color="auto" w:fill="auto"/>
            <w:vAlign w:val="center"/>
          </w:tcPr>
          <w:p w14:paraId="67E4927F">
            <w:pPr>
              <w:jc w:val="center"/>
              <w:rPr>
                <w:rFonts w:hint="default" w:ascii="Times New Roman" w:hAnsi="Times New Roman" w:eastAsia="宋体" w:cs="Times New Roman"/>
                <w:sz w:val="21"/>
                <w:szCs w:val="21"/>
                <w:lang w:val="en-US" w:eastAsia="zh-CN"/>
              </w:rPr>
            </w:pPr>
            <w:del w:id="2223" w:author="刘崇麟" w:date="2024-12-20T10:11:35Z">
              <w:r>
                <w:rPr>
                  <w:rFonts w:hint="default" w:ascii="Times New Roman" w:hAnsi="Times New Roman" w:eastAsia="宋体" w:cs="Times New Roman"/>
                  <w:sz w:val="21"/>
                  <w:szCs w:val="21"/>
                  <w:lang w:val="en-US" w:eastAsia="zh-CN"/>
                </w:rPr>
                <w:delText>/</w:delText>
              </w:r>
            </w:del>
            <w:ins w:id="2224" w:author="刘崇麟" w:date="2024-12-20T10:11:35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376B49E8">
            <w:pPr>
              <w:jc w:val="center"/>
              <w:rPr>
                <w:rFonts w:hint="default" w:ascii="Times New Roman" w:hAnsi="Times New Roman" w:eastAsia="宋体" w:cs="Times New Roman"/>
                <w:sz w:val="21"/>
                <w:szCs w:val="21"/>
                <w:lang w:val="en-US" w:eastAsia="zh-CN"/>
              </w:rPr>
            </w:pPr>
            <w:ins w:id="2225" w:author="刘崇麟" w:date="2024-12-20T10:09:32Z">
              <w:r>
                <w:rPr>
                  <w:rFonts w:hint="eastAsia" w:cs="Times New Roman"/>
                  <w:sz w:val="21"/>
                  <w:szCs w:val="21"/>
                  <w:lang w:val="en-US" w:eastAsia="zh-CN"/>
                </w:rPr>
                <w:t>/</w:t>
              </w:r>
            </w:ins>
            <w:del w:id="2226" w:author="刘崇麟" w:date="2024-12-20T10:03:21Z">
              <w:r>
                <w:rPr>
                  <w:rFonts w:hint="default" w:ascii="Times New Roman" w:hAnsi="Times New Roman" w:eastAsia="宋体" w:cs="Times New Roman"/>
                  <w:sz w:val="21"/>
                  <w:szCs w:val="21"/>
                  <w:lang w:val="en-US" w:eastAsia="zh-CN"/>
                </w:rPr>
                <w:delText>3.1.3.2</w:delText>
              </w:r>
            </w:del>
          </w:p>
        </w:tc>
        <w:tc>
          <w:tcPr>
            <w:tcW w:w="497" w:type="dxa"/>
            <w:shd w:val="clear" w:color="auto" w:fill="auto"/>
            <w:vAlign w:val="center"/>
          </w:tcPr>
          <w:p w14:paraId="27F6709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FBDE8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44A0BE5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474C55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7515969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del w:id="2227" w:author="刘崇麟" w:date="2024-12-20T10:04:42Z">
              <w:r>
                <w:rPr>
                  <w:rFonts w:hint="default" w:ascii="Times New Roman" w:hAnsi="Times New Roman" w:eastAsia="宋体" w:cs="Times New Roman"/>
                  <w:sz w:val="21"/>
                  <w:szCs w:val="21"/>
                  <w:lang w:val="en-US" w:eastAsia="zh-CN"/>
                </w:rPr>
                <w:drawing>
                  <wp:inline distT="0" distB="0" distL="114300" distR="114300">
                    <wp:extent cx="2811780" cy="2286000"/>
                    <wp:effectExtent l="0" t="0" r="7620" b="0"/>
                    <wp:docPr id="23" name="图片 23" descr="ZK312+229+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ZK312+229+右拱顶纵向裂缝"/>
                            <pic:cNvPicPr>
                              <a:picLocks noChangeAspect="1"/>
                            </pic:cNvPicPr>
                          </pic:nvPicPr>
                          <pic:blipFill>
                            <a:blip r:embed="rId38"/>
                            <a:stretch>
                              <a:fillRect/>
                            </a:stretch>
                          </pic:blipFill>
                          <pic:spPr>
                            <a:xfrm>
                              <a:off x="0" y="0"/>
                              <a:ext cx="2811780" cy="2286000"/>
                            </a:xfrm>
                            <a:prstGeom prst="rect">
                              <a:avLst/>
                            </a:prstGeom>
                          </pic:spPr>
                        </pic:pic>
                      </a:graphicData>
                    </a:graphic>
                  </wp:inline>
                </w:drawing>
              </w:r>
            </w:del>
            <w:ins w:id="2229" w:author="刘崇麟" w:date="2024-12-20T10:04:44Z">
              <w:bookmarkStart w:id="138" w:name="OLE_LINK1"/>
              <w:r>
                <w:rPr>
                  <w:rFonts w:hint="default" w:ascii="Times New Roman" w:hAnsi="Times New Roman" w:eastAsia="宋体" w:cs="Times New Roman"/>
                  <w:sz w:val="21"/>
                  <w:szCs w:val="21"/>
                  <w:lang w:val="en-US" w:eastAsia="zh-CN"/>
                </w:rPr>
                <w:drawing>
                  <wp:inline distT="0" distB="0" distL="114300" distR="114300">
                    <wp:extent cx="2819400" cy="2324100"/>
                    <wp:effectExtent l="0" t="0" r="0" b="0"/>
                    <wp:docPr id="35" name="图片 35" descr="ZK53+505+右边墙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ZK53+505+右边墙纵向裂缝"/>
                            <pic:cNvPicPr>
                              <a:picLocks noChangeAspect="1"/>
                            </pic:cNvPicPr>
                          </pic:nvPicPr>
                          <pic:blipFill>
                            <a:blip r:embed="rId39"/>
                            <a:stretch>
                              <a:fillRect/>
                            </a:stretch>
                          </pic:blipFill>
                          <pic:spPr>
                            <a:xfrm>
                              <a:off x="0" y="0"/>
                              <a:ext cx="2819400" cy="2324100"/>
                            </a:xfrm>
                            <a:prstGeom prst="rect">
                              <a:avLst/>
                            </a:prstGeom>
                          </pic:spPr>
                        </pic:pic>
                      </a:graphicData>
                    </a:graphic>
                  </wp:inline>
                </w:drawing>
              </w:r>
            </w:ins>
            <w:r>
              <w:rPr>
                <w:rFonts w:hint="default" w:ascii="Times New Roman" w:hAnsi="Times New Roman" w:eastAsia="宋体" w:cs="Times New Roman"/>
                <w:sz w:val="21"/>
                <w:szCs w:val="21"/>
                <w:lang w:val="en-US" w:eastAsia="zh-CN"/>
              </w:rPr>
              <w:t>3.1.3.1</w:t>
            </w:r>
            <w:bookmarkEnd w:id="138"/>
          </w:p>
        </w:tc>
        <w:tc>
          <w:tcPr>
            <w:tcW w:w="4586" w:type="dxa"/>
            <w:gridSpan w:val="6"/>
            <w:shd w:val="clear" w:color="auto" w:fill="auto"/>
            <w:vAlign w:val="center"/>
          </w:tcPr>
          <w:p w14:paraId="22F07D8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ins w:id="2231" w:author="刘崇麟" w:date="2024-12-20T10:06:33Z">
              <w:r>
                <w:rPr>
                  <w:rFonts w:hint="default" w:ascii="Times New Roman" w:hAnsi="Times New Roman" w:eastAsia="宋体" w:cs="Times New Roman"/>
                  <w:sz w:val="21"/>
                  <w:szCs w:val="21"/>
                  <w:lang w:val="en-US" w:eastAsia="zh-CN"/>
                </w:rPr>
                <w:drawing>
                  <wp:inline distT="0" distB="0" distL="114300" distR="114300">
                    <wp:extent cx="2809875" cy="2254885"/>
                    <wp:effectExtent l="0" t="0" r="9525" b="12065"/>
                    <wp:docPr id="37" name="图片 37" descr="ZK53+419+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ZK53+419+右拱顶纵向裂缝"/>
                            <pic:cNvPicPr>
                              <a:picLocks noChangeAspect="1"/>
                            </pic:cNvPicPr>
                          </pic:nvPicPr>
                          <pic:blipFill>
                            <a:blip r:embed="rId40"/>
                            <a:stretch>
                              <a:fillRect/>
                            </a:stretch>
                          </pic:blipFill>
                          <pic:spPr>
                            <a:xfrm>
                              <a:off x="0" y="0"/>
                              <a:ext cx="2809875" cy="2254885"/>
                            </a:xfrm>
                            <a:prstGeom prst="rect">
                              <a:avLst/>
                            </a:prstGeom>
                          </pic:spPr>
                        </pic:pic>
                      </a:graphicData>
                    </a:graphic>
                  </wp:inline>
                </w:drawing>
              </w:r>
            </w:ins>
            <w:del w:id="2233" w:author="刘崇麟" w:date="2024-12-20T10:06:32Z">
              <w:bookmarkStart w:id="139" w:name="OLE_LINK8"/>
              <w:r>
                <w:rPr>
                  <w:rFonts w:hint="default" w:ascii="Times New Roman" w:hAnsi="Times New Roman" w:eastAsia="宋体" w:cs="Times New Roman"/>
                  <w:sz w:val="21"/>
                  <w:szCs w:val="21"/>
                  <w:lang w:val="en-US" w:eastAsia="zh-CN"/>
                </w:rPr>
                <w:drawing>
                  <wp:inline distT="0" distB="0" distL="114300" distR="114300">
                    <wp:extent cx="2846070" cy="2286000"/>
                    <wp:effectExtent l="0" t="0" r="11430" b="0"/>
                    <wp:docPr id="24" name="图片 24" descr="ZK312+240+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ZK312+240+右拱顶纵向裂缝"/>
                            <pic:cNvPicPr>
                              <a:picLocks noChangeAspect="1"/>
                            </pic:cNvPicPr>
                          </pic:nvPicPr>
                          <pic:blipFill>
                            <a:blip r:embed="rId41"/>
                            <a:stretch>
                              <a:fillRect/>
                            </a:stretch>
                          </pic:blipFill>
                          <pic:spPr>
                            <a:xfrm>
                              <a:off x="0" y="0"/>
                              <a:ext cx="2846070" cy="2286000"/>
                            </a:xfrm>
                            <a:prstGeom prst="rect">
                              <a:avLst/>
                            </a:prstGeom>
                          </pic:spPr>
                        </pic:pic>
                      </a:graphicData>
                    </a:graphic>
                  </wp:inline>
                </w:drawing>
              </w:r>
            </w:del>
            <w:r>
              <w:rPr>
                <w:rFonts w:hint="default" w:ascii="Times New Roman" w:hAnsi="Times New Roman" w:eastAsia="宋体" w:cs="Times New Roman"/>
                <w:sz w:val="21"/>
                <w:szCs w:val="21"/>
                <w:lang w:val="en-US" w:eastAsia="zh-CN"/>
              </w:rPr>
              <w:t>3.1.3.2</w:t>
            </w:r>
            <w:bookmarkEnd w:id="139"/>
          </w:p>
        </w:tc>
      </w:tr>
      <w:tr w14:paraId="2CB5AF5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4"/>
            <w:shd w:val="clear" w:color="auto" w:fill="auto"/>
            <w:vAlign w:val="center"/>
          </w:tcPr>
          <w:p w14:paraId="46526E6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ins w:id="2235" w:author="刘崇麟" w:date="2024-12-20T10:07:42Z">
              <w:r>
                <w:rPr>
                  <w:rFonts w:hint="default" w:ascii="Times New Roman" w:hAnsi="Times New Roman" w:eastAsia="宋体" w:cs="Times New Roman"/>
                  <w:sz w:val="21"/>
                  <w:szCs w:val="21"/>
                  <w:lang w:val="en-US" w:eastAsia="zh-CN"/>
                </w:rPr>
                <w:drawing>
                  <wp:inline distT="0" distB="0" distL="114300" distR="114300">
                    <wp:extent cx="2828925" cy="2376170"/>
                    <wp:effectExtent l="0" t="0" r="9525" b="5080"/>
                    <wp:docPr id="39" name="图片 39" descr="ZK53+228+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ZK53+228+左拱腰环向裂缝"/>
                            <pic:cNvPicPr>
                              <a:picLocks noChangeAspect="1"/>
                            </pic:cNvPicPr>
                          </pic:nvPicPr>
                          <pic:blipFill>
                            <a:blip r:embed="rId42"/>
                            <a:stretch>
                              <a:fillRect/>
                            </a:stretch>
                          </pic:blipFill>
                          <pic:spPr>
                            <a:xfrm>
                              <a:off x="0" y="0"/>
                              <a:ext cx="2828925" cy="2376170"/>
                            </a:xfrm>
                            <a:prstGeom prst="rect">
                              <a:avLst/>
                            </a:prstGeom>
                          </pic:spPr>
                        </pic:pic>
                      </a:graphicData>
                    </a:graphic>
                  </wp:inline>
                </w:drawing>
              </w:r>
            </w:ins>
            <w:del w:id="2237" w:author="刘崇麟" w:date="2024-12-20T10:07:40Z">
              <w:bookmarkStart w:id="140" w:name="OLE_LINK9"/>
              <w:r>
                <w:rPr>
                  <w:rFonts w:hint="default" w:ascii="Times New Roman" w:hAnsi="Times New Roman" w:eastAsia="宋体" w:cs="Times New Roman"/>
                  <w:sz w:val="21"/>
                  <w:szCs w:val="21"/>
                  <w:lang w:val="en-US" w:eastAsia="zh-CN"/>
                </w:rPr>
                <w:drawing>
                  <wp:inline distT="0" distB="0" distL="114300" distR="114300">
                    <wp:extent cx="2820035" cy="2286000"/>
                    <wp:effectExtent l="0" t="0" r="18415" b="0"/>
                    <wp:docPr id="25" name="图片 25" descr="ZK312+251+右拱顶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ZK312+251+右拱顶环向裂缝"/>
                            <pic:cNvPicPr>
                              <a:picLocks noChangeAspect="1"/>
                            </pic:cNvPicPr>
                          </pic:nvPicPr>
                          <pic:blipFill>
                            <a:blip r:embed="rId43"/>
                            <a:stretch>
                              <a:fillRect/>
                            </a:stretch>
                          </pic:blipFill>
                          <pic:spPr>
                            <a:xfrm>
                              <a:off x="0" y="0"/>
                              <a:ext cx="2820035" cy="2286000"/>
                            </a:xfrm>
                            <a:prstGeom prst="rect">
                              <a:avLst/>
                            </a:prstGeom>
                          </pic:spPr>
                        </pic:pic>
                      </a:graphicData>
                    </a:graphic>
                  </wp:inline>
                </w:drawing>
              </w:r>
            </w:del>
            <w:r>
              <w:rPr>
                <w:rFonts w:hint="default" w:ascii="Times New Roman" w:hAnsi="Times New Roman" w:eastAsia="宋体" w:cs="Times New Roman"/>
                <w:sz w:val="21"/>
                <w:szCs w:val="21"/>
                <w:lang w:val="en-US" w:eastAsia="zh-CN"/>
              </w:rPr>
              <w:t>3.1.3.3</w:t>
            </w:r>
            <w:bookmarkEnd w:id="140"/>
          </w:p>
        </w:tc>
        <w:tc>
          <w:tcPr>
            <w:tcW w:w="4586" w:type="dxa"/>
            <w:gridSpan w:val="6"/>
            <w:shd w:val="clear" w:color="auto" w:fill="auto"/>
            <w:vAlign w:val="center"/>
          </w:tcPr>
          <w:p w14:paraId="38963839">
            <w:pPr>
              <w:keepNext w:val="0"/>
              <w:keepLines w:val="0"/>
              <w:pageBreakBefore w:val="0"/>
              <w:widowControl w:val="0"/>
              <w:kinsoku/>
              <w:wordWrap/>
              <w:overflowPunct/>
              <w:topLinePunct w:val="0"/>
              <w:autoSpaceDE/>
              <w:autoSpaceDN/>
              <w:bidi w:val="0"/>
              <w:adjustRightInd/>
              <w:snapToGrid/>
              <w:jc w:val="both"/>
              <w:textAlignment w:val="auto"/>
              <w:rPr>
                <w:del w:id="2240" w:author="刘崇麟" w:date="2024-12-20T10:09:25Z"/>
                <w:rFonts w:hint="default" w:ascii="Times New Roman" w:hAnsi="Times New Roman" w:eastAsia="宋体" w:cs="Times New Roman"/>
                <w:sz w:val="21"/>
                <w:szCs w:val="21"/>
                <w:lang w:val="en-US" w:eastAsia="zh-CN"/>
              </w:rPr>
              <w:pPrChange w:id="2239" w:author="赵翔-深圳" w:date="2024-12-20T20:17:28Z">
                <w:pPr>
                  <w:keepNext w:val="0"/>
                  <w:keepLines w:val="0"/>
                  <w:pageBreakBefore w:val="0"/>
                  <w:widowControl w:val="0"/>
                  <w:kinsoku/>
                  <w:wordWrap/>
                  <w:overflowPunct/>
                  <w:topLinePunct w:val="0"/>
                  <w:autoSpaceDE/>
                  <w:autoSpaceDN/>
                  <w:bidi w:val="0"/>
                  <w:adjustRightInd/>
                  <w:snapToGrid/>
                  <w:jc w:val="center"/>
                  <w:textAlignment w:val="auto"/>
                </w:pPr>
              </w:pPrChange>
            </w:pPr>
            <w:ins w:id="2241" w:author="赵翔-深圳" w:date="2024-12-20T20:17:37Z">
              <w:r>
                <w:rPr>
                  <w:rFonts w:hint="eastAsia" w:cs="Times New Roman"/>
                  <w:sz w:val="21"/>
                  <w:szCs w:val="21"/>
                  <w:lang w:val="en-US" w:eastAsia="zh-CN"/>
                </w:rPr>
                <w:drawing>
                  <wp:inline distT="0" distB="0" distL="114300" distR="114300">
                    <wp:extent cx="2809875" cy="2385060"/>
                    <wp:effectExtent l="0" t="0" r="9525" b="15240"/>
                    <wp:docPr id="41" name="图片 41" descr="ZK53+506+右边墙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ZK53+506+右边墙纵向裂缝"/>
                            <pic:cNvPicPr>
                              <a:picLocks noChangeAspect="1"/>
                            </pic:cNvPicPr>
                          </pic:nvPicPr>
                          <pic:blipFill>
                            <a:blip r:embed="rId44"/>
                            <a:stretch>
                              <a:fillRect/>
                            </a:stretch>
                          </pic:blipFill>
                          <pic:spPr>
                            <a:xfrm>
                              <a:off x="0" y="0"/>
                              <a:ext cx="2809875" cy="2385060"/>
                            </a:xfrm>
                            <a:prstGeom prst="rect">
                              <a:avLst/>
                            </a:prstGeom>
                          </pic:spPr>
                        </pic:pic>
                      </a:graphicData>
                    </a:graphic>
                  </wp:inline>
                </w:drawing>
              </w:r>
            </w:ins>
            <w:ins w:id="2243" w:author="赵翔-深圳" w:date="2024-12-20T20:17:47Z">
              <w:r>
                <w:rPr>
                  <w:rFonts w:hint="eastAsia" w:cs="Times New Roman"/>
                  <w:sz w:val="21"/>
                  <w:szCs w:val="21"/>
                  <w:lang w:val="en-US" w:eastAsia="zh-CN"/>
                </w:rPr>
                <w:t>3</w:t>
              </w:r>
            </w:ins>
            <w:ins w:id="2244" w:author="赵翔-深圳" w:date="2024-12-20T20:17:48Z">
              <w:r>
                <w:rPr>
                  <w:rFonts w:hint="eastAsia" w:cs="Times New Roman"/>
                  <w:sz w:val="21"/>
                  <w:szCs w:val="21"/>
                  <w:lang w:val="en-US" w:eastAsia="zh-CN"/>
                </w:rPr>
                <w:t>.</w:t>
              </w:r>
            </w:ins>
            <w:ins w:id="2245" w:author="赵翔-深圳" w:date="2024-12-20T20:17:55Z">
              <w:r>
                <w:rPr>
                  <w:rFonts w:hint="eastAsia" w:cs="Times New Roman"/>
                  <w:sz w:val="21"/>
                  <w:szCs w:val="21"/>
                  <w:lang w:val="en-US" w:eastAsia="zh-CN"/>
                </w:rPr>
                <w:t>1.3</w:t>
              </w:r>
            </w:ins>
            <w:ins w:id="2246" w:author="赵翔-深圳" w:date="2024-12-20T20:17:56Z">
              <w:r>
                <w:rPr>
                  <w:rFonts w:hint="eastAsia" w:cs="Times New Roman"/>
                  <w:sz w:val="21"/>
                  <w:szCs w:val="21"/>
                  <w:lang w:val="en-US" w:eastAsia="zh-CN"/>
                </w:rPr>
                <w:t>.</w:t>
              </w:r>
            </w:ins>
            <w:ins w:id="2247" w:author="赵翔-深圳" w:date="2024-12-20T20:17:58Z">
              <w:r>
                <w:rPr>
                  <w:rFonts w:hint="eastAsia" w:cs="Times New Roman"/>
                  <w:sz w:val="21"/>
                  <w:szCs w:val="21"/>
                  <w:lang w:val="en-US" w:eastAsia="zh-CN"/>
                </w:rPr>
                <w:t>4</w:t>
              </w:r>
            </w:ins>
            <w:ins w:id="2248" w:author="刘崇麟" w:date="2024-12-20T10:09:27Z">
              <w:del w:id="2249" w:author="赵翔-深圳" w:date="2024-12-20T20:17:28Z">
                <w:r>
                  <w:rPr>
                    <w:rFonts w:hint="eastAsia" w:cs="Times New Roman"/>
                    <w:sz w:val="21"/>
                    <w:szCs w:val="21"/>
                    <w:lang w:val="en-US" w:eastAsia="zh-CN"/>
                  </w:rPr>
                  <w:delText>此处</w:delText>
                </w:r>
              </w:del>
            </w:ins>
            <w:ins w:id="2250" w:author="刘崇麟" w:date="2024-12-20T10:09:28Z">
              <w:del w:id="2251" w:author="赵翔-深圳" w:date="2024-12-20T20:17:28Z">
                <w:r>
                  <w:rPr>
                    <w:rFonts w:hint="eastAsia" w:cs="Times New Roman"/>
                    <w:sz w:val="21"/>
                    <w:szCs w:val="21"/>
                    <w:lang w:val="en-US" w:eastAsia="zh-CN"/>
                  </w:rPr>
                  <w:delText>空白</w:delText>
                </w:r>
              </w:del>
            </w:ins>
            <w:del w:id="2252" w:author="刘崇麟" w:date="2024-12-20T10:09:25Z">
              <w:r>
                <w:rPr>
                  <w:rFonts w:hint="default" w:ascii="Times New Roman" w:hAnsi="Times New Roman" w:eastAsia="宋体" w:cs="Times New Roman"/>
                  <w:sz w:val="21"/>
                  <w:szCs w:val="21"/>
                  <w:lang w:val="en-US" w:eastAsia="zh-CN"/>
                </w:rPr>
                <w:drawing>
                  <wp:inline distT="0" distB="0" distL="114300" distR="114300">
                    <wp:extent cx="2820670" cy="2286000"/>
                    <wp:effectExtent l="0" t="0" r="17780" b="0"/>
                    <wp:docPr id="27" name="图片 27" descr="ZK312+319+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ZK312+319+左拱腰环向裂缝"/>
                            <pic:cNvPicPr>
                              <a:picLocks noChangeAspect="1"/>
                            </pic:cNvPicPr>
                          </pic:nvPicPr>
                          <pic:blipFill>
                            <a:blip r:embed="rId45"/>
                            <a:stretch>
                              <a:fillRect/>
                            </a:stretch>
                          </pic:blipFill>
                          <pic:spPr>
                            <a:xfrm>
                              <a:off x="0" y="0"/>
                              <a:ext cx="2820670" cy="2286000"/>
                            </a:xfrm>
                            <a:prstGeom prst="rect">
                              <a:avLst/>
                            </a:prstGeom>
                          </pic:spPr>
                        </pic:pic>
                      </a:graphicData>
                    </a:graphic>
                  </wp:inline>
                </w:drawing>
              </w:r>
            </w:del>
          </w:p>
          <w:p w14:paraId="0BA036C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del w:id="2254" w:author="刘崇麟" w:date="2024-12-20T10:09:25Z">
              <w:r>
                <w:rPr>
                  <w:rFonts w:hint="default" w:ascii="Times New Roman" w:hAnsi="Times New Roman" w:eastAsia="宋体" w:cs="Times New Roman"/>
                  <w:sz w:val="21"/>
                  <w:szCs w:val="21"/>
                  <w:lang w:val="en-US" w:eastAsia="zh-CN"/>
                </w:rPr>
                <w:delText>3.1.3.4</w:delText>
              </w:r>
            </w:del>
          </w:p>
        </w:tc>
      </w:tr>
    </w:tbl>
    <w:p w14:paraId="4233FF96">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70654C85">
      <w:pPr>
        <w:spacing w:line="240" w:lineRule="exact"/>
        <w:ind w:left="414" w:leftChars="228" w:firstLine="0" w:firstLineChars="0"/>
        <w:jc w:val="both"/>
        <w:rPr>
          <w:rFonts w:hint="default" w:ascii="Times New Roman" w:hAnsi="Times New Roman" w:eastAsia="楷体_GB2312" w:cs="Times New Roman"/>
          <w:snapToGrid w:val="0"/>
          <w:sz w:val="24"/>
          <w:szCs w:val="24"/>
          <w:lang w:val="en-US" w:eastAsia="zh-CN"/>
        </w:rPr>
      </w:pPr>
    </w:p>
    <w:p w14:paraId="1E53199B">
      <w:pPr>
        <w:spacing w:line="240" w:lineRule="exact"/>
        <w:ind w:left="414" w:leftChars="228" w:firstLine="0" w:firstLineChars="0"/>
        <w:jc w:val="both"/>
        <w:rPr>
          <w:rFonts w:hint="default" w:ascii="Times New Roman" w:hAnsi="Times New Roman" w:eastAsia="宋体" w:cs="Times New Roman"/>
          <w:snapToGrid w:val="0"/>
          <w:sz w:val="24"/>
          <w:szCs w:val="24"/>
          <w:lang w:eastAsia="zh-CN"/>
        </w:rPr>
      </w:pPr>
    </w:p>
    <w:p w14:paraId="1D394A46">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58200B23">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2C89EBF5">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6356D09D">
      <w:pPr>
        <w:spacing w:line="360" w:lineRule="auto"/>
        <w:ind w:firstLine="424" w:firstLineChars="200"/>
        <w:rPr>
          <w:rFonts w:hint="default" w:ascii="Times New Roman" w:hAnsi="Times New Roman" w:cs="Times New Roman"/>
          <w:sz w:val="24"/>
          <w:szCs w:val="24"/>
          <w:lang w:val="en-US" w:eastAsia="zh-CN"/>
        </w:rPr>
      </w:pPr>
    </w:p>
    <w:p w14:paraId="2C0D2BE2">
      <w:pPr>
        <w:pStyle w:val="6"/>
        <w:numPr>
          <w:ilvl w:val="2"/>
          <w:numId w:val="0"/>
        </w:numPr>
      </w:pPr>
      <w:bookmarkStart w:id="141" w:name="_Toc31243"/>
      <w:r>
        <w:t xml:space="preserve">3.1.4 </w:t>
      </w:r>
      <w:r>
        <w:rPr>
          <w:lang w:bidi="ar"/>
        </w:rPr>
        <w:t>路面</w:t>
      </w:r>
      <w:bookmarkEnd w:id="141"/>
    </w:p>
    <w:p w14:paraId="6F028A3A">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668F7430">
      <w:pPr>
        <w:pStyle w:val="6"/>
        <w:numPr>
          <w:ilvl w:val="2"/>
          <w:numId w:val="0"/>
        </w:numPr>
      </w:pPr>
      <w:bookmarkStart w:id="142" w:name="_Toc19921"/>
      <w:r>
        <w:t xml:space="preserve">3.1.5 </w:t>
      </w:r>
      <w:r>
        <w:rPr>
          <w:lang w:bidi="ar"/>
        </w:rPr>
        <w:t>检修道</w:t>
      </w:r>
      <w:bookmarkEnd w:id="142"/>
    </w:p>
    <w:p w14:paraId="6BCFF55C">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5245AFB3">
      <w:pPr>
        <w:spacing w:line="500" w:lineRule="exact"/>
        <w:jc w:val="center"/>
        <w:rPr>
          <w:b/>
          <w:szCs w:val="21"/>
        </w:rPr>
      </w:pPr>
    </w:p>
    <w:p w14:paraId="53BAA762">
      <w:pPr>
        <w:pStyle w:val="6"/>
        <w:numPr>
          <w:ilvl w:val="2"/>
          <w:numId w:val="0"/>
        </w:numPr>
      </w:pPr>
      <w:bookmarkStart w:id="143" w:name="_Toc12108"/>
      <w:r>
        <w:t xml:space="preserve">3.1.6 </w:t>
      </w:r>
      <w:r>
        <w:rPr>
          <w:lang w:bidi="ar"/>
        </w:rPr>
        <w:t>排水系统</w:t>
      </w:r>
      <w:bookmarkEnd w:id="143"/>
    </w:p>
    <w:p w14:paraId="7DF33FFB">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08787074">
      <w:pPr>
        <w:pStyle w:val="6"/>
        <w:numPr>
          <w:ilvl w:val="2"/>
          <w:numId w:val="0"/>
        </w:numPr>
      </w:pPr>
      <w:bookmarkStart w:id="144" w:name="_Toc26728"/>
      <w:r>
        <w:t xml:space="preserve">3.1.7 </w:t>
      </w:r>
      <w:r>
        <w:rPr>
          <w:lang w:bidi="ar"/>
        </w:rPr>
        <w:t>吊顶及各种预埋件</w:t>
      </w:r>
      <w:bookmarkEnd w:id="144"/>
    </w:p>
    <w:p w14:paraId="46633844">
      <w:pPr>
        <w:spacing w:line="360" w:lineRule="auto"/>
        <w:ind w:firstLine="424" w:firstLineChars="200"/>
        <w:rPr>
          <w:sz w:val="24"/>
          <w:szCs w:val="24"/>
        </w:rPr>
      </w:pPr>
      <w:r>
        <w:rPr>
          <w:sz w:val="24"/>
          <w:szCs w:val="24"/>
        </w:rPr>
        <w:t>吊顶及各种预埋件未见明显病害。</w:t>
      </w:r>
    </w:p>
    <w:p w14:paraId="690E2486">
      <w:pPr>
        <w:pStyle w:val="6"/>
        <w:numPr>
          <w:ilvl w:val="2"/>
          <w:numId w:val="0"/>
        </w:numPr>
      </w:pPr>
      <w:bookmarkStart w:id="145" w:name="_Toc2210"/>
      <w:r>
        <w:t xml:space="preserve">3.1.8 </w:t>
      </w:r>
      <w:r>
        <w:rPr>
          <w:lang w:bidi="ar"/>
        </w:rPr>
        <w:t>内装饰</w:t>
      </w:r>
      <w:bookmarkEnd w:id="145"/>
    </w:p>
    <w:p w14:paraId="1A318A3A">
      <w:pPr>
        <w:spacing w:line="360" w:lineRule="auto"/>
        <w:ind w:firstLine="424" w:firstLineChars="200"/>
        <w:rPr>
          <w:rFonts w:hint="default" w:ascii="Times New Roman" w:hAnsi="Times New Roman" w:eastAsia="宋体" w:cs="Times New Roman"/>
          <w:sz w:val="24"/>
          <w:szCs w:val="24"/>
          <w:lang w:val="en-US" w:eastAsia="zh-CN"/>
        </w:rPr>
      </w:pPr>
      <w:bookmarkStart w:id="146" w:name="OLE_LINK15"/>
      <w:r>
        <w:rPr>
          <w:rFonts w:hint="eastAsia" w:ascii="Times New Roman" w:hAnsi="Times New Roman" w:eastAsia="宋体" w:cs="Times New Roman"/>
          <w:snapToGrid w:val="0"/>
          <w:sz w:val="24"/>
          <w:szCs w:val="24"/>
          <w:lang w:val="en-US" w:eastAsia="zh-CN"/>
        </w:rPr>
        <w:t>本次检查发现病害共</w:t>
      </w:r>
      <w:del w:id="2255" w:author="刘崇麟" w:date="2024-12-20T10:12:08Z">
        <w:r>
          <w:rPr>
            <w:rFonts w:hint="default" w:ascii="Times New Roman" w:hAnsi="Times New Roman" w:eastAsia="宋体" w:cs="Times New Roman"/>
            <w:snapToGrid w:val="0"/>
            <w:sz w:val="24"/>
            <w:szCs w:val="24"/>
            <w:lang w:val="en-US" w:eastAsia="zh-CN"/>
          </w:rPr>
          <w:delText>3</w:delText>
        </w:r>
      </w:del>
      <w:ins w:id="2256" w:author="刘崇麟" w:date="2024-12-20T10:12:08Z">
        <w:r>
          <w:rPr>
            <w:rFonts w:hint="eastAsia" w:cs="Times New Roman"/>
            <w:snapToGrid w:val="0"/>
            <w:sz w:val="24"/>
            <w:szCs w:val="24"/>
            <w:lang w:val="en-US" w:eastAsia="zh-CN"/>
          </w:rPr>
          <w:t>1</w:t>
        </w:r>
      </w:ins>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ins w:id="2257" w:author="刘崇麟" w:date="2024-12-20T10:12:11Z">
        <w:r>
          <w:rPr>
            <w:rFonts w:hint="eastAsia" w:cs="Times New Roman"/>
            <w:snapToGrid w:val="0"/>
            <w:sz w:val="24"/>
            <w:szCs w:val="24"/>
            <w:lang w:val="en-US" w:eastAsia="zh-CN"/>
          </w:rPr>
          <w:t>1</w:t>
        </w:r>
      </w:ins>
      <w:del w:id="2258" w:author="刘崇麟" w:date="2024-12-20T10:12:13Z">
        <w:r>
          <w:rPr>
            <w:rFonts w:hint="eastAsia" w:ascii="Times New Roman" w:hAnsi="Times New Roman" w:eastAsia="宋体" w:cs="Times New Roman"/>
            <w:snapToGrid w:val="0"/>
            <w:sz w:val="24"/>
            <w:szCs w:val="24"/>
            <w:lang w:val="en-US" w:eastAsia="zh-CN"/>
          </w:rPr>
          <w:delText>3</w:delText>
        </w:r>
      </w:del>
      <w:r>
        <w:rPr>
          <w:rFonts w:hint="eastAsia" w:ascii="Times New Roman" w:hAnsi="Times New Roman" w:eastAsia="宋体" w:cs="Times New Roman"/>
          <w:snapToGrid w:val="0"/>
          <w:sz w:val="24"/>
          <w:szCs w:val="24"/>
          <w:lang w:val="en-US" w:eastAsia="zh-CN"/>
        </w:rPr>
        <w:t>处</w:t>
      </w:r>
      <w:r>
        <w:rPr>
          <w:rFonts w:hint="default" w:ascii="Times New Roman" w:hAnsi="Times New Roman" w:eastAsia="宋体" w:cs="Times New Roman"/>
          <w:snapToGrid w:val="0"/>
          <w:sz w:val="24"/>
          <w:szCs w:val="24"/>
          <w:lang w:val="en-US" w:eastAsia="zh-CN"/>
        </w:rPr>
        <w:t>防火涂料剥落，面积</w:t>
      </w:r>
      <w:ins w:id="2259" w:author="刘崇麟" w:date="2024-12-20T10:12:23Z">
        <w:r>
          <w:rPr>
            <w:rFonts w:hint="default" w:ascii="Times New Roman" w:hAnsi="Times New Roman" w:eastAsia="宋体" w:cs="Times New Roman"/>
            <w:snapToGrid w:val="0"/>
            <w:sz w:val="24"/>
            <w:szCs w:val="24"/>
            <w:lang w:val="en-US" w:eastAsia="zh-CN"/>
          </w:rPr>
          <w:t>0.1</w:t>
        </w:r>
      </w:ins>
      <w:del w:id="2260" w:author="刘崇麟" w:date="2024-12-20T10:12:23Z">
        <w:r>
          <w:rPr>
            <w:rFonts w:hint="default" w:ascii="Times New Roman" w:hAnsi="Times New Roman" w:eastAsia="宋体" w:cs="Times New Roman"/>
            <w:snapToGrid w:val="0"/>
            <w:sz w:val="24"/>
            <w:szCs w:val="24"/>
            <w:lang w:val="en-US" w:eastAsia="zh-CN"/>
          </w:rPr>
          <w:delText>3.2</w:delText>
        </w:r>
      </w:del>
      <w:del w:id="2261" w:author="刘崇麟" w:date="2024-12-20T10:12:28Z">
        <w:r>
          <w:rPr>
            <w:rFonts w:hint="default" w:ascii="Times New Roman" w:hAnsi="Times New Roman" w:eastAsia="宋体" w:cs="Times New Roman"/>
            <w:snapToGrid w:val="0"/>
            <w:sz w:val="24"/>
            <w:szCs w:val="24"/>
            <w:lang w:val="en-US" w:eastAsia="zh-CN"/>
          </w:rPr>
          <w:delText>8</w:delText>
        </w:r>
      </w:del>
      <w:r>
        <w:rPr>
          <w:rFonts w:hint="default" w:ascii="Times New Roman" w:hAnsi="Times New Roman" w:eastAsia="宋体" w:cs="Times New Roman"/>
          <w:sz w:val="24"/>
          <w:szCs w:val="24"/>
        </w:rPr>
        <w:t>m</w:t>
      </w:r>
      <w:r>
        <w:rPr>
          <w:rFonts w:hint="default" w:ascii="Times New Roman" w:hAnsi="Times New Roman" w:eastAsia="宋体" w:cs="Times New Roman"/>
          <w:sz w:val="24"/>
          <w:szCs w:val="24"/>
          <w:lang w:val="en-US" w:eastAsia="zh-CN"/>
        </w:rPr>
        <w:t xml:space="preserve">²。 </w:t>
      </w:r>
    </w:p>
    <w:p w14:paraId="376742FF">
      <w:pPr>
        <w:spacing w:line="360" w:lineRule="auto"/>
        <w:ind w:firstLine="424" w:firstLineChars="200"/>
        <w:rPr>
          <w:ins w:id="2262" w:author="刘崇麟" w:date="2024-12-20T10:35:18Z"/>
          <w:rFonts w:hint="eastAsia" w:cs="Times New Roman"/>
          <w:sz w:val="24"/>
          <w:szCs w:val="24"/>
          <w:lang w:val="en-US" w:eastAsia="zh-CN"/>
        </w:rPr>
      </w:pPr>
      <w:r>
        <w:rPr>
          <w:rFonts w:hint="default" w:ascii="Times New Roman" w:hAnsi="Times New Roman" w:cs="Times New Roman"/>
          <w:sz w:val="24"/>
          <w:szCs w:val="24"/>
        </w:rPr>
        <w:t>具体见表</w:t>
      </w:r>
      <w:bookmarkStart w:id="147" w:name="OLE_LINK16"/>
      <w:r>
        <w:rPr>
          <w:rFonts w:hint="default" w:ascii="Times New Roman" w:hAnsi="Times New Roman" w:cs="Times New Roman"/>
          <w:sz w:val="24"/>
          <w:szCs w:val="24"/>
        </w:rPr>
        <w:t>3.</w:t>
      </w:r>
      <w:r>
        <w:rPr>
          <w:rFonts w:hint="eastAsia" w:cs="Times New Roman"/>
          <w:sz w:val="24"/>
          <w:szCs w:val="24"/>
          <w:lang w:val="en-US" w:eastAsia="zh-CN"/>
        </w:rPr>
        <w:t>1.8</w:t>
      </w:r>
      <w:del w:id="2263" w:author="赵翔-深圳" w:date="2024-12-20T20:20:05Z">
        <w:r>
          <w:rPr>
            <w:rFonts w:hint="eastAsia" w:cs="Times New Roman"/>
            <w:sz w:val="24"/>
            <w:szCs w:val="24"/>
            <w:lang w:val="en-US" w:eastAsia="zh-CN"/>
          </w:rPr>
          <w:delText>.</w:delText>
        </w:r>
      </w:del>
      <w:del w:id="2264" w:author="赵翔-深圳" w:date="2024-12-20T20:20:03Z">
        <w:r>
          <w:rPr>
            <w:rFonts w:hint="eastAsia" w:cs="Times New Roman"/>
            <w:sz w:val="24"/>
            <w:szCs w:val="24"/>
            <w:lang w:val="en-US" w:eastAsia="zh-CN"/>
          </w:rPr>
          <w:delText>1</w:delText>
        </w:r>
      </w:del>
      <w:r>
        <w:rPr>
          <w:rFonts w:hint="default" w:ascii="Times New Roman" w:hAnsi="Times New Roman" w:cs="Times New Roman"/>
          <w:sz w:val="24"/>
          <w:szCs w:val="24"/>
        </w:rPr>
        <w:t>-1</w:t>
      </w:r>
      <w:bookmarkEnd w:id="147"/>
      <w:r>
        <w:rPr>
          <w:rFonts w:hint="default" w:ascii="Times New Roman" w:hAnsi="Times New Roman" w:cs="Times New Roman"/>
          <w:sz w:val="24"/>
          <w:szCs w:val="24"/>
        </w:rPr>
        <w:t>，照片3.</w:t>
      </w:r>
      <w:r>
        <w:rPr>
          <w:rFonts w:hint="eastAsia" w:cs="Times New Roman"/>
          <w:sz w:val="24"/>
          <w:szCs w:val="24"/>
          <w:lang w:val="en-US" w:eastAsia="zh-CN"/>
        </w:rPr>
        <w:t>1.8.1</w:t>
      </w:r>
      <w:ins w:id="2265" w:author="赵翔-深圳" w:date="2024-12-20T20:19:28Z">
        <w:r>
          <w:rPr>
            <w:rFonts w:hint="eastAsia" w:cs="Times New Roman"/>
            <w:sz w:val="24"/>
            <w:szCs w:val="24"/>
            <w:lang w:val="en-US" w:eastAsia="zh-CN"/>
          </w:rPr>
          <w:t>。</w:t>
        </w:r>
      </w:ins>
      <w:del w:id="2266" w:author="赵翔-深圳" w:date="2024-12-20T20:19:17Z">
        <w:r>
          <w:rPr>
            <w:rFonts w:hint="eastAsia" w:cs="Times New Roman"/>
            <w:sz w:val="24"/>
            <w:szCs w:val="24"/>
            <w:lang w:val="en-US" w:eastAsia="zh-CN"/>
          </w:rPr>
          <w:delText>-3.</w:delText>
        </w:r>
      </w:del>
      <w:del w:id="2267" w:author="赵翔-深圳" w:date="2024-12-20T20:19:16Z">
        <w:r>
          <w:rPr>
            <w:rFonts w:hint="eastAsia" w:cs="Times New Roman"/>
            <w:sz w:val="24"/>
            <w:szCs w:val="24"/>
            <w:lang w:val="en-US" w:eastAsia="zh-CN"/>
          </w:rPr>
          <w:delText>1.8.3</w:delText>
        </w:r>
      </w:del>
    </w:p>
    <w:p w14:paraId="47D16948">
      <w:pPr>
        <w:spacing w:line="500" w:lineRule="exact"/>
        <w:ind w:firstLine="0" w:firstLineChars="0"/>
        <w:jc w:val="center"/>
        <w:rPr>
          <w:rFonts w:hint="default" w:cs="Times New Roman"/>
          <w:b/>
          <w:sz w:val="21"/>
          <w:szCs w:val="21"/>
          <w:lang w:val="en-US" w:eastAsia="zh-CN"/>
          <w:rPrChange w:id="2269" w:author="刘崇麟" w:date="2024-12-20T10:35:53Z">
            <w:rPr>
              <w:rFonts w:hint="default" w:cs="Times New Roman"/>
              <w:sz w:val="24"/>
              <w:szCs w:val="24"/>
              <w:lang w:val="en-US" w:eastAsia="zh-CN"/>
            </w:rPr>
          </w:rPrChange>
        </w:rPr>
        <w:pPrChange w:id="2268" w:author="刘崇麟" w:date="2024-12-20T10:35:53Z">
          <w:pPr>
            <w:spacing w:line="360" w:lineRule="auto"/>
            <w:ind w:firstLine="424" w:firstLineChars="200"/>
          </w:pPr>
        </w:pPrChange>
      </w:pPr>
      <w:ins w:id="2270" w:author="刘崇麟" w:date="2024-12-20T10:35:22Z">
        <w:bookmarkStart w:id="148" w:name="OLE_LINK17"/>
        <w:r>
          <w:rPr>
            <w:rFonts w:hint="default" w:cs="Times New Roman"/>
            <w:b/>
            <w:sz w:val="21"/>
            <w:szCs w:val="21"/>
            <w:lang w:val="en-US" w:eastAsia="zh-CN"/>
            <w:rPrChange w:id="2271" w:author="刘崇麟" w:date="2024-12-20T10:35:53Z">
              <w:rPr>
                <w:rFonts w:hint="eastAsia" w:cs="Times New Roman"/>
                <w:sz w:val="24"/>
                <w:szCs w:val="24"/>
                <w:lang w:val="en-US" w:eastAsia="zh-CN"/>
              </w:rPr>
            </w:rPrChange>
          </w:rPr>
          <w:t>表</w:t>
        </w:r>
      </w:ins>
      <w:ins w:id="2272" w:author="刘崇麟" w:date="2024-12-20T10:35:18Z">
        <w:r>
          <w:rPr>
            <w:rFonts w:hint="default" w:cs="Times New Roman"/>
            <w:b/>
            <w:sz w:val="21"/>
            <w:szCs w:val="21"/>
            <w:lang w:val="en-US" w:eastAsia="zh-CN"/>
            <w:rPrChange w:id="2273" w:author="刘崇麟" w:date="2024-12-20T10:35:53Z">
              <w:rPr>
                <w:rFonts w:hint="default" w:cs="Times New Roman"/>
                <w:sz w:val="24"/>
                <w:szCs w:val="24"/>
                <w:lang w:val="en-US" w:eastAsia="zh-CN"/>
              </w:rPr>
            </w:rPrChange>
          </w:rPr>
          <w:t>3.1.8.</w:t>
        </w:r>
      </w:ins>
      <w:ins w:id="2274" w:author="赵翔-深圳" w:date="2024-12-20T20:20:15Z">
        <w:r>
          <w:rPr>
            <w:rFonts w:hint="eastAsia" w:cs="Times New Roman"/>
            <w:b/>
            <w:sz w:val="21"/>
            <w:szCs w:val="21"/>
            <w:lang w:val="en-US" w:eastAsia="zh-CN"/>
          </w:rPr>
          <w:t>-</w:t>
        </w:r>
      </w:ins>
      <w:ins w:id="2275" w:author="刘崇麟" w:date="2024-12-20T10:35:18Z">
        <w:del w:id="2276" w:author="赵翔-深圳" w:date="2024-12-20T20:20:13Z">
          <w:r>
            <w:rPr>
              <w:rFonts w:hint="default" w:cs="Times New Roman"/>
              <w:b/>
              <w:sz w:val="21"/>
              <w:szCs w:val="21"/>
              <w:lang w:val="en-US" w:eastAsia="zh-CN"/>
              <w:rPrChange w:id="2277" w:author="刘崇麟" w:date="2024-12-20T10:35:53Z">
                <w:rPr>
                  <w:rFonts w:hint="default" w:cs="Times New Roman"/>
                  <w:sz w:val="24"/>
                  <w:szCs w:val="24"/>
                  <w:lang w:val="en-US" w:eastAsia="zh-CN"/>
                </w:rPr>
              </w:rPrChange>
            </w:rPr>
            <w:delText>1</w:delText>
          </w:r>
        </w:del>
      </w:ins>
      <w:ins w:id="2278" w:author="刘崇麟" w:date="2024-12-20T10:35:18Z">
        <w:del w:id="2279" w:author="赵翔-深圳" w:date="2024-12-20T20:20:12Z">
          <w:r>
            <w:rPr>
              <w:rFonts w:hint="default" w:cs="Times New Roman"/>
              <w:b/>
              <w:sz w:val="21"/>
              <w:szCs w:val="21"/>
              <w:lang w:val="en-US" w:eastAsia="zh-CN"/>
              <w:rPrChange w:id="2280" w:author="刘崇麟" w:date="2024-12-20T10:35:53Z">
                <w:rPr>
                  <w:rFonts w:hint="default" w:cs="Times New Roman"/>
                  <w:sz w:val="24"/>
                  <w:szCs w:val="24"/>
                  <w:lang w:val="en-US" w:eastAsia="zh-CN"/>
                </w:rPr>
              </w:rPrChange>
            </w:rPr>
            <w:delText>-</w:delText>
          </w:r>
        </w:del>
      </w:ins>
      <w:ins w:id="2281" w:author="刘崇麟" w:date="2024-12-20T10:35:18Z">
        <w:r>
          <w:rPr>
            <w:rFonts w:hint="default" w:cs="Times New Roman"/>
            <w:b/>
            <w:sz w:val="21"/>
            <w:szCs w:val="21"/>
            <w:lang w:val="en-US" w:eastAsia="zh-CN"/>
            <w:rPrChange w:id="2282" w:author="刘崇麟" w:date="2024-12-20T10:35:53Z">
              <w:rPr>
                <w:rFonts w:hint="default" w:cs="Times New Roman"/>
                <w:sz w:val="24"/>
                <w:szCs w:val="24"/>
                <w:lang w:val="en-US" w:eastAsia="zh-CN"/>
              </w:rPr>
            </w:rPrChange>
          </w:rPr>
          <w:t>1</w:t>
        </w:r>
      </w:ins>
      <w:ins w:id="2283" w:author="刘崇麟" w:date="2024-12-20T10:35:34Z">
        <w:r>
          <w:rPr>
            <w:rFonts w:hint="default" w:cs="Times New Roman"/>
            <w:b/>
            <w:sz w:val="21"/>
            <w:szCs w:val="21"/>
            <w:lang w:val="en-US" w:eastAsia="zh-CN"/>
            <w:rPrChange w:id="2284" w:author="刘崇麟" w:date="2024-12-20T10:35:53Z">
              <w:rPr>
                <w:rFonts w:hint="eastAsia" w:cs="Times New Roman"/>
                <w:sz w:val="24"/>
                <w:szCs w:val="24"/>
                <w:lang w:val="en-US" w:eastAsia="zh-CN"/>
              </w:rPr>
            </w:rPrChange>
          </w:rPr>
          <w:t xml:space="preserve">  </w:t>
        </w:r>
      </w:ins>
      <w:ins w:id="2285" w:author="刘崇麟" w:date="2024-12-20T10:35:37Z">
        <w:r>
          <w:rPr>
            <w:rFonts w:hint="default" w:cs="Times New Roman"/>
            <w:b/>
            <w:sz w:val="21"/>
            <w:szCs w:val="21"/>
            <w:lang w:val="en-US" w:eastAsia="zh-CN"/>
            <w:rPrChange w:id="2286" w:author="刘崇麟" w:date="2024-12-20T10:35:53Z">
              <w:rPr>
                <w:rFonts w:hint="eastAsia" w:cs="Times New Roman"/>
                <w:sz w:val="24"/>
                <w:szCs w:val="24"/>
                <w:lang w:val="en-US" w:eastAsia="zh-CN"/>
              </w:rPr>
            </w:rPrChange>
          </w:rPr>
          <w:t>内装饰</w:t>
        </w:r>
      </w:ins>
      <w:ins w:id="2287" w:author="刘崇麟" w:date="2024-12-20T10:35:38Z">
        <w:r>
          <w:rPr>
            <w:rFonts w:hint="default" w:cs="Times New Roman"/>
            <w:b/>
            <w:sz w:val="21"/>
            <w:szCs w:val="21"/>
            <w:lang w:val="en-US" w:eastAsia="zh-CN"/>
            <w:rPrChange w:id="2288" w:author="刘崇麟" w:date="2024-12-20T10:35:53Z">
              <w:rPr>
                <w:rFonts w:hint="eastAsia" w:cs="Times New Roman"/>
                <w:sz w:val="24"/>
                <w:szCs w:val="24"/>
                <w:lang w:val="en-US" w:eastAsia="zh-CN"/>
              </w:rPr>
            </w:rPrChange>
          </w:rPr>
          <w:t>病害</w:t>
        </w:r>
      </w:ins>
      <w:ins w:id="2289" w:author="刘崇麟" w:date="2024-12-20T10:35:40Z">
        <w:r>
          <w:rPr>
            <w:rFonts w:hint="default" w:cs="Times New Roman"/>
            <w:b/>
            <w:sz w:val="21"/>
            <w:szCs w:val="21"/>
            <w:lang w:val="en-US" w:eastAsia="zh-CN"/>
            <w:rPrChange w:id="2290" w:author="刘崇麟" w:date="2024-12-20T10:35:53Z">
              <w:rPr>
                <w:rFonts w:hint="eastAsia" w:cs="Times New Roman"/>
                <w:sz w:val="24"/>
                <w:szCs w:val="24"/>
                <w:lang w:val="en-US" w:eastAsia="zh-CN"/>
              </w:rPr>
            </w:rPrChange>
          </w:rPr>
          <w:t>统计表</w:t>
        </w:r>
      </w:ins>
    </w:p>
    <w:bookmarkEnd w:id="148"/>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EB30B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2903B80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533C1A6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64A700F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2D74B29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44A64CD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56D8D8C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7145480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27DBDDC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3BBA10C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146A66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7EEB5D6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291" w:author="刘崇麟" w:date="2024-12-20T10:12:36Z">
              <w:r>
                <w:rPr>
                  <w:rFonts w:hint="default" w:ascii="Times New Roman" w:hAnsi="Times New Roman" w:eastAsia="宋体" w:cs="Times New Roman"/>
                  <w:i w:val="0"/>
                  <w:iCs w:val="0"/>
                  <w:color w:val="000000"/>
                  <w:kern w:val="0"/>
                  <w:sz w:val="21"/>
                  <w:szCs w:val="21"/>
                  <w:u w:val="none"/>
                  <w:lang w:val="en-US" w:eastAsia="zh-CN" w:bidi="ar"/>
                </w:rPr>
                <w:t>ZK53+207.4</w:t>
              </w:r>
            </w:ins>
            <w:del w:id="2292" w:author="刘崇麟" w:date="2024-12-20T10:12:36Z">
              <w:r>
                <w:rPr>
                  <w:rFonts w:hint="default" w:ascii="Times New Roman" w:hAnsi="Times New Roman" w:eastAsia="宋体" w:cs="Times New Roman"/>
                  <w:i w:val="0"/>
                  <w:iCs w:val="0"/>
                  <w:color w:val="000000"/>
                  <w:kern w:val="0"/>
                  <w:sz w:val="21"/>
                  <w:szCs w:val="21"/>
                  <w:u w:val="none"/>
                  <w:lang w:val="en-US" w:eastAsia="zh-CN" w:bidi="ar"/>
                </w:rPr>
                <w:delText>ZK309+660.6</w:delText>
              </w:r>
            </w:del>
          </w:p>
        </w:tc>
        <w:tc>
          <w:tcPr>
            <w:tcW w:w="1701" w:type="dxa"/>
            <w:shd w:val="clear" w:color="auto" w:fill="auto"/>
            <w:vAlign w:val="center"/>
          </w:tcPr>
          <w:p w14:paraId="4E0CD640">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711BAA44">
            <w:pPr>
              <w:jc w:val="center"/>
              <w:rPr>
                <w:rFonts w:hint="default" w:ascii="Times New Roman" w:hAnsi="Times New Roman" w:eastAsia="宋体" w:cs="Times New Roman"/>
                <w:sz w:val="21"/>
                <w:szCs w:val="21"/>
                <w:lang w:val="en-US" w:eastAsia="zh-CN"/>
              </w:rPr>
            </w:pPr>
            <w:ins w:id="2293" w:author="刘崇麟" w:date="2024-12-20T10:13:13Z">
              <w:r>
                <w:rPr>
                  <w:rFonts w:hint="default" w:ascii="Times New Roman" w:hAnsi="Times New Roman" w:eastAsia="宋体" w:cs="Times New Roman"/>
                  <w:sz w:val="21"/>
                  <w:szCs w:val="21"/>
                  <w:lang w:val="en-US" w:eastAsia="zh-CN"/>
                </w:rPr>
                <w:t>右拱腰</w:t>
              </w:r>
            </w:ins>
            <w:ins w:id="2294" w:author="刘崇麟" w:date="2024-12-20T10:13:21Z">
              <w:del w:id="2295" w:author="赵翔-深圳" w:date="2024-12-20T20:20:48Z">
                <w:r>
                  <w:rPr>
                    <w:rFonts w:hint="default" w:ascii="Times New Roman" w:hAnsi="Times New Roman" w:eastAsia="宋体" w:cs="Times New Roman"/>
                    <w:sz w:val="21"/>
                    <w:szCs w:val="21"/>
                    <w:lang w:val="en-US" w:eastAsia="zh-CN"/>
                  </w:rPr>
                  <w:delText>距</w:delText>
                </w:r>
              </w:del>
            </w:ins>
            <w:ins w:id="2296" w:author="刘崇麟" w:date="2024-12-20T10:13:21Z">
              <w:del w:id="2297" w:author="赵翔-深圳" w:date="2024-12-20T20:20:46Z">
                <w:r>
                  <w:rPr>
                    <w:rFonts w:hint="default" w:ascii="Times New Roman" w:hAnsi="Times New Roman" w:eastAsia="宋体" w:cs="Times New Roman"/>
                    <w:sz w:val="21"/>
                    <w:szCs w:val="21"/>
                    <w:lang w:val="en-US" w:eastAsia="zh-CN"/>
                  </w:rPr>
                  <w:delText>洞</w:delText>
                </w:r>
              </w:del>
            </w:ins>
            <w:ins w:id="2298" w:author="刘崇麟" w:date="2024-12-20T10:13:21Z">
              <w:del w:id="2299" w:author="赵翔-深圳" w:date="2024-12-20T20:20:45Z">
                <w:r>
                  <w:rPr>
                    <w:rFonts w:hint="default" w:ascii="Times New Roman" w:hAnsi="Times New Roman" w:eastAsia="宋体" w:cs="Times New Roman"/>
                    <w:sz w:val="21"/>
                    <w:szCs w:val="21"/>
                    <w:lang w:val="en-US" w:eastAsia="zh-CN"/>
                  </w:rPr>
                  <w:delText>口</w:delText>
                </w:r>
              </w:del>
            </w:ins>
            <w:ins w:id="2300" w:author="刘崇麟" w:date="2024-12-20T10:13:21Z">
              <w:del w:id="2301" w:author="赵翔-深圳" w:date="2024-12-20T20:20:44Z">
                <w:r>
                  <w:rPr>
                    <w:rFonts w:hint="default" w:ascii="Times New Roman" w:hAnsi="Times New Roman" w:eastAsia="宋体" w:cs="Times New Roman"/>
                    <w:sz w:val="21"/>
                    <w:szCs w:val="21"/>
                    <w:lang w:val="en-US" w:eastAsia="zh-CN"/>
                  </w:rPr>
                  <w:delText>距离</w:delText>
                </w:r>
              </w:del>
            </w:ins>
            <w:del w:id="2302" w:author="刘崇麟" w:date="2024-12-20T10:13:21Z">
              <w:r>
                <w:rPr>
                  <w:rFonts w:hint="default" w:ascii="Times New Roman" w:hAnsi="Times New Roman" w:eastAsia="宋体" w:cs="Times New Roman"/>
                  <w:sz w:val="21"/>
                  <w:szCs w:val="21"/>
                  <w:lang w:val="en-US" w:eastAsia="zh-CN"/>
                </w:rPr>
                <w:delText>左边墙距地2.4m</w:delText>
              </w:r>
            </w:del>
            <w:ins w:id="2303" w:author="刘崇麟" w:date="2024-12-20T10:13:27Z">
              <w:del w:id="2304" w:author="赵翔-深圳" w:date="2024-12-20T20:20:35Z">
                <w:r>
                  <w:rPr>
                    <w:rFonts w:hint="default" w:ascii="Times New Roman" w:hAnsi="Times New Roman" w:eastAsia="宋体" w:cs="Times New Roman"/>
                    <w:sz w:val="21"/>
                    <w:szCs w:val="21"/>
                    <w:lang w:val="en-US" w:eastAsia="zh-CN"/>
                  </w:rPr>
                  <w:delText>397</w:delText>
                </w:r>
              </w:del>
            </w:ins>
            <w:ins w:id="2305" w:author="刘崇麟" w:date="2024-12-20T10:13:27Z">
              <w:del w:id="2306" w:author="赵翔-深圳" w:date="2024-12-20T20:20:34Z">
                <w:r>
                  <w:rPr>
                    <w:rFonts w:hint="default" w:ascii="Times New Roman" w:hAnsi="Times New Roman" w:eastAsia="宋体" w:cs="Times New Roman"/>
                    <w:sz w:val="21"/>
                    <w:szCs w:val="21"/>
                    <w:lang w:val="en-US" w:eastAsia="zh-CN"/>
                  </w:rPr>
                  <w:delText>.6</w:delText>
                </w:r>
              </w:del>
            </w:ins>
            <w:ins w:id="2307" w:author="刘崇麟" w:date="2024-12-20T10:13:29Z">
              <w:del w:id="2308" w:author="赵翔-深圳" w:date="2024-12-20T20:20:34Z">
                <w:r>
                  <w:rPr>
                    <w:rFonts w:hint="eastAsia" w:cs="Times New Roman"/>
                    <w:sz w:val="21"/>
                    <w:szCs w:val="21"/>
                    <w:lang w:val="en-US" w:eastAsia="zh-CN"/>
                  </w:rPr>
                  <w:delText>m</w:delText>
                </w:r>
              </w:del>
            </w:ins>
            <w:del w:id="2309" w:author="赵翔-深圳" w:date="2024-12-20T20:20:51Z">
              <w:r>
                <w:rPr>
                  <w:rFonts w:hint="default" w:ascii="Times New Roman" w:hAnsi="Times New Roman" w:eastAsia="宋体" w:cs="Times New Roman"/>
                  <w:snapToGrid w:val="0"/>
                  <w:sz w:val="21"/>
                  <w:szCs w:val="21"/>
                  <w:lang w:eastAsia="zh-CN"/>
                </w:rPr>
                <w:delText>，</w:delText>
              </w:r>
            </w:del>
            <w:ins w:id="2310" w:author="刘崇麟" w:date="2024-12-20T10:13:37Z">
              <w:r>
                <w:rPr>
                  <w:rFonts w:hint="default" w:ascii="Times New Roman" w:hAnsi="Times New Roman" w:eastAsia="宋体" w:cs="Times New Roman"/>
                  <w:snapToGrid w:val="0"/>
                  <w:sz w:val="21"/>
                  <w:szCs w:val="21"/>
                  <w:lang w:eastAsia="zh-CN"/>
                </w:rPr>
                <w:t>距地面高度</w:t>
              </w:r>
            </w:ins>
            <w:ins w:id="2311" w:author="刘崇麟" w:date="2024-12-20T10:13:39Z">
              <w:r>
                <w:rPr>
                  <w:rFonts w:hint="eastAsia" w:cs="Times New Roman"/>
                  <w:snapToGrid w:val="0"/>
                  <w:sz w:val="21"/>
                  <w:szCs w:val="21"/>
                  <w:lang w:val="en-US" w:eastAsia="zh-CN"/>
                </w:rPr>
                <w:t>5.6</w:t>
              </w:r>
            </w:ins>
            <w:ins w:id="2312" w:author="刘崇麟" w:date="2024-12-20T10:13:41Z">
              <w:r>
                <w:rPr>
                  <w:rFonts w:hint="eastAsia" w:cs="Times New Roman"/>
                  <w:snapToGrid w:val="0"/>
                  <w:sz w:val="21"/>
                  <w:szCs w:val="21"/>
                  <w:lang w:val="en-US" w:eastAsia="zh-CN"/>
                </w:rPr>
                <w:t>m，</w:t>
              </w:r>
            </w:ins>
            <w:r>
              <w:rPr>
                <w:rFonts w:hint="default" w:ascii="Times New Roman" w:hAnsi="Times New Roman" w:eastAsia="宋体" w:cs="Times New Roman"/>
                <w:snapToGrid w:val="0"/>
                <w:sz w:val="21"/>
                <w:szCs w:val="21"/>
                <w:lang w:val="en-US" w:eastAsia="zh-CN"/>
              </w:rPr>
              <w:t>长</w:t>
            </w:r>
            <w:del w:id="2313" w:author="刘崇麟" w:date="2024-12-20T10:13:49Z">
              <w:r>
                <w:rPr>
                  <w:rFonts w:hint="default" w:ascii="Times New Roman" w:hAnsi="Times New Roman" w:eastAsia="宋体" w:cs="Times New Roman"/>
                  <w:snapToGrid w:val="0"/>
                  <w:sz w:val="21"/>
                  <w:szCs w:val="21"/>
                  <w:lang w:val="en-US" w:eastAsia="zh-CN"/>
                </w:rPr>
                <w:delText>2.0</w:delText>
              </w:r>
            </w:del>
            <w:ins w:id="2314" w:author="刘崇麟" w:date="2024-12-20T10:13:49Z">
              <w:r>
                <w:rPr>
                  <w:rFonts w:hint="eastAsia" w:cs="Times New Roman"/>
                  <w:snapToGrid w:val="0"/>
                  <w:sz w:val="21"/>
                  <w:szCs w:val="21"/>
                  <w:lang w:val="en-US" w:eastAsia="zh-CN"/>
                </w:rPr>
                <w:t>0.1</w:t>
              </w:r>
            </w:ins>
            <w:ins w:id="2315" w:author="刘崇麟" w:date="2024-12-20T10:13:50Z">
              <w:r>
                <w:rPr>
                  <w:rFonts w:hint="eastAsia" w:cs="Times New Roman"/>
                  <w:snapToGrid w:val="0"/>
                  <w:sz w:val="21"/>
                  <w:szCs w:val="21"/>
                  <w:lang w:val="en-US" w:eastAsia="zh-CN"/>
                </w:rPr>
                <w:t>8</w:t>
              </w:r>
            </w:ins>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w:t>
            </w:r>
            <w:ins w:id="2316" w:author="刘崇麟" w:date="2024-12-20T10:13:54Z">
              <w:r>
                <w:rPr>
                  <w:rFonts w:hint="eastAsia" w:cs="Times New Roman"/>
                  <w:snapToGrid w:val="0"/>
                  <w:sz w:val="21"/>
                  <w:szCs w:val="21"/>
                  <w:lang w:val="en-US" w:eastAsia="zh-CN"/>
                </w:rPr>
                <w:t>0.</w:t>
              </w:r>
            </w:ins>
            <w:ins w:id="2317" w:author="刘崇麟" w:date="2024-12-20T10:13:55Z">
              <w:r>
                <w:rPr>
                  <w:rFonts w:hint="eastAsia" w:cs="Times New Roman"/>
                  <w:snapToGrid w:val="0"/>
                  <w:sz w:val="21"/>
                  <w:szCs w:val="21"/>
                  <w:lang w:val="en-US" w:eastAsia="zh-CN"/>
                </w:rPr>
                <w:t>9</w:t>
              </w:r>
            </w:ins>
            <w:del w:id="2318" w:author="刘崇麟" w:date="2024-12-20T10:13:54Z">
              <w:r>
                <w:rPr>
                  <w:rFonts w:hint="default" w:ascii="Times New Roman" w:hAnsi="Times New Roman" w:eastAsia="宋体" w:cs="Times New Roman"/>
                  <w:snapToGrid w:val="0"/>
                  <w:sz w:val="21"/>
                  <w:szCs w:val="21"/>
                  <w:lang w:val="en-US" w:eastAsia="zh-CN"/>
                </w:rPr>
                <w:delText>1</w:delText>
              </w:r>
            </w:del>
            <w:del w:id="2319" w:author="刘崇麟" w:date="2024-12-20T10:13:53Z">
              <w:r>
                <w:rPr>
                  <w:rFonts w:hint="default" w:ascii="Times New Roman" w:hAnsi="Times New Roman" w:eastAsia="宋体" w:cs="Times New Roman"/>
                  <w:snapToGrid w:val="0"/>
                  <w:sz w:val="21"/>
                  <w:szCs w:val="21"/>
                  <w:lang w:val="en-US" w:eastAsia="zh-CN"/>
                </w:rPr>
                <w:delText>.98</w:delText>
              </w:r>
            </w:del>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w:t>
            </w:r>
            <w:del w:id="2320" w:author="刘崇麟" w:date="2024-12-20T10:14:02Z">
              <w:r>
                <w:rPr>
                  <w:rFonts w:hint="default" w:ascii="Times New Roman" w:hAnsi="Times New Roman" w:eastAsia="宋体" w:cs="Times New Roman"/>
                  <w:snapToGrid w:val="0"/>
                  <w:sz w:val="21"/>
                  <w:szCs w:val="21"/>
                  <w:lang w:val="en-US" w:eastAsia="zh-CN"/>
                </w:rPr>
                <w:delText>2.8</w:delText>
              </w:r>
            </w:del>
            <w:ins w:id="2321" w:author="刘崇麟" w:date="2024-12-20T10:14:03Z">
              <w:r>
                <w:rPr>
                  <w:rFonts w:hint="eastAsia" w:cs="Times New Roman"/>
                  <w:snapToGrid w:val="0"/>
                  <w:sz w:val="21"/>
                  <w:szCs w:val="21"/>
                  <w:lang w:val="en-US" w:eastAsia="zh-CN"/>
                </w:rPr>
                <w:t>0</w:t>
              </w:r>
            </w:ins>
            <w:ins w:id="2322" w:author="刘崇麟" w:date="2024-12-20T10:14:04Z">
              <w:r>
                <w:rPr>
                  <w:rFonts w:hint="eastAsia" w:cs="Times New Roman"/>
                  <w:snapToGrid w:val="0"/>
                  <w:sz w:val="21"/>
                  <w:szCs w:val="21"/>
                  <w:lang w:val="en-US" w:eastAsia="zh-CN"/>
                </w:rPr>
                <w:t>.1</w:t>
              </w:r>
            </w:ins>
            <w:del w:id="2323" w:author="刘崇麟" w:date="2024-12-20T10:14:02Z">
              <w:r>
                <w:rPr>
                  <w:rFonts w:hint="default" w:ascii="Times New Roman" w:hAnsi="Times New Roman" w:eastAsia="宋体" w:cs="Times New Roman"/>
                  <w:snapToGrid w:val="0"/>
                  <w:sz w:val="21"/>
                  <w:szCs w:val="21"/>
                  <w:lang w:val="en-US" w:eastAsia="zh-CN"/>
                </w:rPr>
                <w:delText>8</w:delText>
              </w:r>
            </w:del>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3259FA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del w:id="2324" w:author="刘崇麟" w:date="2024-12-20T10:15:48Z">
              <w:r>
                <w:rPr>
                  <w:rFonts w:hint="default" w:ascii="Times New Roman" w:hAnsi="Times New Roman" w:eastAsia="宋体" w:cs="Times New Roman"/>
                  <w:sz w:val="21"/>
                  <w:szCs w:val="21"/>
                  <w:lang w:val="en-US" w:eastAsia="zh-CN"/>
                </w:rPr>
                <w:delText>2</w:delText>
              </w:r>
            </w:del>
            <w:ins w:id="2325" w:author="刘崇麟" w:date="2024-12-20T10:15:48Z">
              <w:r>
                <w:rPr>
                  <w:rFonts w:hint="eastAsia" w:cs="Times New Roman"/>
                  <w:sz w:val="21"/>
                  <w:szCs w:val="21"/>
                  <w:lang w:val="en-US" w:eastAsia="zh-CN"/>
                </w:rPr>
                <w:t>1</w:t>
              </w:r>
            </w:ins>
            <w:r>
              <w:rPr>
                <w:rFonts w:hint="default" w:ascii="Times New Roman" w:hAnsi="Times New Roman" w:eastAsia="宋体" w:cs="Times New Roman"/>
                <w:sz w:val="21"/>
                <w:szCs w:val="21"/>
                <w:lang w:val="en-US" w:eastAsia="zh-CN"/>
              </w:rPr>
              <w:t>.8.1</w:t>
            </w:r>
          </w:p>
        </w:tc>
        <w:tc>
          <w:tcPr>
            <w:tcW w:w="690" w:type="dxa"/>
            <w:shd w:val="clear" w:color="auto" w:fill="auto"/>
            <w:vAlign w:val="center"/>
          </w:tcPr>
          <w:p w14:paraId="33617CE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1C7043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326" w:author="刘崇麟" w:date="2024-12-20T10:12:53Z"/>
        </w:trPr>
        <w:tc>
          <w:tcPr>
            <w:tcW w:w="717" w:type="dxa"/>
            <w:shd w:val="clear" w:color="auto" w:fill="auto"/>
            <w:vAlign w:val="center"/>
          </w:tcPr>
          <w:p w14:paraId="76877D20">
            <w:pPr>
              <w:jc w:val="center"/>
              <w:rPr>
                <w:del w:id="2327" w:author="刘崇麟" w:date="2024-12-20T10:12:53Z"/>
                <w:rFonts w:hint="default" w:ascii="Times New Roman" w:hAnsi="Times New Roman" w:eastAsia="宋体" w:cs="Times New Roman"/>
                <w:sz w:val="21"/>
                <w:szCs w:val="21"/>
                <w:lang w:val="en-US" w:eastAsia="zh-CN"/>
              </w:rPr>
            </w:pPr>
            <w:del w:id="2328" w:author="刘崇麟" w:date="2024-12-20T10:12:53Z">
              <w:r>
                <w:rPr>
                  <w:rFonts w:hint="default" w:ascii="Times New Roman" w:hAnsi="Times New Roman" w:eastAsia="宋体" w:cs="Times New Roman"/>
                  <w:sz w:val="21"/>
                  <w:szCs w:val="21"/>
                  <w:lang w:val="en-US" w:eastAsia="zh-CN"/>
                </w:rPr>
                <w:delText>2</w:delText>
              </w:r>
            </w:del>
          </w:p>
        </w:tc>
        <w:tc>
          <w:tcPr>
            <w:tcW w:w="2167" w:type="dxa"/>
            <w:shd w:val="clear" w:color="auto" w:fill="auto"/>
            <w:vAlign w:val="center"/>
          </w:tcPr>
          <w:p w14:paraId="0B31E969">
            <w:pPr>
              <w:keepNext w:val="0"/>
              <w:keepLines w:val="0"/>
              <w:widowControl/>
              <w:suppressLineNumbers w:val="0"/>
              <w:jc w:val="center"/>
              <w:textAlignment w:val="center"/>
              <w:rPr>
                <w:del w:id="2329" w:author="刘崇麟" w:date="2024-12-20T10:12:53Z"/>
                <w:rFonts w:hint="default" w:ascii="Times New Roman" w:hAnsi="Times New Roman" w:eastAsia="宋体" w:cs="Times New Roman"/>
                <w:sz w:val="21"/>
                <w:szCs w:val="21"/>
              </w:rPr>
            </w:pPr>
            <w:del w:id="2330" w:author="刘崇麟" w:date="2024-12-20T10:12:53Z">
              <w:r>
                <w:rPr>
                  <w:rFonts w:hint="default" w:ascii="Times New Roman" w:hAnsi="Times New Roman" w:eastAsia="宋体" w:cs="Times New Roman"/>
                  <w:i w:val="0"/>
                  <w:iCs w:val="0"/>
                  <w:color w:val="000000"/>
                  <w:kern w:val="0"/>
                  <w:sz w:val="21"/>
                  <w:szCs w:val="21"/>
                  <w:u w:val="none"/>
                  <w:lang w:val="en-US" w:eastAsia="zh-CN" w:bidi="ar"/>
                </w:rPr>
                <w:delText>ZK309+648.4</w:delText>
              </w:r>
            </w:del>
          </w:p>
        </w:tc>
        <w:tc>
          <w:tcPr>
            <w:tcW w:w="1701" w:type="dxa"/>
            <w:shd w:val="clear" w:color="auto" w:fill="auto"/>
            <w:vAlign w:val="center"/>
          </w:tcPr>
          <w:p w14:paraId="3F09B4B2">
            <w:pPr>
              <w:keepNext w:val="0"/>
              <w:keepLines w:val="0"/>
              <w:widowControl/>
              <w:suppressLineNumbers w:val="0"/>
              <w:jc w:val="center"/>
              <w:textAlignment w:val="center"/>
              <w:rPr>
                <w:del w:id="2331" w:author="刘崇麟" w:date="2024-12-20T10:12:53Z"/>
                <w:rFonts w:hint="default" w:ascii="Times New Roman" w:hAnsi="Times New Roman" w:eastAsia="宋体" w:cs="Times New Roman"/>
                <w:sz w:val="21"/>
                <w:szCs w:val="21"/>
                <w:lang w:val="en-US" w:eastAsia="zh-CN"/>
              </w:rPr>
            </w:pPr>
            <w:del w:id="2332" w:author="刘崇麟" w:date="2024-12-20T10:12:53Z">
              <w:r>
                <w:rPr>
                  <w:rFonts w:hint="default" w:ascii="Times New Roman" w:hAnsi="Times New Roman" w:eastAsia="宋体" w:cs="Times New Roman"/>
                  <w:i w:val="0"/>
                  <w:iCs w:val="0"/>
                  <w:color w:val="000000"/>
                  <w:kern w:val="0"/>
                  <w:sz w:val="21"/>
                  <w:szCs w:val="21"/>
                  <w:u w:val="none"/>
                  <w:lang w:val="en-US" w:eastAsia="zh-CN" w:bidi="ar"/>
                </w:rPr>
                <w:delText>防火涂料剥落</w:delText>
              </w:r>
            </w:del>
          </w:p>
        </w:tc>
        <w:tc>
          <w:tcPr>
            <w:tcW w:w="2900" w:type="dxa"/>
            <w:shd w:val="clear" w:color="auto" w:fill="auto"/>
            <w:vAlign w:val="center"/>
          </w:tcPr>
          <w:p w14:paraId="495257F6">
            <w:pPr>
              <w:jc w:val="center"/>
              <w:rPr>
                <w:del w:id="2333" w:author="刘崇麟" w:date="2024-12-20T10:12:53Z"/>
                <w:rFonts w:hint="default" w:ascii="Times New Roman" w:hAnsi="Times New Roman" w:eastAsia="宋体" w:cs="Times New Roman"/>
                <w:sz w:val="21"/>
                <w:szCs w:val="21"/>
                <w:lang w:val="en-US" w:eastAsia="zh-CN"/>
              </w:rPr>
            </w:pPr>
            <w:del w:id="2334" w:author="刘崇麟" w:date="2024-12-20T10:12:53Z">
              <w:r>
                <w:rPr>
                  <w:rFonts w:hint="default" w:ascii="Times New Roman" w:hAnsi="Times New Roman" w:eastAsia="宋体" w:cs="Times New Roman"/>
                  <w:sz w:val="21"/>
                  <w:szCs w:val="21"/>
                  <w:lang w:val="en-US" w:eastAsia="zh-CN"/>
                </w:rPr>
                <w:delText>右拱腰距地3.7</w:delText>
              </w:r>
            </w:del>
            <w:del w:id="2335" w:author="刘崇麟" w:date="2024-12-20T10:12:53Z">
              <w:r>
                <w:rPr>
                  <w:rFonts w:hint="default" w:ascii="Times New Roman" w:hAnsi="Times New Roman" w:eastAsia="宋体" w:cs="Times New Roman"/>
                  <w:snapToGrid w:val="0"/>
                  <w:sz w:val="21"/>
                  <w:szCs w:val="21"/>
                </w:rPr>
                <w:delText>m</w:delText>
              </w:r>
            </w:del>
            <w:del w:id="2336" w:author="刘崇麟" w:date="2024-12-20T10:12:53Z">
              <w:r>
                <w:rPr>
                  <w:rFonts w:hint="default" w:ascii="Times New Roman" w:hAnsi="Times New Roman" w:eastAsia="宋体" w:cs="Times New Roman"/>
                  <w:snapToGrid w:val="0"/>
                  <w:sz w:val="21"/>
                  <w:szCs w:val="21"/>
                  <w:lang w:eastAsia="zh-CN"/>
                </w:rPr>
                <w:delText>，</w:delText>
              </w:r>
            </w:del>
            <w:del w:id="2337" w:author="刘崇麟" w:date="2024-12-20T10:12:53Z">
              <w:r>
                <w:rPr>
                  <w:rFonts w:hint="default" w:ascii="Times New Roman" w:hAnsi="Times New Roman" w:eastAsia="宋体" w:cs="Times New Roman"/>
                  <w:snapToGrid w:val="0"/>
                  <w:sz w:val="21"/>
                  <w:szCs w:val="21"/>
                  <w:lang w:val="en-US" w:eastAsia="zh-CN"/>
                </w:rPr>
                <w:delText>长0.73</w:delText>
              </w:r>
            </w:del>
            <w:del w:id="2338" w:author="刘崇麟" w:date="2024-12-20T10:12:53Z">
              <w:r>
                <w:rPr>
                  <w:rFonts w:hint="default" w:ascii="Times New Roman" w:hAnsi="Times New Roman" w:eastAsia="宋体" w:cs="Times New Roman"/>
                  <w:snapToGrid w:val="0"/>
                  <w:sz w:val="21"/>
                  <w:szCs w:val="21"/>
                </w:rPr>
                <w:delText>m</w:delText>
              </w:r>
            </w:del>
            <w:del w:id="2339" w:author="刘崇麟" w:date="2024-12-20T10:12:53Z">
              <w:r>
                <w:rPr>
                  <w:rFonts w:hint="default" w:ascii="Times New Roman" w:hAnsi="Times New Roman" w:eastAsia="宋体" w:cs="Times New Roman"/>
                  <w:snapToGrid w:val="0"/>
                  <w:sz w:val="21"/>
                  <w:szCs w:val="21"/>
                  <w:lang w:eastAsia="zh-CN"/>
                </w:rPr>
                <w:delText>，</w:delText>
              </w:r>
            </w:del>
            <w:del w:id="2340" w:author="刘崇麟" w:date="2024-12-20T10:12:53Z">
              <w:r>
                <w:rPr>
                  <w:rFonts w:hint="default" w:ascii="Times New Roman" w:hAnsi="Times New Roman" w:eastAsia="宋体" w:cs="Times New Roman"/>
                  <w:snapToGrid w:val="0"/>
                  <w:sz w:val="21"/>
                  <w:szCs w:val="21"/>
                  <w:lang w:val="en-US" w:eastAsia="zh-CN"/>
                </w:rPr>
                <w:delText>宽0.68</w:delText>
              </w:r>
            </w:del>
            <w:del w:id="2341" w:author="刘崇麟" w:date="2024-12-20T10:12:53Z">
              <w:r>
                <w:rPr>
                  <w:rFonts w:hint="default" w:ascii="Times New Roman" w:hAnsi="Times New Roman" w:eastAsia="宋体" w:cs="Times New Roman"/>
                  <w:snapToGrid w:val="0"/>
                  <w:sz w:val="21"/>
                  <w:szCs w:val="21"/>
                </w:rPr>
                <w:delText>m</w:delText>
              </w:r>
            </w:del>
            <w:del w:id="2342" w:author="刘崇麟" w:date="2024-12-20T10:12:53Z">
              <w:r>
                <w:rPr>
                  <w:rFonts w:hint="default" w:ascii="Times New Roman" w:hAnsi="Times New Roman" w:eastAsia="宋体" w:cs="Times New Roman"/>
                  <w:snapToGrid w:val="0"/>
                  <w:sz w:val="21"/>
                  <w:szCs w:val="21"/>
                  <w:lang w:eastAsia="zh-CN"/>
                </w:rPr>
                <w:delText>，</w:delText>
              </w:r>
            </w:del>
            <w:del w:id="2343" w:author="刘崇麟" w:date="2024-12-20T10:12:53Z">
              <w:r>
                <w:rPr>
                  <w:rFonts w:hint="default" w:ascii="Times New Roman" w:hAnsi="Times New Roman" w:eastAsia="宋体" w:cs="Times New Roman"/>
                  <w:snapToGrid w:val="0"/>
                  <w:sz w:val="21"/>
                  <w:szCs w:val="21"/>
                  <w:lang w:val="en-US" w:eastAsia="zh-CN"/>
                </w:rPr>
                <w:delText>面积为0.35</w:delText>
              </w:r>
            </w:del>
            <w:del w:id="2344" w:author="刘崇麟" w:date="2024-12-20T10:12:53Z">
              <w:r>
                <w:rPr>
                  <w:rFonts w:hint="default" w:ascii="Times New Roman" w:hAnsi="Times New Roman" w:eastAsia="宋体" w:cs="Times New Roman"/>
                  <w:sz w:val="21"/>
                  <w:szCs w:val="21"/>
                </w:rPr>
                <w:delText>m</w:delText>
              </w:r>
            </w:del>
            <w:del w:id="2345" w:author="刘崇麟" w:date="2024-12-20T10:12:53Z">
              <w:r>
                <w:rPr>
                  <w:rFonts w:hint="default" w:ascii="Times New Roman" w:hAnsi="Times New Roman" w:eastAsia="宋体" w:cs="Times New Roman"/>
                  <w:sz w:val="21"/>
                  <w:szCs w:val="21"/>
                  <w:lang w:val="en-US" w:eastAsia="zh-CN"/>
                </w:rPr>
                <w:delText>²。</w:delText>
              </w:r>
            </w:del>
          </w:p>
        </w:tc>
        <w:tc>
          <w:tcPr>
            <w:tcW w:w="996" w:type="dxa"/>
            <w:shd w:val="clear" w:color="auto" w:fill="auto"/>
            <w:vAlign w:val="center"/>
          </w:tcPr>
          <w:p w14:paraId="5B710D13">
            <w:pPr>
              <w:jc w:val="center"/>
              <w:rPr>
                <w:del w:id="2346" w:author="刘崇麟" w:date="2024-12-20T10:12:53Z"/>
                <w:rFonts w:hint="default" w:ascii="Times New Roman" w:hAnsi="Times New Roman" w:eastAsia="宋体" w:cs="Times New Roman"/>
                <w:sz w:val="21"/>
                <w:szCs w:val="21"/>
                <w:lang w:val="en-US" w:eastAsia="zh-CN"/>
              </w:rPr>
            </w:pPr>
            <w:del w:id="2347" w:author="刘崇麟" w:date="2024-12-20T10:12:53Z">
              <w:r>
                <w:rPr>
                  <w:rFonts w:hint="default" w:ascii="Times New Roman" w:hAnsi="Times New Roman" w:eastAsia="宋体" w:cs="Times New Roman"/>
                  <w:sz w:val="21"/>
                  <w:szCs w:val="21"/>
                  <w:lang w:val="en-US" w:eastAsia="zh-CN"/>
                </w:rPr>
                <w:delText>3.2.8.2</w:delText>
              </w:r>
            </w:del>
          </w:p>
        </w:tc>
        <w:tc>
          <w:tcPr>
            <w:tcW w:w="690" w:type="dxa"/>
            <w:shd w:val="clear" w:color="auto" w:fill="auto"/>
            <w:vAlign w:val="center"/>
          </w:tcPr>
          <w:p w14:paraId="5B9A947B">
            <w:pPr>
              <w:jc w:val="center"/>
              <w:rPr>
                <w:del w:id="2348" w:author="刘崇麟" w:date="2024-12-20T10:12:53Z"/>
                <w:rFonts w:hint="default" w:ascii="Times New Roman" w:hAnsi="Times New Roman" w:eastAsia="宋体" w:cs="Times New Roman"/>
                <w:sz w:val="21"/>
                <w:szCs w:val="21"/>
                <w:lang w:val="en-US" w:eastAsia="zh-CN"/>
              </w:rPr>
            </w:pPr>
            <w:del w:id="2349" w:author="刘崇麟" w:date="2024-12-20T10:12:53Z">
              <w:r>
                <w:rPr>
                  <w:rFonts w:hint="default" w:ascii="Times New Roman" w:hAnsi="Times New Roman" w:eastAsia="宋体" w:cs="Times New Roman"/>
                  <w:sz w:val="21"/>
                  <w:szCs w:val="21"/>
                  <w:lang w:val="en-US" w:eastAsia="zh-CN"/>
                </w:rPr>
                <w:delText>1</w:delText>
              </w:r>
            </w:del>
          </w:p>
        </w:tc>
      </w:tr>
      <w:tr w14:paraId="4A5D9A7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350" w:author="刘崇麟" w:date="2024-12-20T10:12:53Z"/>
        </w:trPr>
        <w:tc>
          <w:tcPr>
            <w:tcW w:w="717" w:type="dxa"/>
            <w:shd w:val="clear" w:color="auto" w:fill="auto"/>
            <w:vAlign w:val="center"/>
          </w:tcPr>
          <w:p w14:paraId="2D012934">
            <w:pPr>
              <w:jc w:val="center"/>
              <w:rPr>
                <w:del w:id="2351" w:author="刘崇麟" w:date="2024-12-20T10:12:53Z"/>
                <w:rFonts w:hint="default" w:ascii="Times New Roman" w:hAnsi="Times New Roman" w:eastAsia="宋体" w:cs="Times New Roman"/>
                <w:sz w:val="21"/>
                <w:szCs w:val="21"/>
                <w:lang w:val="en-US" w:eastAsia="zh-CN"/>
              </w:rPr>
            </w:pPr>
            <w:del w:id="2352" w:author="刘崇麟" w:date="2024-12-20T10:12:53Z">
              <w:r>
                <w:rPr>
                  <w:rFonts w:hint="default" w:ascii="Times New Roman" w:hAnsi="Times New Roman" w:eastAsia="宋体" w:cs="Times New Roman"/>
                  <w:sz w:val="21"/>
                  <w:szCs w:val="21"/>
                  <w:lang w:val="en-US" w:eastAsia="zh-CN"/>
                </w:rPr>
                <w:delText>3</w:delText>
              </w:r>
            </w:del>
          </w:p>
        </w:tc>
        <w:tc>
          <w:tcPr>
            <w:tcW w:w="2167" w:type="dxa"/>
            <w:shd w:val="clear" w:color="auto" w:fill="auto"/>
            <w:vAlign w:val="center"/>
          </w:tcPr>
          <w:p w14:paraId="6B1F95D1">
            <w:pPr>
              <w:keepNext w:val="0"/>
              <w:keepLines w:val="0"/>
              <w:widowControl/>
              <w:suppressLineNumbers w:val="0"/>
              <w:jc w:val="center"/>
              <w:textAlignment w:val="center"/>
              <w:rPr>
                <w:del w:id="2353" w:author="刘崇麟" w:date="2024-12-20T10:12:53Z"/>
                <w:rFonts w:hint="default" w:ascii="Times New Roman" w:hAnsi="Times New Roman" w:eastAsia="宋体" w:cs="Times New Roman"/>
                <w:sz w:val="21"/>
                <w:szCs w:val="21"/>
              </w:rPr>
            </w:pPr>
            <w:del w:id="2354" w:author="刘崇麟" w:date="2024-12-20T10:12:53Z">
              <w:r>
                <w:rPr>
                  <w:rFonts w:hint="default" w:ascii="Times New Roman" w:hAnsi="Times New Roman" w:eastAsia="宋体" w:cs="Times New Roman"/>
                  <w:i w:val="0"/>
                  <w:iCs w:val="0"/>
                  <w:color w:val="000000"/>
                  <w:kern w:val="0"/>
                  <w:sz w:val="21"/>
                  <w:szCs w:val="21"/>
                  <w:u w:val="none"/>
                  <w:lang w:val="en-US" w:eastAsia="zh-CN" w:bidi="ar"/>
                </w:rPr>
                <w:delText>ZK309+648.6</w:delText>
              </w:r>
            </w:del>
          </w:p>
        </w:tc>
        <w:tc>
          <w:tcPr>
            <w:tcW w:w="1701" w:type="dxa"/>
            <w:shd w:val="clear" w:color="auto" w:fill="auto"/>
            <w:vAlign w:val="center"/>
          </w:tcPr>
          <w:p w14:paraId="3CFCA4F7">
            <w:pPr>
              <w:keepNext w:val="0"/>
              <w:keepLines w:val="0"/>
              <w:widowControl/>
              <w:suppressLineNumbers w:val="0"/>
              <w:jc w:val="center"/>
              <w:textAlignment w:val="center"/>
              <w:rPr>
                <w:del w:id="2355" w:author="刘崇麟" w:date="2024-12-20T10:12:53Z"/>
                <w:rFonts w:hint="default" w:ascii="Times New Roman" w:hAnsi="Times New Roman" w:eastAsia="宋体" w:cs="Times New Roman"/>
                <w:sz w:val="21"/>
                <w:szCs w:val="21"/>
                <w:lang w:val="en-US" w:eastAsia="zh-CN"/>
              </w:rPr>
            </w:pPr>
            <w:del w:id="2356" w:author="刘崇麟" w:date="2024-12-20T10:12:53Z">
              <w:r>
                <w:rPr>
                  <w:rFonts w:hint="default" w:ascii="Times New Roman" w:hAnsi="Times New Roman" w:eastAsia="宋体" w:cs="Times New Roman"/>
                  <w:i w:val="0"/>
                  <w:iCs w:val="0"/>
                  <w:color w:val="000000"/>
                  <w:kern w:val="0"/>
                  <w:sz w:val="21"/>
                  <w:szCs w:val="21"/>
                  <w:u w:val="none"/>
                  <w:lang w:val="en-US" w:eastAsia="zh-CN" w:bidi="ar"/>
                </w:rPr>
                <w:delText>防火涂料剥落</w:delText>
              </w:r>
            </w:del>
          </w:p>
        </w:tc>
        <w:tc>
          <w:tcPr>
            <w:tcW w:w="2900" w:type="dxa"/>
            <w:shd w:val="clear" w:color="auto" w:fill="auto"/>
            <w:vAlign w:val="center"/>
          </w:tcPr>
          <w:p w14:paraId="6AB392B9">
            <w:pPr>
              <w:jc w:val="center"/>
              <w:rPr>
                <w:del w:id="2357" w:author="刘崇麟" w:date="2024-12-20T10:12:53Z"/>
                <w:rFonts w:hint="default" w:ascii="Times New Roman" w:hAnsi="Times New Roman" w:eastAsia="宋体" w:cs="Times New Roman"/>
                <w:sz w:val="21"/>
                <w:szCs w:val="21"/>
                <w:lang w:val="en-US" w:eastAsia="zh-CN"/>
              </w:rPr>
            </w:pPr>
            <w:del w:id="2358" w:author="刘崇麟" w:date="2024-12-20T10:12:53Z">
              <w:r>
                <w:rPr>
                  <w:rFonts w:hint="default" w:ascii="Times New Roman" w:hAnsi="Times New Roman" w:eastAsia="宋体" w:cs="Times New Roman"/>
                  <w:sz w:val="21"/>
                  <w:szCs w:val="21"/>
                  <w:lang w:val="en-US" w:eastAsia="zh-CN"/>
                </w:rPr>
                <w:delText>右边墙距地2.4</w:delText>
              </w:r>
            </w:del>
            <w:del w:id="2359" w:author="刘崇麟" w:date="2024-12-20T10:12:53Z">
              <w:r>
                <w:rPr>
                  <w:rFonts w:hint="default" w:ascii="Times New Roman" w:hAnsi="Times New Roman" w:eastAsia="宋体" w:cs="Times New Roman"/>
                  <w:snapToGrid w:val="0"/>
                  <w:sz w:val="21"/>
                  <w:szCs w:val="21"/>
                </w:rPr>
                <w:delText>m</w:delText>
              </w:r>
            </w:del>
            <w:del w:id="2360" w:author="刘崇麟" w:date="2024-12-20T10:12:53Z">
              <w:r>
                <w:rPr>
                  <w:rFonts w:hint="default" w:ascii="Times New Roman" w:hAnsi="Times New Roman" w:eastAsia="宋体" w:cs="Times New Roman"/>
                  <w:snapToGrid w:val="0"/>
                  <w:sz w:val="21"/>
                  <w:szCs w:val="21"/>
                  <w:lang w:eastAsia="zh-CN"/>
                </w:rPr>
                <w:delText>，</w:delText>
              </w:r>
            </w:del>
            <w:del w:id="2361" w:author="刘崇麟" w:date="2024-12-20T10:12:53Z">
              <w:r>
                <w:rPr>
                  <w:rFonts w:hint="default" w:ascii="Times New Roman" w:hAnsi="Times New Roman" w:eastAsia="宋体" w:cs="Times New Roman"/>
                  <w:snapToGrid w:val="0"/>
                  <w:sz w:val="21"/>
                  <w:szCs w:val="21"/>
                  <w:lang w:val="en-US" w:eastAsia="zh-CN"/>
                </w:rPr>
                <w:delText>长0.17</w:delText>
              </w:r>
            </w:del>
            <w:del w:id="2362" w:author="刘崇麟" w:date="2024-12-20T10:12:53Z">
              <w:r>
                <w:rPr>
                  <w:rFonts w:hint="default" w:ascii="Times New Roman" w:hAnsi="Times New Roman" w:eastAsia="宋体" w:cs="Times New Roman"/>
                  <w:snapToGrid w:val="0"/>
                  <w:sz w:val="21"/>
                  <w:szCs w:val="21"/>
                </w:rPr>
                <w:delText>m</w:delText>
              </w:r>
            </w:del>
            <w:del w:id="2363" w:author="刘崇麟" w:date="2024-12-20T10:12:53Z">
              <w:r>
                <w:rPr>
                  <w:rFonts w:hint="default" w:ascii="Times New Roman" w:hAnsi="Times New Roman" w:eastAsia="宋体" w:cs="Times New Roman"/>
                  <w:snapToGrid w:val="0"/>
                  <w:sz w:val="21"/>
                  <w:szCs w:val="21"/>
                  <w:lang w:eastAsia="zh-CN"/>
                </w:rPr>
                <w:delText>，</w:delText>
              </w:r>
            </w:del>
            <w:del w:id="2364" w:author="刘崇麟" w:date="2024-12-20T10:12:53Z">
              <w:r>
                <w:rPr>
                  <w:rFonts w:hint="default" w:ascii="Times New Roman" w:hAnsi="Times New Roman" w:eastAsia="宋体" w:cs="Times New Roman"/>
                  <w:snapToGrid w:val="0"/>
                  <w:sz w:val="21"/>
                  <w:szCs w:val="21"/>
                  <w:lang w:val="en-US" w:eastAsia="zh-CN"/>
                </w:rPr>
                <w:delText>宽0.47</w:delText>
              </w:r>
            </w:del>
            <w:del w:id="2365" w:author="刘崇麟" w:date="2024-12-20T10:12:53Z">
              <w:r>
                <w:rPr>
                  <w:rFonts w:hint="default" w:ascii="Times New Roman" w:hAnsi="Times New Roman" w:eastAsia="宋体" w:cs="Times New Roman"/>
                  <w:snapToGrid w:val="0"/>
                  <w:sz w:val="21"/>
                  <w:szCs w:val="21"/>
                </w:rPr>
                <w:delText>m</w:delText>
              </w:r>
            </w:del>
            <w:del w:id="2366" w:author="刘崇麟" w:date="2024-12-20T10:12:53Z">
              <w:r>
                <w:rPr>
                  <w:rFonts w:hint="default" w:ascii="Times New Roman" w:hAnsi="Times New Roman" w:eastAsia="宋体" w:cs="Times New Roman"/>
                  <w:snapToGrid w:val="0"/>
                  <w:sz w:val="21"/>
                  <w:szCs w:val="21"/>
                  <w:lang w:eastAsia="zh-CN"/>
                </w:rPr>
                <w:delText>，</w:delText>
              </w:r>
            </w:del>
            <w:del w:id="2367" w:author="刘崇麟" w:date="2024-12-20T10:12:53Z">
              <w:r>
                <w:rPr>
                  <w:rFonts w:hint="default" w:ascii="Times New Roman" w:hAnsi="Times New Roman" w:eastAsia="宋体" w:cs="Times New Roman"/>
                  <w:snapToGrid w:val="0"/>
                  <w:sz w:val="21"/>
                  <w:szCs w:val="21"/>
                  <w:lang w:val="en-US" w:eastAsia="zh-CN"/>
                </w:rPr>
                <w:delText>面积为0.05</w:delText>
              </w:r>
            </w:del>
            <w:del w:id="2368" w:author="刘崇麟" w:date="2024-12-20T10:12:53Z">
              <w:r>
                <w:rPr>
                  <w:rFonts w:hint="default" w:ascii="Times New Roman" w:hAnsi="Times New Roman" w:eastAsia="宋体" w:cs="Times New Roman"/>
                  <w:sz w:val="21"/>
                  <w:szCs w:val="21"/>
                </w:rPr>
                <w:delText>m</w:delText>
              </w:r>
            </w:del>
            <w:del w:id="2369" w:author="刘崇麟" w:date="2024-12-20T10:12:53Z">
              <w:r>
                <w:rPr>
                  <w:rFonts w:hint="default" w:ascii="Times New Roman" w:hAnsi="Times New Roman" w:eastAsia="宋体" w:cs="Times New Roman"/>
                  <w:sz w:val="21"/>
                  <w:szCs w:val="21"/>
                  <w:lang w:val="en-US" w:eastAsia="zh-CN"/>
                </w:rPr>
                <w:delText>²。</w:delText>
              </w:r>
            </w:del>
          </w:p>
        </w:tc>
        <w:tc>
          <w:tcPr>
            <w:tcW w:w="996" w:type="dxa"/>
            <w:shd w:val="clear" w:color="auto" w:fill="auto"/>
            <w:vAlign w:val="center"/>
          </w:tcPr>
          <w:p w14:paraId="6783557B">
            <w:pPr>
              <w:jc w:val="center"/>
              <w:rPr>
                <w:del w:id="2370" w:author="刘崇麟" w:date="2024-12-20T10:12:53Z"/>
                <w:rFonts w:hint="default" w:ascii="Times New Roman" w:hAnsi="Times New Roman" w:eastAsia="宋体" w:cs="Times New Roman"/>
                <w:sz w:val="21"/>
                <w:szCs w:val="21"/>
                <w:lang w:val="en-US" w:eastAsia="zh-CN"/>
              </w:rPr>
            </w:pPr>
            <w:del w:id="2371" w:author="刘崇麟" w:date="2024-12-20T10:12:53Z">
              <w:r>
                <w:rPr>
                  <w:rFonts w:hint="default" w:ascii="Times New Roman" w:hAnsi="Times New Roman" w:eastAsia="宋体" w:cs="Times New Roman"/>
                  <w:sz w:val="21"/>
                  <w:szCs w:val="21"/>
                  <w:lang w:val="en-US" w:eastAsia="zh-CN"/>
                </w:rPr>
                <w:delText>3.2.8.3</w:delText>
              </w:r>
            </w:del>
          </w:p>
        </w:tc>
        <w:tc>
          <w:tcPr>
            <w:tcW w:w="690" w:type="dxa"/>
            <w:shd w:val="clear" w:color="auto" w:fill="auto"/>
            <w:vAlign w:val="center"/>
          </w:tcPr>
          <w:p w14:paraId="59963676">
            <w:pPr>
              <w:jc w:val="center"/>
              <w:rPr>
                <w:del w:id="2372" w:author="刘崇麟" w:date="2024-12-20T10:12:53Z"/>
                <w:rFonts w:hint="default" w:ascii="Times New Roman" w:hAnsi="Times New Roman" w:eastAsia="宋体" w:cs="Times New Roman"/>
                <w:sz w:val="21"/>
                <w:szCs w:val="21"/>
                <w:lang w:val="en-US" w:eastAsia="zh-CN"/>
              </w:rPr>
            </w:pPr>
            <w:del w:id="2373" w:author="刘崇麟" w:date="2024-12-20T10:12:53Z">
              <w:r>
                <w:rPr>
                  <w:rFonts w:hint="default" w:ascii="Times New Roman" w:hAnsi="Times New Roman" w:eastAsia="宋体" w:cs="Times New Roman"/>
                  <w:sz w:val="21"/>
                  <w:szCs w:val="21"/>
                  <w:lang w:val="en-US" w:eastAsia="zh-CN"/>
                </w:rPr>
                <w:delText>1</w:delText>
              </w:r>
            </w:del>
          </w:p>
        </w:tc>
      </w:tr>
      <w:tr w14:paraId="3EBBF22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726D0BA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576A6B7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73A77178">
            <w:pPr>
              <w:spacing w:before="62" w:beforeLines="20" w:after="62" w:afterLines="20"/>
              <w:contextualSpacing/>
              <w:jc w:val="center"/>
              <w:rPr>
                <w:rFonts w:hint="default" w:ascii="Times New Roman" w:hAnsi="Times New Roman" w:eastAsia="宋体" w:cs="Times New Roman"/>
                <w:sz w:val="21"/>
                <w:szCs w:val="21"/>
                <w:lang w:eastAsia="zh-CN"/>
              </w:rPr>
            </w:pPr>
            <w:ins w:id="2374" w:author="刘崇麟" w:date="2024-12-20T10:14:17Z">
              <w:r>
                <w:rPr>
                  <w:rFonts w:hint="default" w:ascii="Times New Roman" w:hAnsi="Times New Roman" w:eastAsia="宋体" w:cs="Times New Roman"/>
                  <w:sz w:val="21"/>
                  <w:szCs w:val="21"/>
                  <w:lang w:eastAsia="zh-CN"/>
                </w:rPr>
                <w:drawing>
                  <wp:inline distT="0" distB="0" distL="114300" distR="114300">
                    <wp:extent cx="2828925" cy="2389505"/>
                    <wp:effectExtent l="0" t="0" r="9525" b="10795"/>
                    <wp:docPr id="43" name="图片 43" descr="ZK53+207+右拱腰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ZK53+207+右拱腰剥落防火涂层剥落"/>
                            <pic:cNvPicPr>
                              <a:picLocks noChangeAspect="1"/>
                            </pic:cNvPicPr>
                          </pic:nvPicPr>
                          <pic:blipFill>
                            <a:blip r:embed="rId46"/>
                            <a:stretch>
                              <a:fillRect/>
                            </a:stretch>
                          </pic:blipFill>
                          <pic:spPr>
                            <a:xfrm>
                              <a:off x="0" y="0"/>
                              <a:ext cx="2828925" cy="2389505"/>
                            </a:xfrm>
                            <a:prstGeom prst="rect">
                              <a:avLst/>
                            </a:prstGeom>
                          </pic:spPr>
                        </pic:pic>
                      </a:graphicData>
                    </a:graphic>
                  </wp:inline>
                </w:drawing>
              </w:r>
            </w:ins>
            <w:del w:id="2376" w:author="刘崇麟" w:date="2024-12-20T10:14:16Z">
              <w:r>
                <w:rPr>
                  <w:rFonts w:hint="default" w:ascii="Times New Roman" w:hAnsi="Times New Roman" w:eastAsia="宋体" w:cs="Times New Roman"/>
                  <w:sz w:val="21"/>
                  <w:szCs w:val="21"/>
                  <w:lang w:eastAsia="zh-CN"/>
                </w:rPr>
                <w:drawing>
                  <wp:inline distT="0" distB="0" distL="114300" distR="114300">
                    <wp:extent cx="2769870" cy="2071370"/>
                    <wp:effectExtent l="0" t="0" r="11430" b="5080"/>
                    <wp:docPr id="42" name="图片 42" descr="ZK309+661+左边墙剥落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ZK309+661+左边墙剥落防火涂料剥落"/>
                            <pic:cNvPicPr>
                              <a:picLocks noChangeAspect="1"/>
                            </pic:cNvPicPr>
                          </pic:nvPicPr>
                          <pic:blipFill>
                            <a:blip r:embed="rId47"/>
                            <a:stretch>
                              <a:fillRect/>
                            </a:stretch>
                          </pic:blipFill>
                          <pic:spPr>
                            <a:xfrm>
                              <a:off x="0" y="0"/>
                              <a:ext cx="2769870" cy="2071370"/>
                            </a:xfrm>
                            <a:prstGeom prst="rect">
                              <a:avLst/>
                            </a:prstGeom>
                          </pic:spPr>
                        </pic:pic>
                      </a:graphicData>
                    </a:graphic>
                  </wp:inline>
                </w:drawing>
              </w:r>
            </w:del>
          </w:p>
          <w:p w14:paraId="4E84558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del w:id="2378" w:author="刘崇麟" w:date="2024-12-20T10:15:50Z">
              <w:r>
                <w:rPr>
                  <w:rFonts w:hint="default" w:ascii="Times New Roman" w:hAnsi="Times New Roman" w:eastAsia="宋体" w:cs="Times New Roman"/>
                  <w:sz w:val="21"/>
                  <w:szCs w:val="21"/>
                  <w:lang w:val="en-US" w:eastAsia="zh-CN"/>
                </w:rPr>
                <w:delText>2</w:delText>
              </w:r>
            </w:del>
            <w:ins w:id="2379" w:author="刘崇麟" w:date="2024-12-20T10:15:50Z">
              <w:r>
                <w:rPr>
                  <w:rFonts w:hint="eastAsia" w:cs="Times New Roman"/>
                  <w:sz w:val="21"/>
                  <w:szCs w:val="21"/>
                  <w:lang w:val="en-US" w:eastAsia="zh-CN"/>
                </w:rPr>
                <w:t>1</w:t>
              </w:r>
            </w:ins>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tc>
        <w:tc>
          <w:tcPr>
            <w:tcW w:w="4586" w:type="dxa"/>
            <w:gridSpan w:val="3"/>
            <w:shd w:val="clear" w:color="auto" w:fill="auto"/>
            <w:vAlign w:val="center"/>
          </w:tcPr>
          <w:p w14:paraId="341BFA97">
            <w:pPr>
              <w:jc w:val="center"/>
              <w:rPr>
                <w:del w:id="2380" w:author="刘崇麟" w:date="2024-12-20T10:14:20Z"/>
                <w:rFonts w:hint="default" w:ascii="Times New Roman" w:hAnsi="Times New Roman" w:eastAsia="宋体" w:cs="Times New Roman"/>
                <w:sz w:val="21"/>
                <w:szCs w:val="21"/>
                <w:lang w:val="en-US" w:eastAsia="zh-CN"/>
              </w:rPr>
            </w:pPr>
            <w:del w:id="2381" w:author="刘崇麟" w:date="2024-12-20T10:14:20Z">
              <w:r>
                <w:rPr>
                  <w:rFonts w:hint="default" w:ascii="Times New Roman" w:hAnsi="Times New Roman" w:eastAsia="宋体" w:cs="Times New Roman"/>
                  <w:sz w:val="21"/>
                  <w:szCs w:val="21"/>
                  <w:lang w:val="en-US" w:eastAsia="zh-CN"/>
                </w:rPr>
                <w:drawing>
                  <wp:inline distT="0" distB="0" distL="114300" distR="114300">
                    <wp:extent cx="2802890" cy="2052955"/>
                    <wp:effectExtent l="0" t="0" r="16510" b="4445"/>
                    <wp:docPr id="45" name="图片 45" descr="ZK309+649+右边墙剥落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ZK309+649+右边墙剥落防火涂料剥落"/>
                            <pic:cNvPicPr>
                              <a:picLocks noChangeAspect="1"/>
                            </pic:cNvPicPr>
                          </pic:nvPicPr>
                          <pic:blipFill>
                            <a:blip r:embed="rId48"/>
                            <a:stretch>
                              <a:fillRect/>
                            </a:stretch>
                          </pic:blipFill>
                          <pic:spPr>
                            <a:xfrm>
                              <a:off x="0" y="0"/>
                              <a:ext cx="2802890" cy="2052955"/>
                            </a:xfrm>
                            <a:prstGeom prst="rect">
                              <a:avLst/>
                            </a:prstGeom>
                          </pic:spPr>
                        </pic:pic>
                      </a:graphicData>
                    </a:graphic>
                  </wp:inline>
                </w:drawing>
              </w:r>
            </w:del>
          </w:p>
          <w:p w14:paraId="119CB25B">
            <w:pPr>
              <w:jc w:val="center"/>
              <w:rPr>
                <w:rFonts w:hint="default" w:ascii="Times New Roman" w:hAnsi="Times New Roman" w:eastAsia="宋体" w:cs="Times New Roman"/>
                <w:sz w:val="21"/>
                <w:szCs w:val="21"/>
                <w:lang w:val="en-US" w:eastAsia="zh-CN"/>
              </w:rPr>
            </w:pPr>
            <w:del w:id="2383" w:author="刘崇麟" w:date="2024-12-20T10:14:20Z">
              <w:r>
                <w:rPr>
                  <w:rFonts w:hint="default" w:ascii="Times New Roman" w:hAnsi="Times New Roman" w:eastAsia="宋体" w:cs="Times New Roman"/>
                  <w:sz w:val="21"/>
                  <w:szCs w:val="21"/>
                  <w:lang w:val="en-US" w:eastAsia="zh-CN"/>
                </w:rPr>
                <w:delText>3.2.8.2</w:delText>
              </w:r>
            </w:del>
            <w:ins w:id="2384" w:author="刘崇麟" w:date="2024-12-20T10:14:21Z">
              <w:r>
                <w:rPr>
                  <w:rFonts w:hint="eastAsia" w:cs="Times New Roman"/>
                  <w:sz w:val="21"/>
                  <w:szCs w:val="21"/>
                  <w:lang w:val="en-US" w:eastAsia="zh-CN"/>
                </w:rPr>
                <w:t>此处</w:t>
              </w:r>
            </w:ins>
            <w:ins w:id="2385" w:author="刘崇麟" w:date="2024-12-20T10:14:26Z">
              <w:r>
                <w:rPr>
                  <w:rFonts w:hint="eastAsia" w:cs="Times New Roman"/>
                  <w:sz w:val="21"/>
                  <w:szCs w:val="21"/>
                  <w:lang w:val="en-US" w:eastAsia="zh-CN"/>
                </w:rPr>
                <w:t>空白</w:t>
              </w:r>
            </w:ins>
          </w:p>
        </w:tc>
      </w:tr>
      <w:bookmarkEnd w:id="146"/>
      <w:tr w14:paraId="0FD7C9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del w:id="2386" w:author="刘崇麟" w:date="2024-12-20T10:14:35Z"/>
        </w:trPr>
        <w:tc>
          <w:tcPr>
            <w:tcW w:w="4585" w:type="dxa"/>
            <w:gridSpan w:val="3"/>
            <w:shd w:val="clear" w:color="auto" w:fill="auto"/>
            <w:vAlign w:val="center"/>
          </w:tcPr>
          <w:p w14:paraId="6825D057">
            <w:pPr>
              <w:jc w:val="center"/>
              <w:rPr>
                <w:del w:id="2387" w:author="刘崇麟" w:date="2024-12-20T10:14:35Z"/>
                <w:rFonts w:hint="default" w:ascii="Times New Roman" w:hAnsi="Times New Roman" w:eastAsia="宋体" w:cs="Times New Roman"/>
                <w:sz w:val="21"/>
                <w:szCs w:val="21"/>
                <w:lang w:val="en-US" w:eastAsia="zh-CN"/>
              </w:rPr>
            </w:pPr>
            <w:del w:id="2388" w:author="刘崇麟" w:date="2024-12-20T10:14:35Z">
              <w:r>
                <w:rPr>
                  <w:rFonts w:hint="default" w:ascii="Times New Roman" w:hAnsi="Times New Roman" w:eastAsia="宋体" w:cs="Times New Roman"/>
                  <w:sz w:val="21"/>
                  <w:szCs w:val="21"/>
                  <w:lang w:val="en-US" w:eastAsia="zh-CN"/>
                </w:rPr>
                <w:drawing>
                  <wp:inline distT="0" distB="0" distL="114300" distR="114300">
                    <wp:extent cx="2849245" cy="2070100"/>
                    <wp:effectExtent l="0" t="0" r="8255" b="6350"/>
                    <wp:docPr id="46" name="图片 46" descr="ZK309+648+右拱腰剥落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ZK309+648+右拱腰剥落防火涂料剥落"/>
                            <pic:cNvPicPr>
                              <a:picLocks noChangeAspect="1"/>
                            </pic:cNvPicPr>
                          </pic:nvPicPr>
                          <pic:blipFill>
                            <a:blip r:embed="rId49"/>
                            <a:stretch>
                              <a:fillRect/>
                            </a:stretch>
                          </pic:blipFill>
                          <pic:spPr>
                            <a:xfrm>
                              <a:off x="0" y="0"/>
                              <a:ext cx="2849245" cy="2070100"/>
                            </a:xfrm>
                            <a:prstGeom prst="rect">
                              <a:avLst/>
                            </a:prstGeom>
                          </pic:spPr>
                        </pic:pic>
                      </a:graphicData>
                    </a:graphic>
                  </wp:inline>
                </w:drawing>
              </w:r>
            </w:del>
          </w:p>
          <w:p w14:paraId="469E3A93">
            <w:pPr>
              <w:jc w:val="center"/>
              <w:rPr>
                <w:del w:id="2390" w:author="刘崇麟" w:date="2024-12-20T10:14:35Z"/>
                <w:rFonts w:hint="default" w:ascii="Times New Roman" w:hAnsi="Times New Roman" w:eastAsia="宋体" w:cs="Times New Roman"/>
                <w:sz w:val="21"/>
                <w:szCs w:val="21"/>
                <w:lang w:val="en-US" w:eastAsia="zh-CN"/>
              </w:rPr>
            </w:pPr>
            <w:del w:id="2391" w:author="刘崇麟" w:date="2024-12-20T10:14:35Z">
              <w:r>
                <w:rPr>
                  <w:rFonts w:hint="default" w:ascii="Times New Roman" w:hAnsi="Times New Roman" w:eastAsia="宋体" w:cs="Times New Roman"/>
                  <w:sz w:val="21"/>
                  <w:szCs w:val="21"/>
                  <w:lang w:val="en-US" w:eastAsia="zh-CN"/>
                </w:rPr>
                <w:delText>3.2.8.3</w:delText>
              </w:r>
            </w:del>
          </w:p>
        </w:tc>
        <w:tc>
          <w:tcPr>
            <w:tcW w:w="4586" w:type="dxa"/>
            <w:gridSpan w:val="3"/>
            <w:shd w:val="clear" w:color="auto" w:fill="auto"/>
            <w:vAlign w:val="center"/>
          </w:tcPr>
          <w:p w14:paraId="109A7CA1">
            <w:pPr>
              <w:jc w:val="center"/>
              <w:rPr>
                <w:del w:id="2392" w:author="刘崇麟" w:date="2024-12-20T10:14:35Z"/>
                <w:rFonts w:hint="default" w:ascii="Times New Roman" w:hAnsi="Times New Roman" w:eastAsia="宋体" w:cs="Times New Roman"/>
                <w:sz w:val="21"/>
                <w:szCs w:val="21"/>
                <w:lang w:val="en-US" w:eastAsia="zh-CN"/>
              </w:rPr>
            </w:pPr>
          </w:p>
          <w:p w14:paraId="123A9481">
            <w:pPr>
              <w:jc w:val="center"/>
              <w:rPr>
                <w:del w:id="2393" w:author="刘崇麟" w:date="2024-12-20T10:14:35Z"/>
                <w:rFonts w:hint="default" w:ascii="Times New Roman" w:hAnsi="Times New Roman" w:eastAsia="宋体" w:cs="Times New Roman"/>
                <w:sz w:val="21"/>
                <w:szCs w:val="21"/>
                <w:lang w:val="en-US" w:eastAsia="zh-CN"/>
              </w:rPr>
            </w:pPr>
            <w:del w:id="2394" w:author="刘崇麟" w:date="2024-12-20T10:14:35Z">
              <w:r>
                <w:rPr>
                  <w:rFonts w:hint="eastAsia" w:ascii="Times New Roman" w:hAnsi="Times New Roman" w:eastAsia="宋体" w:cs="Times New Roman"/>
                  <w:sz w:val="21"/>
                  <w:szCs w:val="21"/>
                  <w:lang w:val="en-US" w:eastAsia="zh-CN"/>
                </w:rPr>
                <w:delText>此处空白</w:delText>
              </w:r>
            </w:del>
          </w:p>
        </w:tc>
      </w:tr>
    </w:tbl>
    <w:p w14:paraId="7CFE3701">
      <w:pPr>
        <w:spacing w:line="360" w:lineRule="auto"/>
        <w:ind w:firstLine="424" w:firstLineChars="200"/>
        <w:rPr>
          <w:rFonts w:hint="default" w:cs="Times New Roman"/>
          <w:sz w:val="24"/>
          <w:szCs w:val="24"/>
          <w:lang w:val="en-US" w:eastAsia="zh-CN"/>
        </w:rPr>
      </w:pPr>
    </w:p>
    <w:p w14:paraId="2CC2BCD7">
      <w:pPr>
        <w:spacing w:line="360" w:lineRule="auto"/>
        <w:ind w:firstLine="424" w:firstLineChars="200"/>
        <w:rPr>
          <w:sz w:val="24"/>
          <w:szCs w:val="24"/>
        </w:rPr>
      </w:pPr>
    </w:p>
    <w:p w14:paraId="3304A260">
      <w:pPr>
        <w:pStyle w:val="6"/>
        <w:numPr>
          <w:ilvl w:val="2"/>
          <w:numId w:val="0"/>
        </w:numPr>
      </w:pPr>
      <w:bookmarkStart w:id="149" w:name="_Toc22713"/>
      <w:r>
        <w:t xml:space="preserve">3.1.9 </w:t>
      </w:r>
      <w:r>
        <w:rPr>
          <w:lang w:bidi="ar"/>
        </w:rPr>
        <w:t>标志、标线、轮廓标</w:t>
      </w:r>
      <w:bookmarkEnd w:id="149"/>
    </w:p>
    <w:p w14:paraId="668C4F3F">
      <w:pPr>
        <w:spacing w:line="360" w:lineRule="auto"/>
        <w:ind w:firstLine="424" w:firstLineChars="200"/>
        <w:rPr>
          <w:ins w:id="2395" w:author="刘崇麟" w:date="2024-12-20T10:15:19Z"/>
          <w:rFonts w:hint="default" w:eastAsia="宋体"/>
          <w:vertAlign w:val="baseline"/>
          <w:lang w:val="en-US" w:eastAsia="zh-CN"/>
        </w:rPr>
      </w:pPr>
      <w:r>
        <w:rPr>
          <w:sz w:val="24"/>
          <w:szCs w:val="24"/>
        </w:rPr>
        <w:t>标志、标线、轮廓标</w:t>
      </w:r>
      <w:r>
        <w:rPr>
          <w:rFonts w:hint="eastAsia"/>
          <w:sz w:val="24"/>
          <w:szCs w:val="24"/>
          <w:lang w:val="en-US" w:eastAsia="zh-CN"/>
        </w:rPr>
        <w:t>未见明显病害。</w:t>
      </w:r>
    </w:p>
    <w:p w14:paraId="6668C9CB">
      <w:pPr>
        <w:spacing w:line="360" w:lineRule="auto"/>
        <w:ind w:firstLine="364" w:firstLineChars="200"/>
        <w:rPr>
          <w:rFonts w:hint="default" w:eastAsia="宋体"/>
          <w:lang w:val="en-US" w:eastAsia="zh-CN"/>
        </w:rPr>
      </w:pPr>
    </w:p>
    <w:p w14:paraId="6EC40E89">
      <w:pPr>
        <w:pStyle w:val="5"/>
        <w:numPr>
          <w:ilvl w:val="1"/>
          <w:numId w:val="0"/>
        </w:numPr>
        <w:spacing w:before="156"/>
      </w:pPr>
      <w:bookmarkStart w:id="150" w:name="_Toc351"/>
      <w:bookmarkStart w:id="151" w:name="_Toc181002953"/>
      <w:bookmarkStart w:id="152" w:name="_Toc23507"/>
      <w:r>
        <w:t>3.2 右洞</w:t>
      </w:r>
      <w:bookmarkEnd w:id="150"/>
      <w:bookmarkEnd w:id="151"/>
      <w:bookmarkEnd w:id="152"/>
    </w:p>
    <w:p w14:paraId="44597EA2">
      <w:pPr>
        <w:pStyle w:val="6"/>
        <w:numPr>
          <w:ilvl w:val="2"/>
          <w:numId w:val="0"/>
        </w:numPr>
      </w:pPr>
      <w:bookmarkStart w:id="153" w:name="_Toc10072"/>
      <w:r>
        <w:t xml:space="preserve">3.2.1 </w:t>
      </w:r>
      <w:r>
        <w:rPr>
          <w:lang w:bidi="ar"/>
        </w:rPr>
        <w:t>洞口</w:t>
      </w:r>
      <w:bookmarkEnd w:id="153"/>
    </w:p>
    <w:p w14:paraId="0BF2BC81">
      <w:pPr>
        <w:spacing w:line="360" w:lineRule="auto"/>
        <w:ind w:firstLine="424" w:firstLineChars="200"/>
        <w:rPr>
          <w:sz w:val="24"/>
          <w:szCs w:val="24"/>
        </w:rPr>
      </w:pPr>
      <w:r>
        <w:rPr>
          <w:sz w:val="24"/>
          <w:szCs w:val="24"/>
        </w:rPr>
        <w:t>洞口未见明显病害。</w:t>
      </w:r>
    </w:p>
    <w:p w14:paraId="4B069F97">
      <w:pPr>
        <w:pStyle w:val="6"/>
        <w:numPr>
          <w:ilvl w:val="2"/>
          <w:numId w:val="0"/>
        </w:numPr>
        <w:rPr>
          <w:ins w:id="2397" w:author="赵翔-深圳" w:date="2024-12-20T20:49:01Z"/>
          <w:rFonts w:hint="eastAsia"/>
          <w:lang w:val="en-US" w:eastAsia="zh-CN" w:bidi="ar"/>
        </w:rPr>
        <w:pPrChange w:id="2396" w:author="赵翔-深圳" w:date="2024-12-20T20:48:57Z">
          <w:pPr/>
        </w:pPrChange>
      </w:pPr>
      <w:bookmarkStart w:id="154" w:name="_Toc31104"/>
      <w:r>
        <w:t xml:space="preserve">3.2.2 </w:t>
      </w:r>
      <w:r>
        <w:rPr>
          <w:lang w:bidi="ar"/>
        </w:rPr>
        <w:t>洞</w:t>
      </w:r>
      <w:ins w:id="2398" w:author="赵翔-深圳" w:date="2024-12-20T20:49:00Z">
        <w:r>
          <w:rPr>
            <w:rFonts w:hint="eastAsia"/>
            <w:lang w:val="en-US" w:eastAsia="zh-CN" w:bidi="ar"/>
          </w:rPr>
          <w:t>门</w:t>
        </w:r>
      </w:ins>
    </w:p>
    <w:p w14:paraId="315CEF98">
      <w:pPr>
        <w:pStyle w:val="6"/>
        <w:numPr>
          <w:ilvl w:val="2"/>
          <w:numId w:val="0"/>
        </w:numPr>
        <w:rPr>
          <w:del w:id="2400" w:author="赵翔-深圳" w:date="2024-12-20T20:49:06Z"/>
          <w:rFonts w:hint="eastAsia" w:ascii="宋体" w:hAnsi="宋体" w:eastAsia="宋体" w:cs="宋体"/>
          <w:b w:val="0"/>
          <w:bCs/>
          <w:lang w:val="en-US" w:eastAsia="zh-CN"/>
          <w:rPrChange w:id="2401" w:author="赵翔-深圳" w:date="2024-12-20T21:19:46Z">
            <w:rPr>
              <w:del w:id="2402" w:author="赵翔-深圳" w:date="2024-12-20T20:49:06Z"/>
              <w:rFonts w:hint="default" w:eastAsia="黑体"/>
              <w:lang w:val="en-US" w:eastAsia="zh-CN"/>
            </w:rPr>
          </w:rPrChange>
        </w:rPr>
        <w:pPrChange w:id="2399" w:author="赵翔-深圳" w:date="2024-12-20T20:48:57Z">
          <w:pPr/>
        </w:pPrChange>
      </w:pPr>
      <w:del w:id="2403" w:author="赵翔-深圳" w:date="2024-12-20T20:48:58Z">
        <w:r>
          <w:rPr>
            <w:lang w:bidi="ar"/>
          </w:rPr>
          <w:delText>门</w:delText>
        </w:r>
        <w:bookmarkEnd w:id="154"/>
      </w:del>
      <w:ins w:id="2404" w:author="赵翔-深圳" w:date="2024-12-20T20:49:07Z">
        <w:r>
          <w:rPr>
            <w:rFonts w:hint="eastAsia"/>
            <w:lang w:val="en-US" w:eastAsia="zh-CN" w:bidi="ar"/>
          </w:rPr>
          <w:t xml:space="preserve"> </w:t>
        </w:r>
      </w:ins>
      <w:ins w:id="2405" w:author="赵翔-深圳" w:date="2024-12-20T20:49:08Z">
        <w:r>
          <w:rPr>
            <w:rFonts w:hint="eastAsia"/>
            <w:lang w:val="en-US" w:eastAsia="zh-CN" w:bidi="ar"/>
          </w:rPr>
          <w:t xml:space="preserve"> </w:t>
        </w:r>
      </w:ins>
      <w:ins w:id="2406" w:author="赵翔-深圳" w:date="2024-12-20T20:49:11Z">
        <w:r>
          <w:rPr>
            <w:rFonts w:hint="eastAsia"/>
            <w:lang w:val="en-US" w:eastAsia="zh-CN" w:bidi="ar"/>
          </w:rPr>
          <w:t xml:space="preserve">  </w:t>
        </w:r>
      </w:ins>
    </w:p>
    <w:p w14:paraId="4491EA53">
      <w:pPr>
        <w:pStyle w:val="6"/>
        <w:numPr>
          <w:ilvl w:val="2"/>
          <w:numId w:val="0"/>
        </w:numPr>
        <w:spacing w:line="240" w:lineRule="exact"/>
        <w:ind w:firstLineChars="200"/>
        <w:rPr>
          <w:ins w:id="2408" w:author="赵翔-深圳" w:date="2024-12-20T20:47:04Z"/>
          <w:rFonts w:hint="eastAsia" w:ascii="宋体" w:hAnsi="宋体" w:eastAsia="宋体" w:cs="宋体"/>
          <w:b w:val="0"/>
          <w:bCs/>
          <w:sz w:val="24"/>
          <w:szCs w:val="24"/>
          <w:lang w:val="en-US" w:eastAsia="zh-CN"/>
          <w:rPrChange w:id="2409" w:author="赵翔-深圳" w:date="2024-12-20T21:19:46Z">
            <w:rPr>
              <w:ins w:id="2410" w:author="赵翔-深圳" w:date="2024-12-20T20:47:04Z"/>
              <w:rFonts w:hint="default" w:ascii="Times New Roman" w:hAnsi="Times New Roman" w:cs="Times New Roman"/>
              <w:sz w:val="24"/>
              <w:szCs w:val="24"/>
              <w:lang w:val="en-US" w:eastAsia="zh-CN"/>
            </w:rPr>
          </w:rPrChange>
        </w:rPr>
        <w:pPrChange w:id="2407" w:author="赵翔-深圳" w:date="2024-12-20T20:49:06Z">
          <w:pPr>
            <w:spacing w:line="240" w:lineRule="exact"/>
            <w:ind w:firstLine="424" w:firstLineChars="200"/>
          </w:pPr>
        </w:pPrChange>
      </w:pPr>
      <w:ins w:id="2411" w:author="赵翔-深圳" w:date="2024-12-20T20:46:16Z">
        <w:r>
          <w:rPr>
            <w:rFonts w:hint="eastAsia" w:ascii="宋体" w:hAnsi="宋体" w:eastAsia="宋体" w:cs="宋体"/>
            <w:b w:val="0"/>
            <w:bCs/>
            <w:sz w:val="24"/>
            <w:szCs w:val="24"/>
            <w:lang w:val="en-US" w:eastAsia="zh-CN"/>
            <w:rPrChange w:id="2412" w:author="赵翔-深圳" w:date="2024-12-20T21:19:46Z">
              <w:rPr>
                <w:rFonts w:hint="eastAsia" w:cs="Times New Roman"/>
                <w:sz w:val="24"/>
                <w:szCs w:val="24"/>
                <w:lang w:val="en-US" w:eastAsia="zh-CN"/>
              </w:rPr>
            </w:rPrChange>
          </w:rPr>
          <w:t>1</w:t>
        </w:r>
      </w:ins>
      <w:ins w:id="2413" w:author="赵翔-深圳" w:date="2024-12-20T20:46:17Z">
        <w:r>
          <w:rPr>
            <w:rFonts w:hint="eastAsia" w:ascii="宋体" w:hAnsi="宋体" w:eastAsia="宋体" w:cs="宋体"/>
            <w:b w:val="0"/>
            <w:bCs/>
            <w:sz w:val="24"/>
            <w:szCs w:val="24"/>
            <w:lang w:val="en-US" w:eastAsia="zh-CN"/>
            <w:rPrChange w:id="2414" w:author="赵翔-深圳" w:date="2024-12-20T21:19:46Z">
              <w:rPr>
                <w:rFonts w:hint="eastAsia" w:cs="Times New Roman"/>
                <w:sz w:val="24"/>
                <w:szCs w:val="24"/>
                <w:lang w:val="en-US" w:eastAsia="zh-CN"/>
              </w:rPr>
            </w:rPrChange>
          </w:rPr>
          <w:t>处</w:t>
        </w:r>
      </w:ins>
      <w:ins w:id="2415" w:author="刘崇麟" w:date="2024-12-20T10:21:18Z">
        <w:del w:id="2416" w:author="赵翔-深圳" w:date="2024-12-20T20:46:15Z">
          <w:r>
            <w:rPr>
              <w:rFonts w:hint="eastAsia" w:ascii="宋体" w:hAnsi="宋体" w:eastAsia="宋体" w:cs="宋体"/>
              <w:b w:val="0"/>
              <w:bCs/>
              <w:sz w:val="24"/>
              <w:szCs w:val="24"/>
              <w:lang w:val="en-US" w:eastAsia="zh-CN"/>
              <w:rPrChange w:id="2417" w:author="赵翔-深圳" w:date="2024-12-20T21:19:46Z">
                <w:rPr>
                  <w:rFonts w:hint="default" w:ascii="Times New Roman" w:hAnsi="Times New Roman" w:cs="Times New Roman"/>
                  <w:sz w:val="24"/>
                  <w:szCs w:val="24"/>
                  <w:lang w:val="en-US" w:eastAsia="zh-CN"/>
                </w:rPr>
              </w:rPrChange>
            </w:rPr>
            <w:delText>赤</w:delText>
          </w:r>
        </w:del>
      </w:ins>
      <w:ins w:id="2418" w:author="刘崇麟" w:date="2024-12-20T10:21:18Z">
        <w:del w:id="2419" w:author="赵翔-深圳" w:date="2024-12-20T20:46:14Z">
          <w:r>
            <w:rPr>
              <w:rFonts w:hint="eastAsia" w:ascii="宋体" w:hAnsi="宋体" w:eastAsia="宋体" w:cs="宋体"/>
              <w:b w:val="0"/>
              <w:bCs/>
              <w:sz w:val="24"/>
              <w:szCs w:val="24"/>
              <w:lang w:val="en-US" w:eastAsia="zh-CN"/>
              <w:rPrChange w:id="2420" w:author="赵翔-深圳" w:date="2024-12-20T21:19:46Z">
                <w:rPr>
                  <w:rFonts w:hint="default" w:ascii="Times New Roman" w:hAnsi="Times New Roman" w:cs="Times New Roman"/>
                  <w:sz w:val="24"/>
                  <w:szCs w:val="24"/>
                  <w:lang w:val="en-US" w:eastAsia="zh-CN"/>
                </w:rPr>
              </w:rPrChange>
            </w:rPr>
            <w:delText>水溪隧道右洞出口</w:delText>
          </w:r>
        </w:del>
      </w:ins>
      <w:ins w:id="2421" w:author="刘崇麟" w:date="2024-12-20T10:21:18Z">
        <w:r>
          <w:rPr>
            <w:rFonts w:hint="eastAsia" w:ascii="宋体" w:hAnsi="宋体" w:eastAsia="宋体" w:cs="宋体"/>
            <w:b w:val="0"/>
            <w:bCs/>
            <w:sz w:val="24"/>
            <w:szCs w:val="24"/>
            <w:lang w:val="en-US" w:eastAsia="zh-CN"/>
            <w:rPrChange w:id="2422" w:author="赵翔-深圳" w:date="2024-12-20T21:19:46Z">
              <w:rPr>
                <w:rFonts w:hint="default" w:ascii="Times New Roman" w:hAnsi="Times New Roman" w:cs="Times New Roman"/>
                <w:sz w:val="24"/>
                <w:szCs w:val="24"/>
                <w:lang w:val="en-US" w:eastAsia="zh-CN"/>
              </w:rPr>
            </w:rPrChange>
          </w:rPr>
          <w:t>洞门墙左侧挡土墙渗水（干渍）</w:t>
        </w:r>
      </w:ins>
      <w:ins w:id="2423" w:author="赵翔-深圳" w:date="2024-12-20T20:46:46Z">
        <w:r>
          <w:rPr>
            <w:rFonts w:hint="eastAsia" w:ascii="宋体" w:hAnsi="宋体" w:eastAsia="宋体" w:cs="宋体"/>
            <w:b w:val="0"/>
            <w:bCs/>
            <w:sz w:val="24"/>
            <w:szCs w:val="24"/>
            <w:lang w:val="en-US" w:eastAsia="zh-CN"/>
            <w:rPrChange w:id="2424" w:author="赵翔-深圳" w:date="2024-12-20T21:19:46Z">
              <w:rPr>
                <w:rFonts w:hint="eastAsia" w:cs="Times New Roman"/>
                <w:sz w:val="24"/>
                <w:szCs w:val="24"/>
                <w:lang w:val="en-US" w:eastAsia="zh-CN"/>
              </w:rPr>
            </w:rPrChange>
          </w:rPr>
          <w:t>，</w:t>
        </w:r>
      </w:ins>
      <w:ins w:id="2425" w:author="刘崇麟" w:date="2024-12-20T10:21:18Z">
        <w:del w:id="2426" w:author="赵翔-深圳" w:date="2024-12-20T20:46:44Z">
          <w:r>
            <w:rPr>
              <w:rFonts w:hint="eastAsia" w:ascii="宋体" w:hAnsi="宋体" w:eastAsia="宋体" w:cs="宋体"/>
              <w:b w:val="0"/>
              <w:bCs/>
              <w:sz w:val="24"/>
              <w:szCs w:val="24"/>
              <w:lang w:val="en-US" w:eastAsia="zh-CN"/>
              <w:rPrChange w:id="2427" w:author="赵翔-深圳" w:date="2024-12-20T21:19:46Z">
                <w:rPr>
                  <w:rFonts w:hint="default" w:ascii="Times New Roman" w:hAnsi="Times New Roman" w:cs="Times New Roman"/>
                  <w:sz w:val="24"/>
                  <w:szCs w:val="24"/>
                  <w:lang w:val="en-US" w:eastAsia="zh-CN"/>
                </w:rPr>
              </w:rPrChange>
            </w:rPr>
            <w:delText>离地</w:delText>
          </w:r>
        </w:del>
      </w:ins>
      <w:ins w:id="2428" w:author="刘崇麟" w:date="2024-12-20T10:21:18Z">
        <w:del w:id="2429" w:author="赵翔-深圳" w:date="2024-12-20T20:46:43Z">
          <w:r>
            <w:rPr>
              <w:rFonts w:hint="eastAsia" w:ascii="宋体" w:hAnsi="宋体" w:eastAsia="宋体" w:cs="宋体"/>
              <w:b w:val="0"/>
              <w:bCs/>
              <w:sz w:val="24"/>
              <w:szCs w:val="24"/>
              <w:lang w:val="en-US" w:eastAsia="zh-CN"/>
              <w:rPrChange w:id="2430" w:author="赵翔-深圳" w:date="2024-12-20T21:19:46Z">
                <w:rPr>
                  <w:rFonts w:hint="default" w:ascii="Times New Roman" w:hAnsi="Times New Roman" w:cs="Times New Roman"/>
                  <w:sz w:val="24"/>
                  <w:szCs w:val="24"/>
                  <w:lang w:val="en-US" w:eastAsia="zh-CN"/>
                </w:rPr>
              </w:rPrChange>
            </w:rPr>
            <w:delText>0.8米</w:delText>
          </w:r>
        </w:del>
      </w:ins>
      <w:ins w:id="2431" w:author="刘崇麟" w:date="2024-12-20T10:21:18Z">
        <w:del w:id="2432" w:author="赵翔-深圳" w:date="2024-12-20T20:46:42Z">
          <w:r>
            <w:rPr>
              <w:rFonts w:hint="eastAsia" w:ascii="宋体" w:hAnsi="宋体" w:eastAsia="宋体" w:cs="宋体"/>
              <w:b w:val="0"/>
              <w:bCs/>
              <w:sz w:val="24"/>
              <w:szCs w:val="24"/>
              <w:lang w:val="en-US" w:eastAsia="zh-CN"/>
              <w:rPrChange w:id="2433" w:author="赵翔-深圳" w:date="2024-12-20T21:19:46Z">
                <w:rPr>
                  <w:rFonts w:hint="default" w:ascii="Times New Roman" w:hAnsi="Times New Roman" w:cs="Times New Roman"/>
                  <w:sz w:val="24"/>
                  <w:szCs w:val="24"/>
                  <w:lang w:val="en-US" w:eastAsia="zh-CN"/>
                </w:rPr>
              </w:rPrChange>
            </w:rPr>
            <w:delText>，长7.</w:delText>
          </w:r>
        </w:del>
      </w:ins>
      <w:ins w:id="2434" w:author="刘崇麟" w:date="2024-12-20T10:21:18Z">
        <w:del w:id="2435" w:author="赵翔-深圳" w:date="2024-12-20T20:46:41Z">
          <w:r>
            <w:rPr>
              <w:rFonts w:hint="eastAsia" w:ascii="宋体" w:hAnsi="宋体" w:eastAsia="宋体" w:cs="宋体"/>
              <w:b w:val="0"/>
              <w:bCs/>
              <w:sz w:val="24"/>
              <w:szCs w:val="24"/>
              <w:lang w:val="en-US" w:eastAsia="zh-CN"/>
              <w:rPrChange w:id="2436" w:author="赵翔-深圳" w:date="2024-12-20T21:19:46Z">
                <w:rPr>
                  <w:rFonts w:hint="default" w:ascii="Times New Roman" w:hAnsi="Times New Roman" w:cs="Times New Roman"/>
                  <w:sz w:val="24"/>
                  <w:szCs w:val="24"/>
                  <w:lang w:val="en-US" w:eastAsia="zh-CN"/>
                </w:rPr>
              </w:rPrChange>
            </w:rPr>
            <w:delText>2米，宽0.2米</w:delText>
          </w:r>
        </w:del>
      </w:ins>
      <w:ins w:id="2437" w:author="刘崇麟" w:date="2024-12-20T10:21:18Z">
        <w:del w:id="2438" w:author="赵翔-深圳" w:date="2024-12-20T20:46:40Z">
          <w:r>
            <w:rPr>
              <w:rFonts w:hint="eastAsia" w:ascii="宋体" w:hAnsi="宋体" w:eastAsia="宋体" w:cs="宋体"/>
              <w:b w:val="0"/>
              <w:bCs/>
              <w:sz w:val="24"/>
              <w:szCs w:val="24"/>
              <w:lang w:val="en-US" w:eastAsia="zh-CN"/>
              <w:rPrChange w:id="2439" w:author="赵翔-深圳" w:date="2024-12-20T21:19:46Z">
                <w:rPr>
                  <w:rFonts w:hint="default" w:ascii="Times New Roman" w:hAnsi="Times New Roman" w:cs="Times New Roman"/>
                  <w:sz w:val="24"/>
                  <w:szCs w:val="24"/>
                  <w:lang w:val="en-US" w:eastAsia="zh-CN"/>
                </w:rPr>
              </w:rPrChange>
            </w:rPr>
            <w:delText>，</w:delText>
          </w:r>
        </w:del>
      </w:ins>
      <w:ins w:id="2440" w:author="刘崇麟" w:date="2024-12-20T10:21:18Z">
        <w:r>
          <w:rPr>
            <w:rFonts w:hint="eastAsia" w:ascii="宋体" w:hAnsi="宋体" w:eastAsia="宋体" w:cs="宋体"/>
            <w:b w:val="0"/>
            <w:bCs/>
            <w:sz w:val="24"/>
            <w:szCs w:val="24"/>
            <w:lang w:val="en-US" w:eastAsia="zh-CN"/>
            <w:rPrChange w:id="2441" w:author="赵翔-深圳" w:date="2024-12-20T21:19:46Z">
              <w:rPr>
                <w:rFonts w:hint="default" w:ascii="Times New Roman" w:hAnsi="Times New Roman" w:cs="Times New Roman"/>
                <w:sz w:val="24"/>
                <w:szCs w:val="24"/>
                <w:lang w:val="en-US" w:eastAsia="zh-CN"/>
              </w:rPr>
            </w:rPrChange>
          </w:rPr>
          <w:t>面积1.44米²</w:t>
        </w:r>
      </w:ins>
      <w:ins w:id="2442" w:author="赵翔-深圳" w:date="2024-12-20T21:19:50Z">
        <w:r>
          <w:rPr>
            <w:rFonts w:hint="eastAsia" w:ascii="宋体" w:hAnsi="宋体" w:eastAsia="宋体" w:cs="宋体"/>
            <w:b w:val="0"/>
            <w:bCs/>
            <w:sz w:val="24"/>
            <w:szCs w:val="24"/>
            <w:lang w:val="en-US" w:eastAsia="zh-CN"/>
          </w:rPr>
          <w:t>。</w:t>
        </w:r>
      </w:ins>
    </w:p>
    <w:p w14:paraId="6E14701B">
      <w:pPr>
        <w:spacing w:line="240" w:lineRule="exact"/>
        <w:ind w:firstLine="424" w:firstLineChars="200"/>
        <w:rPr>
          <w:ins w:id="2443" w:author="赵翔-深圳" w:date="2024-12-20T20:47:09Z"/>
          <w:rFonts w:hint="default" w:ascii="Times New Roman" w:hAnsi="Times New Roman" w:cs="Times New Roman"/>
          <w:sz w:val="24"/>
          <w:szCs w:val="24"/>
          <w:lang w:val="en-US" w:eastAsia="zh-CN"/>
        </w:rPr>
      </w:pPr>
    </w:p>
    <w:p w14:paraId="5E0D7810">
      <w:pPr>
        <w:spacing w:line="360" w:lineRule="auto"/>
        <w:ind w:firstLine="424" w:firstLineChars="200"/>
        <w:rPr>
          <w:ins w:id="2444" w:author="赵翔-深圳" w:date="2024-12-20T20:48:30Z"/>
          <w:rFonts w:hint="eastAsia" w:cs="Times New Roman"/>
          <w:sz w:val="24"/>
          <w:szCs w:val="24"/>
          <w:lang w:val="en-US" w:eastAsia="zh-CN"/>
        </w:rPr>
      </w:pPr>
      <w:ins w:id="2445" w:author="赵翔-深圳" w:date="2024-12-20T20:47:11Z">
        <w:r>
          <w:rPr>
            <w:rFonts w:hint="default" w:ascii="Times New Roman" w:hAnsi="Times New Roman" w:cs="Times New Roman"/>
            <w:sz w:val="24"/>
            <w:szCs w:val="24"/>
          </w:rPr>
          <w:t>具体见表3.</w:t>
        </w:r>
      </w:ins>
      <w:ins w:id="2446" w:author="赵翔-深圳" w:date="2024-12-20T20:47:19Z">
        <w:r>
          <w:rPr>
            <w:rFonts w:hint="eastAsia" w:cs="Times New Roman"/>
            <w:sz w:val="24"/>
            <w:szCs w:val="24"/>
            <w:lang w:val="en-US" w:eastAsia="zh-CN"/>
          </w:rPr>
          <w:t>2</w:t>
        </w:r>
      </w:ins>
      <w:ins w:id="2447" w:author="赵翔-深圳" w:date="2024-12-20T20:47:11Z">
        <w:r>
          <w:rPr>
            <w:rFonts w:hint="eastAsia" w:cs="Times New Roman"/>
            <w:sz w:val="24"/>
            <w:szCs w:val="24"/>
            <w:lang w:val="en-US" w:eastAsia="zh-CN"/>
          </w:rPr>
          <w:t>.2</w:t>
        </w:r>
      </w:ins>
      <w:ins w:id="2448" w:author="赵翔-深圳" w:date="2024-12-20T20:47:11Z">
        <w:r>
          <w:rPr>
            <w:rFonts w:hint="default" w:ascii="Times New Roman" w:hAnsi="Times New Roman" w:cs="Times New Roman"/>
            <w:sz w:val="24"/>
            <w:szCs w:val="24"/>
          </w:rPr>
          <w:t>-1，照片3.</w:t>
        </w:r>
      </w:ins>
      <w:ins w:id="2449" w:author="赵翔-深圳" w:date="2024-12-20T20:47:23Z">
        <w:r>
          <w:rPr>
            <w:rFonts w:hint="eastAsia" w:cs="Times New Roman"/>
            <w:sz w:val="24"/>
            <w:szCs w:val="24"/>
            <w:lang w:val="en-US" w:eastAsia="zh-CN"/>
          </w:rPr>
          <w:t>2</w:t>
        </w:r>
      </w:ins>
      <w:ins w:id="2450" w:author="赵翔-深圳" w:date="2024-12-20T20:47:11Z">
        <w:r>
          <w:rPr>
            <w:rFonts w:hint="eastAsia" w:cs="Times New Roman"/>
            <w:sz w:val="24"/>
            <w:szCs w:val="24"/>
            <w:lang w:val="en-US" w:eastAsia="zh-CN"/>
          </w:rPr>
          <w:t>.2.1。</w:t>
        </w:r>
      </w:ins>
    </w:p>
    <w:p w14:paraId="4A6476FB">
      <w:pPr>
        <w:spacing w:line="360" w:lineRule="auto"/>
        <w:ind w:firstLine="364" w:firstLineChars="200"/>
        <w:jc w:val="center"/>
        <w:rPr>
          <w:ins w:id="2452" w:author="赵翔-深圳" w:date="2024-12-20T20:47:11Z"/>
          <w:rFonts w:hint="default" w:cs="Times New Roman"/>
          <w:sz w:val="24"/>
          <w:szCs w:val="24"/>
          <w:lang w:val="en-US" w:eastAsia="zh-CN"/>
        </w:rPr>
        <w:pPrChange w:id="2451" w:author="赵翔-深圳" w:date="2024-12-20T20:48:35Z">
          <w:pPr>
            <w:spacing w:line="360" w:lineRule="auto"/>
            <w:ind w:firstLine="424" w:firstLineChars="200"/>
          </w:pPr>
        </w:pPrChange>
      </w:pPr>
      <w:ins w:id="2453" w:author="赵翔-深圳" w:date="2024-12-20T20:48:33Z">
        <w:r>
          <w:rPr>
            <w:rFonts w:hint="eastAsia" w:ascii="宋体" w:hAnsi="宋体" w:eastAsia="宋体" w:cs="宋体"/>
            <w:b/>
            <w:bCs/>
            <w:sz w:val="21"/>
            <w:szCs w:val="21"/>
            <w:lang w:val="en-US" w:eastAsia="zh-CN"/>
          </w:rPr>
          <w:t>表</w:t>
        </w:r>
      </w:ins>
      <w:ins w:id="2454" w:author="赵翔-深圳" w:date="2024-12-20T20:48:33Z">
        <w:r>
          <w:rPr>
            <w:rFonts w:hint="default" w:ascii="Times New Roman" w:hAnsi="Times New Roman" w:eastAsia="宋体" w:cs="Times New Roman"/>
            <w:b/>
            <w:bCs/>
            <w:sz w:val="21"/>
            <w:szCs w:val="21"/>
            <w:lang w:val="en-US" w:eastAsia="zh-CN"/>
          </w:rPr>
          <w:t>3.</w:t>
        </w:r>
      </w:ins>
      <w:ins w:id="2455" w:author="赵翔-深圳" w:date="2024-12-20T20:48:41Z">
        <w:r>
          <w:rPr>
            <w:rFonts w:hint="eastAsia" w:cs="Times New Roman"/>
            <w:b/>
            <w:bCs/>
            <w:sz w:val="21"/>
            <w:szCs w:val="21"/>
            <w:lang w:val="en-US" w:eastAsia="zh-CN"/>
          </w:rPr>
          <w:t>2</w:t>
        </w:r>
      </w:ins>
      <w:ins w:id="2456" w:author="赵翔-深圳" w:date="2024-12-20T20:48:33Z">
        <w:r>
          <w:rPr>
            <w:rFonts w:hint="default" w:ascii="Times New Roman" w:hAnsi="Times New Roman" w:eastAsia="宋体" w:cs="Times New Roman"/>
            <w:b/>
            <w:bCs/>
            <w:sz w:val="21"/>
            <w:szCs w:val="21"/>
            <w:lang w:val="en-US" w:eastAsia="zh-CN"/>
          </w:rPr>
          <w:t>.</w:t>
        </w:r>
      </w:ins>
      <w:ins w:id="2457" w:author="赵翔-深圳" w:date="2024-12-20T20:48:33Z">
        <w:r>
          <w:rPr>
            <w:rFonts w:hint="default" w:ascii="Times New Roman" w:hAnsi="Times New Roman" w:cs="Times New Roman"/>
            <w:b/>
            <w:bCs/>
            <w:sz w:val="21"/>
            <w:szCs w:val="21"/>
            <w:lang w:val="en-US" w:eastAsia="zh-CN"/>
          </w:rPr>
          <w:t>2</w:t>
        </w:r>
      </w:ins>
      <w:ins w:id="2458" w:author="赵翔-深圳" w:date="2024-12-20T20:48:33Z">
        <w:r>
          <w:rPr>
            <w:rFonts w:hint="default" w:ascii="Times New Roman" w:hAnsi="Times New Roman" w:eastAsia="宋体" w:cs="Times New Roman"/>
            <w:b/>
            <w:bCs/>
            <w:sz w:val="21"/>
            <w:szCs w:val="21"/>
            <w:lang w:val="en-US" w:eastAsia="zh-CN"/>
          </w:rPr>
          <w:t>-1</w:t>
        </w:r>
      </w:ins>
      <w:ins w:id="2459" w:author="赵翔-深圳" w:date="2024-12-20T20:48:33Z">
        <w:r>
          <w:rPr>
            <w:rFonts w:hint="eastAsia" w:ascii="宋体" w:hAnsi="宋体" w:eastAsia="宋体" w:cs="宋体"/>
            <w:b/>
            <w:bCs/>
            <w:sz w:val="21"/>
            <w:szCs w:val="21"/>
            <w:lang w:val="en-US" w:eastAsia="zh-CN"/>
          </w:rPr>
          <w:t xml:space="preserve"> </w:t>
        </w:r>
      </w:ins>
      <w:ins w:id="2460" w:author="赵翔-深圳" w:date="2024-12-20T20:48:33Z">
        <w:r>
          <w:rPr>
            <w:rFonts w:hint="eastAsia" w:ascii="宋体" w:hAnsi="宋体" w:cs="宋体"/>
            <w:b/>
            <w:bCs/>
            <w:sz w:val="21"/>
            <w:szCs w:val="21"/>
            <w:lang w:val="en-US" w:eastAsia="zh-CN"/>
          </w:rPr>
          <w:t>洞门</w:t>
        </w:r>
      </w:ins>
      <w:ins w:id="2461" w:author="赵翔-深圳" w:date="2024-12-20T20:48:33Z">
        <w:r>
          <w:rPr>
            <w:rFonts w:hint="eastAsia" w:ascii="宋体" w:hAnsi="宋体" w:eastAsia="宋体" w:cs="宋体"/>
            <w:b/>
            <w:bCs/>
            <w:sz w:val="21"/>
            <w:szCs w:val="21"/>
            <w:lang w:val="en-US" w:eastAsia="zh-CN"/>
          </w:rPr>
          <w:t>病害统计表</w:t>
        </w:r>
      </w:ins>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48C087B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ins w:id="2462" w:author="赵翔-深圳" w:date="2024-12-20T20:47:48Z"/>
        </w:trPr>
        <w:tc>
          <w:tcPr>
            <w:tcW w:w="717" w:type="dxa"/>
            <w:shd w:val="clear" w:color="auto" w:fill="auto"/>
            <w:vAlign w:val="center"/>
          </w:tcPr>
          <w:p w14:paraId="6D6D6093">
            <w:pPr>
              <w:jc w:val="center"/>
              <w:rPr>
                <w:ins w:id="2463" w:author="赵翔-深圳" w:date="2024-12-20T20:47:48Z"/>
                <w:rFonts w:hint="default" w:ascii="Times New Roman" w:hAnsi="Times New Roman" w:eastAsia="宋体" w:cs="Times New Roman"/>
                <w:sz w:val="21"/>
                <w:szCs w:val="21"/>
              </w:rPr>
            </w:pPr>
            <w:ins w:id="2464" w:author="赵翔-深圳" w:date="2024-12-20T20:47:48Z">
              <w:r>
                <w:rPr>
                  <w:rFonts w:hint="default" w:ascii="Times New Roman" w:hAnsi="Times New Roman" w:eastAsia="宋体" w:cs="Times New Roman"/>
                  <w:sz w:val="21"/>
                  <w:szCs w:val="21"/>
                </w:rPr>
                <w:t>序号</w:t>
              </w:r>
            </w:ins>
          </w:p>
        </w:tc>
        <w:tc>
          <w:tcPr>
            <w:tcW w:w="2167" w:type="dxa"/>
            <w:shd w:val="clear" w:color="auto" w:fill="auto"/>
            <w:vAlign w:val="center"/>
          </w:tcPr>
          <w:p w14:paraId="3AB75D24">
            <w:pPr>
              <w:jc w:val="center"/>
              <w:rPr>
                <w:ins w:id="2465" w:author="赵翔-深圳" w:date="2024-12-20T20:47:48Z"/>
                <w:rFonts w:hint="default" w:ascii="Times New Roman" w:hAnsi="Times New Roman" w:eastAsia="宋体" w:cs="Times New Roman"/>
                <w:sz w:val="21"/>
                <w:szCs w:val="21"/>
              </w:rPr>
            </w:pPr>
            <w:ins w:id="2466" w:author="赵翔-深圳" w:date="2024-12-20T20:47:48Z">
              <w:r>
                <w:rPr>
                  <w:rFonts w:hint="default" w:ascii="Times New Roman" w:hAnsi="Times New Roman" w:eastAsia="宋体" w:cs="Times New Roman"/>
                  <w:sz w:val="21"/>
                  <w:szCs w:val="21"/>
                </w:rPr>
                <w:t>位置</w:t>
              </w:r>
            </w:ins>
          </w:p>
        </w:tc>
        <w:tc>
          <w:tcPr>
            <w:tcW w:w="1701" w:type="dxa"/>
            <w:shd w:val="clear" w:color="auto" w:fill="auto"/>
            <w:vAlign w:val="center"/>
          </w:tcPr>
          <w:p w14:paraId="04692BB2">
            <w:pPr>
              <w:jc w:val="center"/>
              <w:rPr>
                <w:ins w:id="2467" w:author="赵翔-深圳" w:date="2024-12-20T20:47:48Z"/>
                <w:rFonts w:hint="default" w:ascii="Times New Roman" w:hAnsi="Times New Roman" w:eastAsia="宋体" w:cs="Times New Roman"/>
                <w:sz w:val="21"/>
                <w:szCs w:val="21"/>
              </w:rPr>
            </w:pPr>
            <w:ins w:id="2468" w:author="赵翔-深圳" w:date="2024-12-20T20:47:48Z">
              <w:r>
                <w:rPr>
                  <w:rFonts w:hint="default" w:ascii="Times New Roman" w:hAnsi="Times New Roman" w:eastAsia="宋体" w:cs="Times New Roman"/>
                  <w:sz w:val="21"/>
                  <w:szCs w:val="21"/>
                </w:rPr>
                <w:t>病害</w:t>
              </w:r>
            </w:ins>
          </w:p>
          <w:p w14:paraId="6DEF965A">
            <w:pPr>
              <w:jc w:val="center"/>
              <w:rPr>
                <w:ins w:id="2469" w:author="赵翔-深圳" w:date="2024-12-20T20:47:48Z"/>
                <w:rFonts w:hint="default" w:ascii="Times New Roman" w:hAnsi="Times New Roman" w:eastAsia="宋体" w:cs="Times New Roman"/>
                <w:sz w:val="21"/>
                <w:szCs w:val="21"/>
              </w:rPr>
            </w:pPr>
            <w:ins w:id="2470" w:author="赵翔-深圳" w:date="2024-12-20T20:47:48Z">
              <w:r>
                <w:rPr>
                  <w:rFonts w:hint="default" w:ascii="Times New Roman" w:hAnsi="Times New Roman" w:eastAsia="宋体" w:cs="Times New Roman"/>
                  <w:sz w:val="21"/>
                  <w:szCs w:val="21"/>
                </w:rPr>
                <w:t>种类</w:t>
              </w:r>
            </w:ins>
          </w:p>
        </w:tc>
        <w:tc>
          <w:tcPr>
            <w:tcW w:w="2900" w:type="dxa"/>
            <w:shd w:val="clear" w:color="auto" w:fill="auto"/>
            <w:vAlign w:val="center"/>
          </w:tcPr>
          <w:p w14:paraId="749A3861">
            <w:pPr>
              <w:jc w:val="center"/>
              <w:rPr>
                <w:ins w:id="2471" w:author="赵翔-深圳" w:date="2024-12-20T20:47:48Z"/>
                <w:rFonts w:hint="default" w:ascii="Times New Roman" w:hAnsi="Times New Roman" w:eastAsia="宋体" w:cs="Times New Roman"/>
                <w:sz w:val="21"/>
                <w:szCs w:val="21"/>
              </w:rPr>
            </w:pPr>
            <w:ins w:id="2472" w:author="赵翔-深圳" w:date="2024-12-20T20:47:48Z">
              <w:r>
                <w:rPr>
                  <w:rFonts w:hint="default" w:ascii="Times New Roman" w:hAnsi="Times New Roman" w:eastAsia="宋体" w:cs="Times New Roman"/>
                  <w:sz w:val="21"/>
                  <w:szCs w:val="21"/>
                </w:rPr>
                <w:t>病害描述</w:t>
              </w:r>
            </w:ins>
          </w:p>
          <w:p w14:paraId="22307C9D">
            <w:pPr>
              <w:jc w:val="center"/>
              <w:rPr>
                <w:ins w:id="2473" w:author="赵翔-深圳" w:date="2024-12-20T20:47:48Z"/>
                <w:rFonts w:hint="default" w:ascii="Times New Roman" w:hAnsi="Times New Roman" w:eastAsia="宋体" w:cs="Times New Roman"/>
                <w:sz w:val="21"/>
                <w:szCs w:val="21"/>
              </w:rPr>
            </w:pPr>
            <w:ins w:id="2474" w:author="赵翔-深圳" w:date="2024-12-20T20:47:48Z">
              <w:r>
                <w:rPr>
                  <w:rFonts w:hint="default" w:ascii="Times New Roman" w:hAnsi="Times New Roman" w:eastAsia="宋体" w:cs="Times New Roman"/>
                  <w:sz w:val="21"/>
                  <w:szCs w:val="21"/>
                </w:rPr>
                <w:t>（性质、范围、程度、数量等）</w:t>
              </w:r>
            </w:ins>
          </w:p>
        </w:tc>
        <w:tc>
          <w:tcPr>
            <w:tcW w:w="996" w:type="dxa"/>
            <w:shd w:val="clear" w:color="auto" w:fill="auto"/>
            <w:vAlign w:val="center"/>
          </w:tcPr>
          <w:p w14:paraId="69763859">
            <w:pPr>
              <w:jc w:val="center"/>
              <w:rPr>
                <w:ins w:id="2475" w:author="赵翔-深圳" w:date="2024-12-20T20:47:48Z"/>
                <w:rFonts w:hint="default" w:ascii="Times New Roman" w:hAnsi="Times New Roman" w:eastAsia="宋体" w:cs="Times New Roman"/>
                <w:sz w:val="21"/>
                <w:szCs w:val="21"/>
              </w:rPr>
            </w:pPr>
            <w:ins w:id="2476" w:author="赵翔-深圳" w:date="2024-12-20T20:47:48Z">
              <w:r>
                <w:rPr>
                  <w:rFonts w:hint="default" w:ascii="Times New Roman" w:hAnsi="Times New Roman" w:eastAsia="宋体" w:cs="Times New Roman"/>
                  <w:sz w:val="21"/>
                  <w:szCs w:val="21"/>
                </w:rPr>
                <w:t>照片</w:t>
              </w:r>
            </w:ins>
          </w:p>
        </w:tc>
        <w:tc>
          <w:tcPr>
            <w:tcW w:w="690" w:type="dxa"/>
            <w:shd w:val="clear" w:color="auto" w:fill="auto"/>
            <w:vAlign w:val="center"/>
          </w:tcPr>
          <w:p w14:paraId="0A44A30C">
            <w:pPr>
              <w:jc w:val="center"/>
              <w:rPr>
                <w:ins w:id="2477" w:author="赵翔-深圳" w:date="2024-12-20T20:47:48Z"/>
                <w:rFonts w:hint="default" w:ascii="Times New Roman" w:hAnsi="Times New Roman" w:eastAsia="宋体" w:cs="Times New Roman"/>
                <w:sz w:val="21"/>
                <w:szCs w:val="21"/>
              </w:rPr>
            </w:pPr>
            <w:ins w:id="2478" w:author="赵翔-深圳" w:date="2024-12-20T20:47:48Z">
              <w:r>
                <w:rPr>
                  <w:rFonts w:hint="default" w:ascii="Times New Roman" w:hAnsi="Times New Roman" w:eastAsia="宋体" w:cs="Times New Roman"/>
                  <w:sz w:val="21"/>
                  <w:szCs w:val="21"/>
                </w:rPr>
                <w:t>状况值</w:t>
              </w:r>
            </w:ins>
          </w:p>
        </w:tc>
      </w:tr>
      <w:tr w14:paraId="725B8C8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479" w:author="赵翔-深圳" w:date="2024-12-20T20:47:48Z"/>
        </w:trPr>
        <w:tc>
          <w:tcPr>
            <w:tcW w:w="717" w:type="dxa"/>
            <w:shd w:val="clear" w:color="auto" w:fill="auto"/>
            <w:vAlign w:val="center"/>
          </w:tcPr>
          <w:p w14:paraId="791AE0C9">
            <w:pPr>
              <w:jc w:val="center"/>
              <w:rPr>
                <w:ins w:id="2480" w:author="赵翔-深圳" w:date="2024-12-20T20:47:48Z"/>
                <w:rFonts w:hint="default" w:ascii="Times New Roman" w:hAnsi="Times New Roman" w:eastAsia="宋体" w:cs="Times New Roman"/>
                <w:sz w:val="21"/>
                <w:szCs w:val="21"/>
              </w:rPr>
            </w:pPr>
            <w:ins w:id="2481" w:author="赵翔-深圳" w:date="2024-12-20T20:47:48Z">
              <w:r>
                <w:rPr>
                  <w:rFonts w:hint="default" w:ascii="Times New Roman" w:hAnsi="Times New Roman" w:eastAsia="宋体" w:cs="Times New Roman"/>
                  <w:sz w:val="21"/>
                  <w:szCs w:val="21"/>
                </w:rPr>
                <w:t>1</w:t>
              </w:r>
            </w:ins>
          </w:p>
        </w:tc>
        <w:tc>
          <w:tcPr>
            <w:tcW w:w="2167" w:type="dxa"/>
            <w:shd w:val="clear" w:color="auto" w:fill="auto"/>
            <w:vAlign w:val="center"/>
          </w:tcPr>
          <w:p w14:paraId="2E3DC96E">
            <w:pPr>
              <w:keepNext w:val="0"/>
              <w:keepLines w:val="0"/>
              <w:widowControl/>
              <w:suppressLineNumbers w:val="0"/>
              <w:jc w:val="center"/>
              <w:textAlignment w:val="center"/>
              <w:rPr>
                <w:ins w:id="2482" w:author="赵翔-深圳" w:date="2024-12-20T20:47:48Z"/>
                <w:rFonts w:hint="default" w:ascii="Times New Roman" w:hAnsi="Times New Roman" w:eastAsia="宋体" w:cs="Times New Roman"/>
                <w:sz w:val="21"/>
                <w:szCs w:val="21"/>
                <w:lang w:val="en-US" w:eastAsia="zh-CN"/>
              </w:rPr>
            </w:pPr>
            <w:ins w:id="2483" w:author="赵翔-深圳" w:date="2024-12-20T20:50:01Z">
              <w:r>
                <w:rPr>
                  <w:rFonts w:hint="eastAsia" w:cs="Times New Roman"/>
                  <w:i w:val="0"/>
                  <w:iCs w:val="0"/>
                  <w:color w:val="000000"/>
                  <w:kern w:val="0"/>
                  <w:sz w:val="21"/>
                  <w:szCs w:val="21"/>
                  <w:u w:val="none"/>
                  <w:lang w:val="en-US" w:eastAsia="zh-CN" w:bidi="ar"/>
                </w:rPr>
                <w:t>Y</w:t>
              </w:r>
            </w:ins>
            <w:ins w:id="2484" w:author="赵翔-深圳" w:date="2024-12-20T20:47:48Z">
              <w:r>
                <w:rPr>
                  <w:rFonts w:hint="eastAsia" w:cs="Times New Roman"/>
                  <w:i w:val="0"/>
                  <w:iCs w:val="0"/>
                  <w:color w:val="000000"/>
                  <w:kern w:val="0"/>
                  <w:sz w:val="21"/>
                  <w:szCs w:val="21"/>
                  <w:u w:val="none"/>
                  <w:lang w:val="en-US" w:eastAsia="zh-CN" w:bidi="ar"/>
                </w:rPr>
                <w:t>K0</w:t>
              </w:r>
            </w:ins>
            <w:ins w:id="2485" w:author="赵翔-深圳" w:date="2024-12-20T20:50:07Z">
              <w:r>
                <w:rPr>
                  <w:rFonts w:hint="eastAsia" w:cs="Times New Roman"/>
                  <w:i w:val="0"/>
                  <w:iCs w:val="0"/>
                  <w:color w:val="000000"/>
                  <w:kern w:val="0"/>
                  <w:sz w:val="21"/>
                  <w:szCs w:val="21"/>
                  <w:u w:val="none"/>
                  <w:lang w:val="en-US" w:eastAsia="zh-CN" w:bidi="ar"/>
                </w:rPr>
                <w:t>53</w:t>
              </w:r>
            </w:ins>
            <w:ins w:id="2486" w:author="赵翔-深圳" w:date="2024-12-20T20:47:48Z">
              <w:r>
                <w:rPr>
                  <w:rFonts w:hint="default" w:ascii="Times New Roman" w:hAnsi="Times New Roman" w:eastAsia="宋体" w:cs="Times New Roman"/>
                  <w:i w:val="0"/>
                  <w:iCs w:val="0"/>
                  <w:color w:val="000000"/>
                  <w:kern w:val="0"/>
                  <w:sz w:val="21"/>
                  <w:szCs w:val="21"/>
                  <w:u w:val="none"/>
                  <w:lang w:val="en-US" w:eastAsia="zh-CN" w:bidi="ar"/>
                </w:rPr>
                <w:t>+</w:t>
              </w:r>
            </w:ins>
            <w:ins w:id="2487" w:author="赵翔-深圳" w:date="2024-12-20T20:50:11Z">
              <w:r>
                <w:rPr>
                  <w:rFonts w:hint="eastAsia" w:cs="Times New Roman"/>
                  <w:i w:val="0"/>
                  <w:iCs w:val="0"/>
                  <w:color w:val="000000"/>
                  <w:kern w:val="0"/>
                  <w:sz w:val="21"/>
                  <w:szCs w:val="21"/>
                  <w:u w:val="none"/>
                  <w:lang w:val="en-US" w:eastAsia="zh-CN" w:bidi="ar"/>
                </w:rPr>
                <w:t>5</w:t>
              </w:r>
            </w:ins>
            <w:ins w:id="2488" w:author="赵翔-深圳" w:date="2024-12-20T20:50:12Z">
              <w:r>
                <w:rPr>
                  <w:rFonts w:hint="eastAsia" w:cs="Times New Roman"/>
                  <w:i w:val="0"/>
                  <w:iCs w:val="0"/>
                  <w:color w:val="000000"/>
                  <w:kern w:val="0"/>
                  <w:sz w:val="21"/>
                  <w:szCs w:val="21"/>
                  <w:u w:val="none"/>
                  <w:lang w:val="en-US" w:eastAsia="zh-CN" w:bidi="ar"/>
                </w:rPr>
                <w:t>95</w:t>
              </w:r>
            </w:ins>
          </w:p>
        </w:tc>
        <w:tc>
          <w:tcPr>
            <w:tcW w:w="1701" w:type="dxa"/>
            <w:shd w:val="clear" w:color="auto" w:fill="auto"/>
            <w:vAlign w:val="center"/>
          </w:tcPr>
          <w:p w14:paraId="6A42D45B">
            <w:pPr>
              <w:keepNext w:val="0"/>
              <w:keepLines w:val="0"/>
              <w:widowControl/>
              <w:suppressLineNumbers w:val="0"/>
              <w:jc w:val="center"/>
              <w:textAlignment w:val="center"/>
              <w:rPr>
                <w:ins w:id="2489" w:author="赵翔-深圳" w:date="2024-12-20T20:47:48Z"/>
                <w:rFonts w:hint="default" w:ascii="Times New Roman" w:hAnsi="Times New Roman" w:eastAsia="宋体" w:cs="Times New Roman"/>
                <w:sz w:val="21"/>
                <w:szCs w:val="21"/>
                <w:lang w:val="en-US" w:eastAsia="zh-CN"/>
              </w:rPr>
            </w:pPr>
            <w:ins w:id="2490" w:author="赵翔-深圳" w:date="2024-12-20T20:47:48Z">
              <w:r>
                <w:rPr>
                  <w:rFonts w:hint="eastAsia" w:cs="Times New Roman"/>
                  <w:sz w:val="21"/>
                  <w:szCs w:val="21"/>
                  <w:lang w:val="en-US" w:eastAsia="zh-CN"/>
                </w:rPr>
                <w:t>渗水（干渍）</w:t>
              </w:r>
            </w:ins>
          </w:p>
        </w:tc>
        <w:tc>
          <w:tcPr>
            <w:tcW w:w="2900" w:type="dxa"/>
            <w:shd w:val="clear" w:color="auto" w:fill="auto"/>
            <w:vAlign w:val="center"/>
          </w:tcPr>
          <w:p w14:paraId="7960BE52">
            <w:pPr>
              <w:jc w:val="center"/>
              <w:rPr>
                <w:ins w:id="2491" w:author="赵翔-深圳" w:date="2024-12-20T20:47:48Z"/>
                <w:rFonts w:hint="default" w:ascii="Times New Roman" w:hAnsi="Times New Roman" w:eastAsia="宋体" w:cs="Times New Roman"/>
                <w:sz w:val="21"/>
                <w:szCs w:val="21"/>
                <w:lang w:val="en-US" w:eastAsia="zh-CN"/>
              </w:rPr>
            </w:pPr>
            <w:ins w:id="2492" w:author="赵翔-深圳" w:date="2024-12-20T20:50:22Z">
              <w:r>
                <w:rPr>
                  <w:rFonts w:hint="eastAsia" w:cs="Times New Roman"/>
                  <w:snapToGrid w:val="0"/>
                  <w:sz w:val="21"/>
                  <w:szCs w:val="21"/>
                  <w:lang w:val="en-US" w:eastAsia="zh-CN"/>
                </w:rPr>
                <w:t>右</w:t>
              </w:r>
            </w:ins>
            <w:ins w:id="2493" w:author="赵翔-深圳" w:date="2024-12-20T20:47:48Z">
              <w:r>
                <w:rPr>
                  <w:rFonts w:hint="eastAsia" w:cs="Times New Roman"/>
                  <w:snapToGrid w:val="0"/>
                  <w:sz w:val="21"/>
                  <w:szCs w:val="21"/>
                  <w:lang w:val="en-US" w:eastAsia="zh-CN"/>
                </w:rPr>
                <w:t>洞</w:t>
              </w:r>
            </w:ins>
            <w:ins w:id="2494" w:author="赵翔-深圳" w:date="2024-12-20T20:50:26Z">
              <w:r>
                <w:rPr>
                  <w:rFonts w:hint="eastAsia" w:cs="Times New Roman"/>
                  <w:snapToGrid w:val="0"/>
                  <w:sz w:val="21"/>
                  <w:szCs w:val="21"/>
                  <w:lang w:val="en-US" w:eastAsia="zh-CN"/>
                </w:rPr>
                <w:t>出</w:t>
              </w:r>
            </w:ins>
            <w:ins w:id="2495" w:author="赵翔-深圳" w:date="2024-12-20T20:47:48Z">
              <w:r>
                <w:rPr>
                  <w:rFonts w:hint="eastAsia" w:cs="Times New Roman"/>
                  <w:snapToGrid w:val="0"/>
                  <w:sz w:val="21"/>
                  <w:szCs w:val="21"/>
                  <w:lang w:val="en-US" w:eastAsia="zh-CN"/>
                </w:rPr>
                <w:t>口洞门墙</w:t>
              </w:r>
            </w:ins>
            <w:ins w:id="2496" w:author="赵翔-深圳" w:date="2024-12-20T20:50:34Z">
              <w:r>
                <w:rPr>
                  <w:rFonts w:hint="eastAsia" w:cs="Times New Roman"/>
                  <w:snapToGrid w:val="0"/>
                  <w:sz w:val="21"/>
                  <w:szCs w:val="21"/>
                  <w:lang w:val="en-US" w:eastAsia="zh-CN"/>
                </w:rPr>
                <w:t>左</w:t>
              </w:r>
            </w:ins>
            <w:ins w:id="2497" w:author="赵翔-深圳" w:date="2024-12-20T20:47:48Z">
              <w:r>
                <w:rPr>
                  <w:rFonts w:hint="eastAsia" w:cs="Times New Roman"/>
                  <w:snapToGrid w:val="0"/>
                  <w:sz w:val="21"/>
                  <w:szCs w:val="21"/>
                  <w:lang w:val="en-US" w:eastAsia="zh-CN"/>
                </w:rPr>
                <w:t>侧</w:t>
              </w:r>
            </w:ins>
            <w:ins w:id="2498" w:author="赵翔-深圳" w:date="2024-12-20T20:50:44Z">
              <w:r>
                <w:rPr>
                  <w:rFonts w:hint="eastAsia" w:cs="Times New Roman"/>
                  <w:snapToGrid w:val="0"/>
                  <w:sz w:val="21"/>
                  <w:szCs w:val="21"/>
                  <w:lang w:val="en-US" w:eastAsia="zh-CN"/>
                </w:rPr>
                <w:t>挡土墙</w:t>
              </w:r>
            </w:ins>
            <w:ins w:id="2499" w:author="赵翔-深圳" w:date="2024-12-20T20:47:48Z">
              <w:r>
                <w:rPr>
                  <w:rFonts w:hint="eastAsia" w:cs="Times New Roman"/>
                  <w:snapToGrid w:val="0"/>
                  <w:sz w:val="21"/>
                  <w:szCs w:val="21"/>
                  <w:lang w:val="en-US" w:eastAsia="zh-CN"/>
                </w:rPr>
                <w:t>,</w:t>
              </w:r>
            </w:ins>
            <w:ins w:id="2500" w:author="赵翔-深圳" w:date="2024-12-20T20:47:48Z">
              <w:r>
                <w:rPr>
                  <w:rFonts w:hint="default" w:ascii="Times New Roman" w:hAnsi="Times New Roman" w:eastAsia="宋体" w:cs="Times New Roman"/>
                  <w:snapToGrid w:val="0"/>
                  <w:sz w:val="21"/>
                  <w:szCs w:val="21"/>
                  <w:lang w:val="en-US" w:eastAsia="zh-CN"/>
                </w:rPr>
                <w:t>面积为</w:t>
              </w:r>
            </w:ins>
            <w:ins w:id="2501" w:author="赵翔-深圳" w:date="2024-12-20T20:50:52Z">
              <w:r>
                <w:rPr>
                  <w:rFonts w:hint="eastAsia" w:cs="Times New Roman"/>
                  <w:snapToGrid w:val="0"/>
                  <w:sz w:val="21"/>
                  <w:szCs w:val="21"/>
                  <w:lang w:val="en-US" w:eastAsia="zh-CN"/>
                </w:rPr>
                <w:t>1.44</w:t>
              </w:r>
            </w:ins>
            <w:ins w:id="2502" w:author="赵翔-深圳" w:date="2024-12-20T20:47:48Z">
              <w:r>
                <w:rPr>
                  <w:rFonts w:hint="default" w:ascii="Times New Roman" w:hAnsi="Times New Roman" w:eastAsia="宋体" w:cs="Times New Roman"/>
                  <w:sz w:val="21"/>
                  <w:szCs w:val="21"/>
                </w:rPr>
                <w:t>m</w:t>
              </w:r>
            </w:ins>
            <w:ins w:id="2503" w:author="赵翔-深圳" w:date="2024-12-20T20:47:48Z">
              <w:r>
                <w:rPr>
                  <w:rFonts w:hint="default" w:ascii="Times New Roman" w:hAnsi="Times New Roman" w:eastAsia="宋体" w:cs="Times New Roman"/>
                  <w:sz w:val="21"/>
                  <w:szCs w:val="21"/>
                  <w:lang w:val="en-US" w:eastAsia="zh-CN"/>
                </w:rPr>
                <w:t>²。</w:t>
              </w:r>
            </w:ins>
          </w:p>
        </w:tc>
        <w:tc>
          <w:tcPr>
            <w:tcW w:w="996" w:type="dxa"/>
            <w:shd w:val="clear" w:color="auto" w:fill="auto"/>
            <w:vAlign w:val="center"/>
          </w:tcPr>
          <w:p w14:paraId="2FBD34C4">
            <w:pPr>
              <w:jc w:val="center"/>
              <w:rPr>
                <w:ins w:id="2504" w:author="赵翔-深圳" w:date="2024-12-20T20:47:48Z"/>
                <w:rFonts w:hint="default" w:ascii="Times New Roman" w:hAnsi="Times New Roman" w:eastAsia="宋体" w:cs="Times New Roman"/>
                <w:sz w:val="21"/>
                <w:szCs w:val="21"/>
                <w:lang w:val="en-US" w:eastAsia="zh-CN"/>
              </w:rPr>
            </w:pPr>
            <w:ins w:id="2505" w:author="赵翔-深圳" w:date="2024-12-20T20:47:48Z">
              <w:r>
                <w:rPr>
                  <w:rFonts w:hint="default" w:ascii="Times New Roman" w:hAnsi="Times New Roman" w:eastAsia="宋体" w:cs="Times New Roman"/>
                  <w:sz w:val="21"/>
                  <w:szCs w:val="21"/>
                  <w:lang w:val="en-US" w:eastAsia="zh-CN"/>
                </w:rPr>
                <w:t>3.</w:t>
              </w:r>
            </w:ins>
            <w:ins w:id="2506" w:author="赵翔-深圳" w:date="2024-12-20T20:49:19Z">
              <w:r>
                <w:rPr>
                  <w:rFonts w:hint="eastAsia" w:cs="Times New Roman"/>
                  <w:sz w:val="21"/>
                  <w:szCs w:val="21"/>
                  <w:lang w:val="en-US" w:eastAsia="zh-CN"/>
                </w:rPr>
                <w:t>2</w:t>
              </w:r>
            </w:ins>
            <w:ins w:id="2507" w:author="赵翔-深圳" w:date="2024-12-20T20:47:48Z">
              <w:r>
                <w:rPr>
                  <w:rFonts w:hint="default" w:ascii="Times New Roman" w:hAnsi="Times New Roman" w:eastAsia="宋体" w:cs="Times New Roman"/>
                  <w:sz w:val="21"/>
                  <w:szCs w:val="21"/>
                  <w:lang w:val="en-US" w:eastAsia="zh-CN"/>
                </w:rPr>
                <w:t>.</w:t>
              </w:r>
            </w:ins>
            <w:ins w:id="2508" w:author="赵翔-深圳" w:date="2024-12-20T20:47:48Z">
              <w:r>
                <w:rPr>
                  <w:rFonts w:hint="eastAsia" w:cs="Times New Roman"/>
                  <w:sz w:val="21"/>
                  <w:szCs w:val="21"/>
                  <w:lang w:val="en-US" w:eastAsia="zh-CN"/>
                </w:rPr>
                <w:t>2</w:t>
              </w:r>
            </w:ins>
            <w:ins w:id="2509" w:author="赵翔-深圳" w:date="2024-12-20T20:47:48Z">
              <w:r>
                <w:rPr>
                  <w:rFonts w:hint="default" w:ascii="Times New Roman" w:hAnsi="Times New Roman" w:eastAsia="宋体" w:cs="Times New Roman"/>
                  <w:sz w:val="21"/>
                  <w:szCs w:val="21"/>
                  <w:lang w:val="en-US" w:eastAsia="zh-CN"/>
                </w:rPr>
                <w:t>.1</w:t>
              </w:r>
            </w:ins>
          </w:p>
        </w:tc>
        <w:tc>
          <w:tcPr>
            <w:tcW w:w="690" w:type="dxa"/>
            <w:shd w:val="clear" w:color="auto" w:fill="auto"/>
            <w:vAlign w:val="center"/>
          </w:tcPr>
          <w:p w14:paraId="38255865">
            <w:pPr>
              <w:jc w:val="center"/>
              <w:rPr>
                <w:ins w:id="2510" w:author="赵翔-深圳" w:date="2024-12-20T20:47:48Z"/>
                <w:rFonts w:hint="default" w:ascii="Times New Roman" w:hAnsi="Times New Roman" w:eastAsia="宋体" w:cs="Times New Roman"/>
                <w:sz w:val="21"/>
                <w:szCs w:val="21"/>
                <w:lang w:val="en-US" w:eastAsia="zh-CN"/>
              </w:rPr>
            </w:pPr>
            <w:ins w:id="2511" w:author="赵翔-深圳" w:date="2024-12-20T20:47:48Z">
              <w:r>
                <w:rPr>
                  <w:rFonts w:hint="default" w:ascii="Times New Roman" w:hAnsi="Times New Roman" w:eastAsia="宋体" w:cs="Times New Roman"/>
                  <w:sz w:val="21"/>
                  <w:szCs w:val="21"/>
                  <w:lang w:val="en-US" w:eastAsia="zh-CN"/>
                </w:rPr>
                <w:t>1</w:t>
              </w:r>
            </w:ins>
          </w:p>
        </w:tc>
      </w:tr>
      <w:tr w14:paraId="17B71F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ins w:id="2512" w:author="赵翔-深圳" w:date="2024-12-20T20:47:48Z"/>
        </w:trPr>
        <w:tc>
          <w:tcPr>
            <w:tcW w:w="9171" w:type="dxa"/>
            <w:gridSpan w:val="6"/>
            <w:shd w:val="clear" w:color="auto" w:fill="auto"/>
            <w:vAlign w:val="center"/>
          </w:tcPr>
          <w:p w14:paraId="570B4E39">
            <w:pPr>
              <w:jc w:val="center"/>
              <w:rPr>
                <w:ins w:id="2513" w:author="赵翔-深圳" w:date="2024-12-20T20:47:48Z"/>
                <w:rFonts w:hint="default" w:ascii="Times New Roman" w:hAnsi="Times New Roman" w:eastAsia="宋体" w:cs="Times New Roman"/>
                <w:sz w:val="21"/>
                <w:szCs w:val="21"/>
              </w:rPr>
            </w:pPr>
            <w:ins w:id="2514" w:author="赵翔-深圳" w:date="2024-12-20T20:47:48Z">
              <w:r>
                <w:rPr>
                  <w:rFonts w:hint="default" w:ascii="Times New Roman" w:hAnsi="Times New Roman" w:eastAsia="宋体" w:cs="Times New Roman"/>
                  <w:sz w:val="21"/>
                  <w:szCs w:val="21"/>
                </w:rPr>
                <w:t>典型病害图</w:t>
              </w:r>
            </w:ins>
          </w:p>
        </w:tc>
      </w:tr>
      <w:tr w14:paraId="28441B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ins w:id="2515" w:author="赵翔-深圳" w:date="2024-12-20T20:48:19Z"/>
        </w:trPr>
        <w:tc>
          <w:tcPr>
            <w:tcW w:w="4585" w:type="dxa"/>
            <w:gridSpan w:val="3"/>
            <w:shd w:val="clear" w:color="auto" w:fill="auto"/>
            <w:vAlign w:val="center"/>
          </w:tcPr>
          <w:p w14:paraId="04EA804D">
            <w:pPr>
              <w:spacing w:before="62" w:beforeLines="20" w:after="62" w:afterLines="20"/>
              <w:contextualSpacing/>
              <w:jc w:val="center"/>
              <w:rPr>
                <w:ins w:id="2516" w:author="赵翔-深圳" w:date="2024-12-20T20:48:19Z"/>
                <w:rFonts w:hint="default" w:ascii="Times New Roman" w:hAnsi="Times New Roman" w:eastAsia="宋体" w:cs="Times New Roman"/>
                <w:sz w:val="21"/>
                <w:szCs w:val="21"/>
                <w:lang w:eastAsia="zh-CN"/>
              </w:rPr>
            </w:pPr>
            <w:ins w:id="2517" w:author="赵翔-深圳" w:date="2024-12-20T20:51:06Z">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64" name="图片 64" descr="1右洞出口洞门墙左侧挡土墙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右洞出口洞门墙左侧挡土墙渗水（干渍）"/>
                            <pic:cNvPicPr>
                              <a:picLocks noChangeAspect="1"/>
                            </pic:cNvPicPr>
                          </pic:nvPicPr>
                          <pic:blipFill>
                            <a:blip r:embed="rId50"/>
                            <a:stretch>
                              <a:fillRect/>
                            </a:stretch>
                          </pic:blipFill>
                          <pic:spPr>
                            <a:xfrm>
                              <a:off x="0" y="0"/>
                              <a:ext cx="2672715" cy="2003425"/>
                            </a:xfrm>
                            <a:prstGeom prst="rect">
                              <a:avLst/>
                            </a:prstGeom>
                          </pic:spPr>
                        </pic:pic>
                      </a:graphicData>
                    </a:graphic>
                  </wp:inline>
                </w:drawing>
              </w:r>
            </w:ins>
          </w:p>
          <w:p w14:paraId="4369E90E">
            <w:pPr>
              <w:jc w:val="center"/>
              <w:rPr>
                <w:ins w:id="2519" w:author="赵翔-深圳" w:date="2024-12-20T20:48:19Z"/>
                <w:rFonts w:hint="default" w:ascii="Times New Roman" w:hAnsi="Times New Roman" w:eastAsia="宋体" w:cs="Times New Roman"/>
                <w:sz w:val="21"/>
                <w:szCs w:val="21"/>
              </w:rPr>
            </w:pPr>
            <w:ins w:id="2520" w:author="赵翔-深圳" w:date="2024-12-20T20:48:19Z">
              <w:r>
                <w:rPr>
                  <w:rFonts w:hint="default" w:ascii="Times New Roman" w:hAnsi="Times New Roman" w:eastAsia="宋体" w:cs="Times New Roman"/>
                  <w:sz w:val="21"/>
                  <w:szCs w:val="21"/>
                </w:rPr>
                <w:t>3.</w:t>
              </w:r>
            </w:ins>
            <w:ins w:id="2521" w:author="赵翔-深圳" w:date="2024-12-20T20:48:19Z">
              <w:r>
                <w:rPr>
                  <w:rFonts w:hint="eastAsia" w:cs="Times New Roman"/>
                  <w:sz w:val="21"/>
                  <w:szCs w:val="21"/>
                  <w:lang w:val="en-US" w:eastAsia="zh-CN"/>
                </w:rPr>
                <w:t>1</w:t>
              </w:r>
            </w:ins>
            <w:ins w:id="2522" w:author="赵翔-深圳" w:date="2024-12-20T20:48:19Z">
              <w:r>
                <w:rPr>
                  <w:rFonts w:hint="default" w:ascii="Times New Roman" w:hAnsi="Times New Roman" w:eastAsia="宋体" w:cs="Times New Roman"/>
                  <w:sz w:val="21"/>
                  <w:szCs w:val="21"/>
                </w:rPr>
                <w:t>.</w:t>
              </w:r>
            </w:ins>
            <w:ins w:id="2523" w:author="赵翔-深圳" w:date="2024-12-20T20:48:19Z">
              <w:r>
                <w:rPr>
                  <w:rFonts w:hint="eastAsia" w:cs="Times New Roman"/>
                  <w:sz w:val="21"/>
                  <w:szCs w:val="21"/>
                  <w:lang w:val="en-US" w:eastAsia="zh-CN"/>
                </w:rPr>
                <w:t>2</w:t>
              </w:r>
            </w:ins>
            <w:ins w:id="2524" w:author="赵翔-深圳" w:date="2024-12-20T20:48:19Z">
              <w:r>
                <w:rPr>
                  <w:rFonts w:hint="default" w:ascii="Times New Roman" w:hAnsi="Times New Roman" w:eastAsia="宋体" w:cs="Times New Roman"/>
                  <w:sz w:val="21"/>
                  <w:szCs w:val="21"/>
                </w:rPr>
                <w:t>.1</w:t>
              </w:r>
            </w:ins>
          </w:p>
        </w:tc>
        <w:tc>
          <w:tcPr>
            <w:tcW w:w="4586" w:type="dxa"/>
            <w:gridSpan w:val="3"/>
            <w:shd w:val="clear" w:color="auto" w:fill="auto"/>
            <w:vAlign w:val="center"/>
          </w:tcPr>
          <w:p w14:paraId="6B6E6F5F">
            <w:pPr>
              <w:jc w:val="center"/>
              <w:rPr>
                <w:ins w:id="2525" w:author="赵翔-深圳" w:date="2024-12-20T20:48:19Z"/>
                <w:rFonts w:hint="default" w:ascii="Times New Roman" w:hAnsi="Times New Roman" w:eastAsia="宋体" w:cs="Times New Roman"/>
                <w:sz w:val="21"/>
                <w:szCs w:val="21"/>
                <w:lang w:val="en-US" w:eastAsia="zh-CN"/>
              </w:rPr>
            </w:pPr>
          </w:p>
          <w:p w14:paraId="2C120847">
            <w:pPr>
              <w:jc w:val="center"/>
              <w:rPr>
                <w:ins w:id="2526" w:author="赵翔-深圳" w:date="2024-12-20T20:48:19Z"/>
                <w:rFonts w:hint="default" w:ascii="Times New Roman" w:hAnsi="Times New Roman" w:eastAsia="宋体" w:cs="Times New Roman"/>
                <w:sz w:val="21"/>
                <w:szCs w:val="21"/>
                <w:lang w:val="en-US" w:eastAsia="zh-CN"/>
              </w:rPr>
            </w:pPr>
            <w:ins w:id="2527" w:author="赵翔-深圳" w:date="2024-12-20T20:48:19Z">
              <w:r>
                <w:rPr>
                  <w:rFonts w:hint="eastAsia" w:cs="Times New Roman"/>
                  <w:sz w:val="21"/>
                  <w:szCs w:val="21"/>
                  <w:lang w:val="en-US" w:eastAsia="zh-CN"/>
                </w:rPr>
                <w:t>此处空白</w:t>
              </w:r>
            </w:ins>
          </w:p>
        </w:tc>
      </w:tr>
    </w:tbl>
    <w:p w14:paraId="519A2FFF">
      <w:pPr>
        <w:spacing w:line="240" w:lineRule="exact"/>
        <w:ind w:firstLine="424" w:firstLineChars="200"/>
        <w:rPr>
          <w:ins w:id="2528" w:author="刘崇麟" w:date="2024-12-20T10:21:21Z"/>
          <w:rFonts w:hint="default" w:ascii="Times New Roman" w:hAnsi="Times New Roman" w:cs="Times New Roman"/>
          <w:sz w:val="24"/>
          <w:szCs w:val="24"/>
          <w:lang w:val="en-US" w:eastAsia="zh-CN"/>
        </w:rPr>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2529" w:author="刘崇麟" w:date="2024-12-20T10:22:31Z">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4927"/>
        <w:gridCol w:w="4927"/>
        <w:tblGridChange w:id="2530">
          <w:tblGrid>
            <w:gridCol w:w="4927"/>
            <w:gridCol w:w="4927"/>
            <w:gridCol w:w="549694206"/>
          </w:tblGrid>
        </w:tblGridChange>
      </w:tblGrid>
      <w:tr w14:paraId="7AF99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2533" w:author="刘崇麟" w:date="2024-12-20T10:22:31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trHeight w:val="1180" w:hRule="atLeast"/>
          <w:ins w:id="2531" w:author="刘崇麟" w:date="2024-12-20T10:21:24Z"/>
          <w:del w:id="2532" w:author="赵翔-深圳" w:date="2024-12-20T20:48:08Z"/>
        </w:trPr>
        <w:tc>
          <w:tcPr>
            <w:tcW w:w="4927" w:type="dxa"/>
            <w:tcPrChange w:id="2534" w:author="刘崇麟" w:date="2024-12-20T10:22:31Z">
              <w:tcPr>
                <w:tcW w:w="9854" w:type="dxa"/>
                <w:gridSpan w:val="2"/>
              </w:tcPr>
            </w:tcPrChange>
          </w:tcPr>
          <w:p w14:paraId="30AE6956">
            <w:pPr>
              <w:spacing w:line="240" w:lineRule="exact"/>
              <w:jc w:val="center"/>
              <w:rPr>
                <w:ins w:id="2536" w:author="刘崇麟" w:date="2024-12-20T10:21:24Z"/>
                <w:del w:id="2537" w:author="赵翔-深圳" w:date="2024-12-20T20:48:08Z"/>
                <w:rFonts w:hint="default" w:ascii="Times New Roman" w:hAnsi="Times New Roman" w:cs="Times New Roman"/>
                <w:sz w:val="24"/>
                <w:szCs w:val="24"/>
                <w:vertAlign w:val="baseline"/>
                <w:lang w:val="en-US" w:eastAsia="zh-CN"/>
              </w:rPr>
              <w:pPrChange w:id="2535" w:author="刘崇麟" w:date="2024-12-20T10:22:07Z">
                <w:pPr>
                  <w:spacing w:line="240" w:lineRule="exact"/>
                </w:pPr>
              </w:pPrChange>
            </w:pPr>
            <w:ins w:id="2538" w:author="刘崇麟" w:date="2024-12-20T10:21:32Z">
              <w:del w:id="2539" w:author="赵翔-深圳" w:date="2024-12-20T20:48:08Z">
                <w:r>
                  <w:rPr>
                    <w:rFonts w:hint="default" w:ascii="Times New Roman" w:hAnsi="Times New Roman" w:cs="Times New Roman"/>
                    <w:sz w:val="24"/>
                    <w:szCs w:val="24"/>
                    <w:vertAlign w:val="baseline"/>
                    <w:lang w:val="en-US" w:eastAsia="zh-CN"/>
                  </w:rPr>
                  <w:drawing>
                    <wp:anchor distT="0" distB="0" distL="0" distR="0" simplePos="0" relativeHeight="251659264" behindDoc="0" locked="0" layoutInCell="1" allowOverlap="1">
                      <wp:simplePos x="0" y="0"/>
                      <wp:positionH relativeFrom="column">
                        <wp:posOffset>0</wp:posOffset>
                      </wp:positionH>
                      <wp:positionV relativeFrom="paragraph">
                        <wp:posOffset>-1897380</wp:posOffset>
                      </wp:positionV>
                      <wp:extent cx="2673350" cy="2004060"/>
                      <wp:effectExtent l="0" t="0" r="12700" b="15240"/>
                      <wp:wrapTopAndBottom/>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51"/>
                              <a:srcRect/>
                              <a:stretch>
                                <a:fillRect/>
                              </a:stretch>
                            </pic:blipFill>
                            <pic:spPr>
                              <a:xfrm>
                                <a:off x="0" y="0"/>
                                <a:ext cx="2673437" cy="2004511"/>
                              </a:xfrm>
                              <a:prstGeom prst="rect">
                                <a:avLst/>
                              </a:prstGeom>
                            </pic:spPr>
                          </pic:pic>
                        </a:graphicData>
                      </a:graphic>
                    </wp:anchor>
                  </w:drawing>
                </w:r>
              </w:del>
            </w:ins>
          </w:p>
        </w:tc>
        <w:tc>
          <w:tcPr>
            <w:tcW w:w="4927" w:type="dxa"/>
            <w:vAlign w:val="center"/>
            <w:tcPrChange w:id="2542" w:author="刘崇麟" w:date="2024-12-20T10:22:31Z">
              <w:tcPr>
                <w:tcW w:w="9854" w:type="dxa"/>
              </w:tcPr>
            </w:tcPrChange>
          </w:tcPr>
          <w:p w14:paraId="054989E6">
            <w:pPr>
              <w:spacing w:line="240" w:lineRule="exact"/>
              <w:jc w:val="center"/>
              <w:rPr>
                <w:ins w:id="2544" w:author="刘崇麟" w:date="2024-12-20T10:21:24Z"/>
                <w:del w:id="2545" w:author="赵翔-深圳" w:date="2024-12-20T20:48:08Z"/>
                <w:rFonts w:hint="default" w:ascii="Times New Roman" w:hAnsi="Times New Roman" w:cs="Times New Roman"/>
                <w:sz w:val="24"/>
                <w:szCs w:val="24"/>
                <w:vertAlign w:val="baseline"/>
                <w:lang w:val="en-US" w:eastAsia="zh-CN"/>
              </w:rPr>
              <w:pPrChange w:id="2543" w:author="刘崇麟" w:date="2024-12-20T10:22:28Z">
                <w:pPr>
                  <w:spacing w:line="240" w:lineRule="exact"/>
                </w:pPr>
              </w:pPrChange>
            </w:pPr>
            <w:ins w:id="2546" w:author="刘崇麟" w:date="2024-12-20T10:22:24Z">
              <w:del w:id="2547" w:author="赵翔-深圳" w:date="2024-12-20T20:48:08Z">
                <w:r>
                  <w:rPr>
                    <w:rFonts w:hint="eastAsia" w:cs="Times New Roman"/>
                    <w:sz w:val="24"/>
                    <w:szCs w:val="24"/>
                    <w:vertAlign w:val="baseline"/>
                    <w:lang w:val="en-US" w:eastAsia="zh-CN"/>
                  </w:rPr>
                  <w:delText>此处</w:delText>
                </w:r>
              </w:del>
            </w:ins>
            <w:ins w:id="2548" w:author="刘崇麟" w:date="2024-12-20T10:22:26Z">
              <w:del w:id="2549" w:author="赵翔-深圳" w:date="2024-12-20T20:48:08Z">
                <w:r>
                  <w:rPr>
                    <w:rFonts w:hint="eastAsia" w:cs="Times New Roman"/>
                    <w:sz w:val="24"/>
                    <w:szCs w:val="24"/>
                    <w:vertAlign w:val="baseline"/>
                    <w:lang w:val="en-US" w:eastAsia="zh-CN"/>
                  </w:rPr>
                  <w:delText>空白</w:delText>
                </w:r>
              </w:del>
            </w:ins>
          </w:p>
        </w:tc>
      </w:tr>
      <w:tr w14:paraId="73C88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50" w:author="刘崇麟" w:date="2024-12-20T10:21:24Z"/>
          <w:del w:id="2551" w:author="赵翔-深圳" w:date="2024-12-20T20:48:08Z"/>
        </w:trPr>
        <w:tc>
          <w:tcPr>
            <w:tcW w:w="4927" w:type="dxa"/>
          </w:tcPr>
          <w:p w14:paraId="17ED6D87">
            <w:pPr>
              <w:spacing w:line="240" w:lineRule="exact"/>
              <w:jc w:val="center"/>
              <w:rPr>
                <w:ins w:id="2553" w:author="刘崇麟" w:date="2024-12-20T10:21:24Z"/>
                <w:del w:id="2554" w:author="赵翔-深圳" w:date="2024-12-20T20:48:08Z"/>
                <w:rFonts w:hint="default" w:ascii="Times New Roman" w:hAnsi="Times New Roman" w:cs="Times New Roman"/>
                <w:sz w:val="24"/>
                <w:szCs w:val="24"/>
                <w:vertAlign w:val="baseline"/>
                <w:lang w:val="en-US" w:eastAsia="zh-CN"/>
              </w:rPr>
              <w:pPrChange w:id="2552" w:author="刘崇麟" w:date="2024-12-20T10:22:07Z">
                <w:pPr>
                  <w:spacing w:line="240" w:lineRule="exact"/>
                </w:pPr>
              </w:pPrChange>
            </w:pPr>
            <w:ins w:id="2555" w:author="刘崇麟" w:date="2024-12-20T10:21:48Z">
              <w:del w:id="2556" w:author="赵翔-深圳" w:date="2024-12-20T20:48:08Z">
                <w:r>
                  <w:rPr>
                    <w:rFonts w:hint="eastAsia" w:cs="Times New Roman"/>
                    <w:sz w:val="24"/>
                    <w:szCs w:val="24"/>
                    <w:vertAlign w:val="baseline"/>
                    <w:lang w:val="en-US" w:eastAsia="zh-CN"/>
                  </w:rPr>
                  <w:delText>3</w:delText>
                </w:r>
              </w:del>
            </w:ins>
            <w:ins w:id="2557" w:author="刘崇麟" w:date="2024-12-20T10:21:49Z">
              <w:del w:id="2558" w:author="赵翔-深圳" w:date="2024-12-20T20:48:08Z">
                <w:r>
                  <w:rPr>
                    <w:rFonts w:hint="eastAsia" w:cs="Times New Roman"/>
                    <w:sz w:val="24"/>
                    <w:szCs w:val="24"/>
                    <w:vertAlign w:val="baseline"/>
                    <w:lang w:val="en-US" w:eastAsia="zh-CN"/>
                  </w:rPr>
                  <w:delText>.2.2</w:delText>
                </w:r>
              </w:del>
            </w:ins>
            <w:ins w:id="2559" w:author="刘崇麟" w:date="2024-12-20T10:21:50Z">
              <w:del w:id="2560" w:author="赵翔-深圳" w:date="2024-12-20T20:48:08Z">
                <w:r>
                  <w:rPr>
                    <w:rFonts w:hint="eastAsia" w:cs="Times New Roman"/>
                    <w:sz w:val="24"/>
                    <w:szCs w:val="24"/>
                    <w:vertAlign w:val="baseline"/>
                    <w:lang w:val="en-US" w:eastAsia="zh-CN"/>
                  </w:rPr>
                  <w:delText>.1</w:delText>
                </w:r>
              </w:del>
            </w:ins>
          </w:p>
        </w:tc>
        <w:tc>
          <w:tcPr>
            <w:tcW w:w="4927" w:type="dxa"/>
          </w:tcPr>
          <w:p w14:paraId="39BBEDA9">
            <w:pPr>
              <w:spacing w:line="240" w:lineRule="exact"/>
              <w:rPr>
                <w:ins w:id="2561" w:author="刘崇麟" w:date="2024-12-20T10:21:24Z"/>
                <w:del w:id="2562" w:author="赵翔-深圳" w:date="2024-12-20T20:48:08Z"/>
                <w:rFonts w:hint="eastAsia" w:cs="Times New Roman"/>
                <w:sz w:val="24"/>
                <w:szCs w:val="24"/>
                <w:vertAlign w:val="baseline"/>
                <w:lang w:val="en-US" w:eastAsia="zh-CN"/>
              </w:rPr>
            </w:pPr>
          </w:p>
        </w:tc>
      </w:tr>
    </w:tbl>
    <w:p w14:paraId="40C8C456">
      <w:pPr>
        <w:spacing w:line="240" w:lineRule="exact"/>
        <w:ind w:firstLine="424" w:firstLineChars="200"/>
        <w:rPr>
          <w:del w:id="2563" w:author="刘崇麟" w:date="2024-12-20T10:21:18Z"/>
          <w:rFonts w:hint="default" w:ascii="Times New Roman" w:hAnsi="Times New Roman" w:cs="Times New Roman"/>
          <w:sz w:val="24"/>
          <w:szCs w:val="24"/>
          <w:lang w:val="en-US" w:eastAsia="zh-CN"/>
        </w:rPr>
      </w:pPr>
      <w:del w:id="2564" w:author="刘崇麟" w:date="2024-12-20T10:21:18Z">
        <w:r>
          <w:rPr>
            <w:rFonts w:hint="default" w:ascii="Times New Roman" w:hAnsi="Times New Roman" w:cs="Times New Roman"/>
            <w:sz w:val="24"/>
            <w:szCs w:val="24"/>
            <w:lang w:val="en-US" w:eastAsia="zh-CN"/>
          </w:rPr>
          <w:delText>洞门未见明显病害。</w:delText>
        </w:r>
      </w:del>
    </w:p>
    <w:p w14:paraId="2EE47A57">
      <w:pPr>
        <w:spacing w:line="240" w:lineRule="exact"/>
        <w:ind w:firstLine="424" w:firstLineChars="200"/>
        <w:rPr>
          <w:rFonts w:hint="default" w:ascii="Times New Roman" w:hAnsi="Times New Roman" w:eastAsia="宋体" w:cs="Times New Roman"/>
          <w:snapToGrid w:val="0"/>
          <w:sz w:val="24"/>
          <w:szCs w:val="24"/>
          <w:lang w:val="en-US" w:eastAsia="zh-CN"/>
        </w:rPr>
      </w:pPr>
    </w:p>
    <w:p w14:paraId="09BF09EC">
      <w:pPr>
        <w:pStyle w:val="6"/>
        <w:numPr>
          <w:ilvl w:val="2"/>
          <w:numId w:val="0"/>
        </w:numPr>
      </w:pPr>
      <w:bookmarkStart w:id="155" w:name="_Toc2897"/>
      <w:r>
        <w:t xml:space="preserve">3.2.3 </w:t>
      </w:r>
      <w:r>
        <w:rPr>
          <w:lang w:bidi="ar"/>
        </w:rPr>
        <w:t>衬砌</w:t>
      </w:r>
      <w:bookmarkEnd w:id="155"/>
    </w:p>
    <w:p w14:paraId="101A1480">
      <w:pPr>
        <w:spacing w:line="360" w:lineRule="auto"/>
        <w:ind w:firstLine="424" w:firstLineChars="200"/>
        <w:rPr>
          <w:sz w:val="24"/>
          <w:szCs w:val="24"/>
        </w:rPr>
      </w:pPr>
      <w:r>
        <w:rPr>
          <w:sz w:val="24"/>
          <w:szCs w:val="24"/>
        </w:rPr>
        <w:t>1）衬砌破损</w:t>
      </w:r>
    </w:p>
    <w:p w14:paraId="4E8587B6">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del w:id="2565" w:author="刘崇麟" w:date="2024-12-20T10:31:33Z">
        <w:r>
          <w:rPr>
            <w:rFonts w:hint="default" w:ascii="Times New Roman" w:hAnsi="Times New Roman" w:eastAsia="宋体" w:cs="Times New Roman"/>
            <w:snapToGrid w:val="0"/>
            <w:sz w:val="24"/>
            <w:szCs w:val="24"/>
            <w:lang w:val="en-US" w:eastAsia="zh-CN"/>
          </w:rPr>
          <w:delText>1</w:delText>
        </w:r>
      </w:del>
      <w:ins w:id="2566" w:author="刘崇麟" w:date="2024-12-20T10:31:33Z">
        <w:r>
          <w:rPr>
            <w:rFonts w:hint="eastAsia" w:cs="Times New Roman"/>
            <w:snapToGrid w:val="0"/>
            <w:sz w:val="24"/>
            <w:szCs w:val="24"/>
            <w:lang w:val="en-US" w:eastAsia="zh-CN"/>
          </w:rPr>
          <w:t>8</w:t>
        </w:r>
      </w:ins>
      <w:r>
        <w:rPr>
          <w:rFonts w:hint="default" w:ascii="Times New Roman" w:hAnsi="Times New Roman" w:eastAsia="宋体" w:cs="Times New Roman"/>
          <w:snapToGrid w:val="0"/>
          <w:sz w:val="24"/>
          <w:szCs w:val="24"/>
          <w:lang w:val="en-US" w:eastAsia="zh-CN"/>
        </w:rPr>
        <w:t>处环向裂缝，长为1</w:t>
      </w:r>
      <w:del w:id="2567" w:author="刘崇麟" w:date="2024-12-20T10:31:50Z">
        <w:r>
          <w:rPr>
            <w:rFonts w:hint="default" w:ascii="Times New Roman" w:hAnsi="Times New Roman" w:eastAsia="宋体" w:cs="Times New Roman"/>
            <w:snapToGrid w:val="0"/>
            <w:sz w:val="24"/>
            <w:szCs w:val="24"/>
            <w:lang w:val="en-US" w:eastAsia="zh-CN"/>
          </w:rPr>
          <w:delText>.06</w:delText>
        </w:r>
      </w:del>
      <w:ins w:id="2568" w:author="刘崇麟" w:date="2024-12-20T10:31:50Z">
        <w:r>
          <w:rPr>
            <w:rFonts w:hint="eastAsia" w:cs="Times New Roman"/>
            <w:snapToGrid w:val="0"/>
            <w:sz w:val="24"/>
            <w:szCs w:val="24"/>
            <w:lang w:val="en-US" w:eastAsia="zh-CN"/>
          </w:rPr>
          <w:t>4.8</w:t>
        </w:r>
      </w:ins>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w:t>
      </w:r>
      <w:ins w:id="2569" w:author="刘崇麟" w:date="2024-12-20T10:32:01Z">
        <w:r>
          <w:rPr>
            <w:rFonts w:hint="eastAsia" w:cs="Times New Roman"/>
            <w:snapToGrid w:val="0"/>
            <w:sz w:val="24"/>
            <w:szCs w:val="24"/>
            <w:lang w:val="en-US" w:eastAsia="zh-CN"/>
          </w:rPr>
          <w:t>0.</w:t>
        </w:r>
      </w:ins>
      <w:ins w:id="2570" w:author="刘崇麟" w:date="2024-12-20T10:32:02Z">
        <w:r>
          <w:rPr>
            <w:rFonts w:hint="eastAsia" w:cs="Times New Roman"/>
            <w:snapToGrid w:val="0"/>
            <w:sz w:val="24"/>
            <w:szCs w:val="24"/>
            <w:lang w:val="en-US" w:eastAsia="zh-CN"/>
          </w:rPr>
          <w:t>3</w:t>
        </w:r>
      </w:ins>
      <w:ins w:id="2571" w:author="刘崇麟" w:date="2024-12-20T10:32:03Z">
        <w:r>
          <w:rPr>
            <w:rFonts w:hint="eastAsia" w:cs="Times New Roman"/>
            <w:snapToGrid w:val="0"/>
            <w:sz w:val="24"/>
            <w:szCs w:val="24"/>
            <w:lang w:val="en-US" w:eastAsia="zh-CN"/>
          </w:rPr>
          <w:t>1</w:t>
        </w:r>
      </w:ins>
      <w:ins w:id="2572" w:author="刘崇麟" w:date="2024-12-20T10:32:04Z">
        <w:r>
          <w:rPr>
            <w:rFonts w:hint="eastAsia" w:cs="Times New Roman"/>
            <w:snapToGrid w:val="0"/>
            <w:sz w:val="24"/>
            <w:szCs w:val="24"/>
            <w:lang w:val="en-US" w:eastAsia="zh-CN"/>
          </w:rPr>
          <w:t>~</w:t>
        </w:r>
      </w:ins>
      <w:ins w:id="2573" w:author="刘崇麟" w:date="2024-12-20T10:32:06Z">
        <w:r>
          <w:rPr>
            <w:rFonts w:hint="eastAsia" w:cs="Times New Roman"/>
            <w:snapToGrid w:val="0"/>
            <w:sz w:val="24"/>
            <w:szCs w:val="24"/>
            <w:lang w:val="en-US" w:eastAsia="zh-CN"/>
          </w:rPr>
          <w:t>0.</w:t>
        </w:r>
      </w:ins>
      <w:ins w:id="2574" w:author="刘崇麟" w:date="2024-12-20T10:32:08Z">
        <w:r>
          <w:rPr>
            <w:rFonts w:hint="eastAsia" w:cs="Times New Roman"/>
            <w:snapToGrid w:val="0"/>
            <w:sz w:val="24"/>
            <w:szCs w:val="24"/>
            <w:lang w:val="en-US" w:eastAsia="zh-CN"/>
          </w:rPr>
          <w:t>48</w:t>
        </w:r>
      </w:ins>
      <w:del w:id="2575" w:author="刘崇麟" w:date="2024-12-20T10:31:56Z">
        <w:r>
          <w:rPr>
            <w:rFonts w:hint="default" w:ascii="Times New Roman" w:hAnsi="Times New Roman" w:eastAsia="宋体" w:cs="Times New Roman"/>
            <w:snapToGrid w:val="0"/>
            <w:sz w:val="24"/>
            <w:szCs w:val="24"/>
            <w:lang w:val="en-US" w:eastAsia="zh-CN"/>
          </w:rPr>
          <w:delText>0.37</w:delText>
        </w:r>
      </w:del>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default" w:ascii="Times New Roman" w:hAnsi="Times New Roman" w:eastAsia="宋体" w:cs="Times New Roman"/>
          <w:snapToGrid w:val="0"/>
          <w:sz w:val="24"/>
          <w:szCs w:val="24"/>
          <w:lang w:val="en-US" w:eastAsia="zh-CN"/>
        </w:rPr>
        <w:t>1处</w:t>
      </w:r>
      <w:del w:id="2576" w:author="刘崇麟" w:date="2024-12-20T10:32:12Z">
        <w:r>
          <w:rPr>
            <w:rFonts w:hint="default" w:ascii="Times New Roman" w:hAnsi="Times New Roman" w:eastAsia="宋体" w:cs="Times New Roman"/>
            <w:snapToGrid w:val="0"/>
            <w:sz w:val="24"/>
            <w:szCs w:val="24"/>
            <w:lang w:val="en-US" w:eastAsia="zh-CN"/>
          </w:rPr>
          <w:delText>纵</w:delText>
        </w:r>
      </w:del>
      <w:ins w:id="2577" w:author="刘崇麟" w:date="2024-12-20T10:32:16Z">
        <w:r>
          <w:rPr>
            <w:rFonts w:hint="eastAsia" w:cs="Times New Roman"/>
            <w:snapToGrid w:val="0"/>
            <w:sz w:val="24"/>
            <w:szCs w:val="24"/>
            <w:lang w:val="en-US" w:eastAsia="zh-CN"/>
          </w:rPr>
          <w:t>斜</w:t>
        </w:r>
      </w:ins>
      <w:r>
        <w:rPr>
          <w:rFonts w:hint="default" w:ascii="Times New Roman" w:hAnsi="Times New Roman" w:eastAsia="宋体" w:cs="Times New Roman"/>
          <w:snapToGrid w:val="0"/>
          <w:sz w:val="24"/>
          <w:szCs w:val="24"/>
          <w:lang w:val="en-US" w:eastAsia="zh-CN"/>
        </w:rPr>
        <w:t>向裂缝，长为</w:t>
      </w:r>
      <w:del w:id="2578" w:author="刘崇麟" w:date="2024-12-20T10:32:22Z">
        <w:r>
          <w:rPr>
            <w:rFonts w:hint="default" w:ascii="Times New Roman" w:hAnsi="Times New Roman" w:eastAsia="宋体" w:cs="Times New Roman"/>
            <w:snapToGrid w:val="0"/>
            <w:sz w:val="24"/>
            <w:szCs w:val="24"/>
            <w:lang w:val="en-US" w:eastAsia="zh-CN"/>
          </w:rPr>
          <w:delText>2.04</w:delText>
        </w:r>
      </w:del>
      <w:ins w:id="2579" w:author="刘崇麟" w:date="2024-12-20T10:32:22Z">
        <w:r>
          <w:rPr>
            <w:rFonts w:hint="eastAsia" w:cs="Times New Roman"/>
            <w:snapToGrid w:val="0"/>
            <w:sz w:val="24"/>
            <w:szCs w:val="24"/>
            <w:lang w:val="en-US" w:eastAsia="zh-CN"/>
          </w:rPr>
          <w:t>1.6</w:t>
        </w:r>
      </w:ins>
      <w:ins w:id="2580" w:author="刘崇麟" w:date="2024-12-20T10:32:23Z">
        <w:r>
          <w:rPr>
            <w:rFonts w:hint="eastAsia" w:cs="Times New Roman"/>
            <w:snapToGrid w:val="0"/>
            <w:sz w:val="24"/>
            <w:szCs w:val="24"/>
            <w:lang w:val="en-US" w:eastAsia="zh-CN"/>
          </w:rPr>
          <w:t>9</w:t>
        </w:r>
      </w:ins>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宽度为0.35</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p>
    <w:p w14:paraId="4143A65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default" w:ascii="Times New Roman" w:hAnsi="Times New Roman" w:cs="Times New Roman"/>
          <w:sz w:val="24"/>
          <w:szCs w:val="24"/>
          <w:lang w:val="en-US" w:eastAsia="zh-CN"/>
        </w:rPr>
        <w:t>-3.</w:t>
      </w:r>
      <w:r>
        <w:rPr>
          <w:rFonts w:hint="eastAsia" w:cs="Times New Roman"/>
          <w:sz w:val="24"/>
          <w:szCs w:val="24"/>
          <w:lang w:val="en-US" w:eastAsia="zh-CN"/>
        </w:rPr>
        <w:t>2</w:t>
      </w:r>
      <w:r>
        <w:rPr>
          <w:rFonts w:hint="default" w:ascii="Times New Roman" w:hAnsi="Times New Roman" w:cs="Times New Roman"/>
          <w:sz w:val="24"/>
          <w:szCs w:val="24"/>
          <w:lang w:val="en-US" w:eastAsia="zh-CN"/>
        </w:rPr>
        <w:t>.3.</w:t>
      </w:r>
      <w:ins w:id="2581" w:author="刘崇麟" w:date="2024-12-20T10:32:31Z">
        <w:r>
          <w:rPr>
            <w:rFonts w:hint="eastAsia" w:cs="Times New Roman"/>
            <w:sz w:val="24"/>
            <w:szCs w:val="24"/>
            <w:lang w:val="en-US" w:eastAsia="zh-CN"/>
          </w:rPr>
          <w:t>4</w:t>
        </w:r>
      </w:ins>
      <w:del w:id="2582" w:author="刘崇麟" w:date="2024-12-20T10:32:30Z">
        <w:r>
          <w:rPr>
            <w:rFonts w:hint="eastAsia" w:cs="Times New Roman"/>
            <w:sz w:val="24"/>
            <w:szCs w:val="24"/>
            <w:lang w:val="en-US" w:eastAsia="zh-CN"/>
          </w:rPr>
          <w:delText>2</w:delText>
        </w:r>
      </w:del>
      <w:r>
        <w:rPr>
          <w:rFonts w:hint="default" w:ascii="Times New Roman" w:hAnsi="Times New Roman" w:cs="Times New Roman"/>
          <w:sz w:val="24"/>
          <w:szCs w:val="24"/>
        </w:rPr>
        <w:t>。</w:t>
      </w:r>
    </w:p>
    <w:p w14:paraId="022419E7">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41374A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6BE3BB2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4B420E1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053B30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708649C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7E893B5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683C2E9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D618ED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2337745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64D66B5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64203757">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68BB3DFA">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49D40BD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76A40AA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1C1D871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2FC962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620C50E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3A97859E">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6901836F">
            <w:pPr>
              <w:jc w:val="center"/>
              <w:rPr>
                <w:rFonts w:hint="default" w:ascii="Times New Roman" w:hAnsi="Times New Roman" w:eastAsia="宋体" w:cs="Times New Roman"/>
                <w:sz w:val="21"/>
                <w:szCs w:val="21"/>
              </w:rPr>
            </w:pPr>
          </w:p>
        </w:tc>
      </w:tr>
      <w:tr w14:paraId="2ADD95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9FDCA19">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080043F9">
            <w:pPr>
              <w:keepNext w:val="0"/>
              <w:keepLines w:val="0"/>
              <w:widowControl/>
              <w:suppressLineNumbers w:val="0"/>
              <w:jc w:val="center"/>
              <w:textAlignment w:val="center"/>
              <w:rPr>
                <w:rFonts w:hint="default" w:ascii="Times New Roman" w:hAnsi="Times New Roman" w:eastAsia="宋体" w:cs="Times New Roman"/>
                <w:sz w:val="21"/>
                <w:szCs w:val="21"/>
                <w:lang w:val="en-US"/>
              </w:rPr>
            </w:pPr>
            <w:ins w:id="2583" w:author="刘崇麟" w:date="2024-12-20T10:23:16Z">
              <w:r>
                <w:rPr>
                  <w:rFonts w:hint="default" w:ascii="Times New Roman" w:hAnsi="Times New Roman" w:eastAsia="宋体" w:cs="Times New Roman"/>
                  <w:i w:val="0"/>
                  <w:iCs w:val="0"/>
                  <w:color w:val="000000"/>
                  <w:kern w:val="0"/>
                  <w:sz w:val="21"/>
                  <w:szCs w:val="21"/>
                  <w:u w:val="none"/>
                  <w:lang w:val="en-US" w:eastAsia="zh-CN" w:bidi="ar"/>
                </w:rPr>
                <w:t>YK52+733.5</w:t>
              </w:r>
            </w:ins>
            <w:del w:id="2584" w:author="刘崇麟" w:date="2024-12-20T10:23:16Z">
              <w:r>
                <w:rPr>
                  <w:rFonts w:hint="default" w:ascii="Times New Roman" w:hAnsi="Times New Roman" w:eastAsia="宋体" w:cs="Times New Roman"/>
                  <w:i w:val="0"/>
                  <w:iCs w:val="0"/>
                  <w:color w:val="000000"/>
                  <w:kern w:val="0"/>
                  <w:sz w:val="21"/>
                  <w:szCs w:val="21"/>
                  <w:u w:val="none"/>
                  <w:lang w:val="en-US" w:eastAsia="zh-CN" w:bidi="ar"/>
                </w:rPr>
                <w:delText>YK309+937.3</w:delText>
              </w:r>
            </w:del>
          </w:p>
        </w:tc>
        <w:tc>
          <w:tcPr>
            <w:tcW w:w="1710" w:type="dxa"/>
            <w:shd w:val="clear" w:color="auto" w:fill="auto"/>
            <w:vAlign w:val="center"/>
          </w:tcPr>
          <w:p w14:paraId="445DEF17">
            <w:pPr>
              <w:keepNext w:val="0"/>
              <w:keepLines w:val="0"/>
              <w:widowControl/>
              <w:suppressLineNumbers w:val="0"/>
              <w:jc w:val="center"/>
              <w:textAlignment w:val="center"/>
              <w:rPr>
                <w:rFonts w:hint="default" w:cs="Times New Roman"/>
                <w:i w:val="0"/>
                <w:iCs w:val="0"/>
                <w:color w:val="000000"/>
                <w:kern w:val="0"/>
                <w:sz w:val="21"/>
                <w:szCs w:val="21"/>
                <w:u w:val="none"/>
                <w:lang w:val="en-US" w:eastAsia="zh-CN" w:bidi="ar"/>
              </w:rPr>
            </w:pPr>
            <w:del w:id="2585" w:author="刘崇麟" w:date="2024-12-20T10:23:41Z">
              <w:r>
                <w:rPr>
                  <w:rFonts w:hint="default" w:ascii="Times New Roman" w:hAnsi="Times New Roman" w:eastAsia="宋体" w:cs="Times New Roman"/>
                  <w:i w:val="0"/>
                  <w:iCs w:val="0"/>
                  <w:color w:val="000000"/>
                  <w:kern w:val="0"/>
                  <w:sz w:val="21"/>
                  <w:szCs w:val="21"/>
                  <w:u w:val="none"/>
                  <w:lang w:val="en-US" w:eastAsia="zh-CN" w:bidi="ar"/>
                </w:rPr>
                <w:delText>环向裂缝</w:delText>
              </w:r>
            </w:del>
            <w:ins w:id="2586" w:author="刘崇麟" w:date="2024-12-20T10:23:44Z">
              <w:r>
                <w:rPr>
                  <w:rFonts w:hint="default" w:cs="Times New Roman"/>
                  <w:i w:val="0"/>
                  <w:iCs w:val="0"/>
                  <w:color w:val="000000"/>
                  <w:kern w:val="0"/>
                  <w:sz w:val="21"/>
                  <w:szCs w:val="21"/>
                  <w:u w:val="none"/>
                  <w:lang w:val="en-US" w:eastAsia="zh-CN" w:bidi="ar"/>
                  <w:rPrChange w:id="2587" w:author="赵翔-深圳" w:date="2024-12-20T20:53:27Z">
                    <w:rPr>
                      <w:rFonts w:hint="eastAsia" w:cs="Times New Roman"/>
                      <w:i w:val="0"/>
                      <w:iCs w:val="0"/>
                      <w:color w:val="000000"/>
                      <w:kern w:val="0"/>
                      <w:sz w:val="21"/>
                      <w:szCs w:val="21"/>
                      <w:u w:val="none"/>
                      <w:lang w:val="en-US" w:eastAsia="zh-CN" w:bidi="ar"/>
                    </w:rPr>
                  </w:rPrChange>
                </w:rPr>
                <w:t>斜向</w:t>
              </w:r>
            </w:ins>
            <w:ins w:id="2588" w:author="刘崇麟" w:date="2024-12-20T10:23:45Z">
              <w:r>
                <w:rPr>
                  <w:rFonts w:hint="default" w:cs="Times New Roman"/>
                  <w:i w:val="0"/>
                  <w:iCs w:val="0"/>
                  <w:color w:val="000000"/>
                  <w:kern w:val="0"/>
                  <w:sz w:val="21"/>
                  <w:szCs w:val="21"/>
                  <w:u w:val="none"/>
                  <w:lang w:val="en-US" w:eastAsia="zh-CN" w:bidi="ar"/>
                  <w:rPrChange w:id="2589" w:author="赵翔-深圳" w:date="2024-12-20T20:53:27Z">
                    <w:rPr>
                      <w:rFonts w:hint="eastAsia" w:cs="Times New Roman"/>
                      <w:i w:val="0"/>
                      <w:iCs w:val="0"/>
                      <w:color w:val="000000"/>
                      <w:kern w:val="0"/>
                      <w:sz w:val="21"/>
                      <w:szCs w:val="21"/>
                      <w:u w:val="none"/>
                      <w:lang w:val="en-US" w:eastAsia="zh-CN" w:bidi="ar"/>
                    </w:rPr>
                  </w:rPrChange>
                </w:rPr>
                <w:t>裂缝</w:t>
              </w:r>
            </w:ins>
          </w:p>
        </w:tc>
        <w:tc>
          <w:tcPr>
            <w:tcW w:w="975" w:type="dxa"/>
            <w:gridSpan w:val="2"/>
            <w:shd w:val="clear" w:color="auto" w:fill="auto"/>
            <w:vAlign w:val="center"/>
          </w:tcPr>
          <w:p w14:paraId="10F3800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590" w:author="刘崇麟" w:date="2024-12-20T10:23:38Z">
              <w:r>
                <w:rPr>
                  <w:rFonts w:hint="default" w:ascii="Times New Roman" w:hAnsi="Times New Roman" w:eastAsia="宋体" w:cs="Times New Roman"/>
                  <w:i w:val="0"/>
                  <w:iCs w:val="0"/>
                  <w:color w:val="000000"/>
                  <w:kern w:val="0"/>
                  <w:sz w:val="21"/>
                  <w:szCs w:val="21"/>
                  <w:u w:val="none"/>
                  <w:lang w:val="en-US" w:eastAsia="zh-CN" w:bidi="ar"/>
                </w:rPr>
                <w:t>右拱腰</w:t>
              </w:r>
            </w:ins>
            <w:del w:id="2591" w:author="刘崇麟" w:date="2024-12-20T10:23:38Z">
              <w:r>
                <w:rPr>
                  <w:rFonts w:hint="default" w:ascii="Times New Roman" w:hAnsi="Times New Roman" w:eastAsia="宋体" w:cs="Times New Roman"/>
                  <w:i w:val="0"/>
                  <w:iCs w:val="0"/>
                  <w:color w:val="000000"/>
                  <w:kern w:val="0"/>
                  <w:sz w:val="21"/>
                  <w:szCs w:val="21"/>
                  <w:u w:val="none"/>
                  <w:lang w:val="en-US" w:eastAsia="zh-CN" w:bidi="ar"/>
                </w:rPr>
                <w:delText>左边墙</w:delText>
              </w:r>
            </w:del>
          </w:p>
        </w:tc>
        <w:tc>
          <w:tcPr>
            <w:tcW w:w="960" w:type="dxa"/>
            <w:shd w:val="clear" w:color="auto" w:fill="auto"/>
            <w:vAlign w:val="center"/>
          </w:tcPr>
          <w:p w14:paraId="6792636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592" w:author="赵翔-深圳" w:date="2024-12-20T20:53:27Z">
                  <w:rPr>
                    <w:rFonts w:hint="eastAsia" w:ascii="宋体" w:hAnsi="宋体" w:eastAsia="宋体" w:cs="宋体"/>
                    <w:i w:val="0"/>
                    <w:iCs w:val="0"/>
                    <w:color w:val="000000"/>
                    <w:kern w:val="0"/>
                    <w:sz w:val="22"/>
                    <w:szCs w:val="22"/>
                    <w:u w:val="none"/>
                    <w:lang w:val="en-US" w:eastAsia="zh-CN" w:bidi="ar"/>
                  </w:rPr>
                </w:rPrChange>
              </w:rPr>
              <w:t>1.69</w:t>
            </w:r>
          </w:p>
        </w:tc>
        <w:tc>
          <w:tcPr>
            <w:tcW w:w="1080" w:type="dxa"/>
            <w:shd w:val="clear" w:color="auto" w:fill="auto"/>
            <w:vAlign w:val="center"/>
          </w:tcPr>
          <w:p w14:paraId="4706DFA2">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593" w:author="赵翔-深圳" w:date="2024-12-20T20:53:27Z">
                  <w:rPr>
                    <w:rFonts w:hint="eastAsia" w:ascii="宋体" w:hAnsi="宋体" w:eastAsia="宋体" w:cs="宋体"/>
                    <w:i w:val="0"/>
                    <w:iCs w:val="0"/>
                    <w:color w:val="000000"/>
                    <w:kern w:val="0"/>
                    <w:sz w:val="22"/>
                    <w:szCs w:val="22"/>
                    <w:u w:val="none"/>
                    <w:lang w:val="en-US" w:eastAsia="zh-CN" w:bidi="ar"/>
                  </w:rPr>
                </w:rPrChange>
              </w:rPr>
              <w:t>0.35</w:t>
            </w:r>
          </w:p>
        </w:tc>
        <w:tc>
          <w:tcPr>
            <w:tcW w:w="1005" w:type="dxa"/>
            <w:shd w:val="clear" w:color="auto" w:fill="auto"/>
            <w:vAlign w:val="center"/>
          </w:tcPr>
          <w:p w14:paraId="6946170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57248EE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3E4767F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479C5D6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B73799A">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15EA1B49">
            <w:pPr>
              <w:keepNext w:val="0"/>
              <w:keepLines w:val="0"/>
              <w:widowControl/>
              <w:suppressLineNumbers w:val="0"/>
              <w:jc w:val="center"/>
              <w:textAlignment w:val="center"/>
              <w:rPr>
                <w:rFonts w:hint="default" w:ascii="Times New Roman" w:hAnsi="Times New Roman" w:eastAsia="宋体" w:cs="Times New Roman"/>
                <w:sz w:val="21"/>
                <w:szCs w:val="21"/>
                <w:lang w:val="en-US"/>
              </w:rPr>
            </w:pPr>
            <w:ins w:id="2594" w:author="刘崇麟" w:date="2024-12-20T10:24:38Z">
              <w:r>
                <w:rPr>
                  <w:rFonts w:hint="default" w:ascii="Times New Roman" w:hAnsi="Times New Roman" w:eastAsia="宋体" w:cs="Times New Roman"/>
                  <w:i w:val="0"/>
                  <w:iCs w:val="0"/>
                  <w:color w:val="000000"/>
                  <w:kern w:val="0"/>
                  <w:sz w:val="21"/>
                  <w:szCs w:val="21"/>
                  <w:u w:val="none"/>
                  <w:lang w:val="en-US" w:eastAsia="zh-CN" w:bidi="ar"/>
                </w:rPr>
                <w:t>YK52+734.3</w:t>
              </w:r>
            </w:ins>
            <w:del w:id="2595" w:author="刘崇麟" w:date="2024-12-20T10:24:38Z">
              <w:r>
                <w:rPr>
                  <w:rFonts w:hint="default" w:ascii="Times New Roman" w:hAnsi="Times New Roman" w:eastAsia="宋体" w:cs="Times New Roman"/>
                  <w:i w:val="0"/>
                  <w:iCs w:val="0"/>
                  <w:color w:val="000000"/>
                  <w:kern w:val="0"/>
                  <w:sz w:val="21"/>
                  <w:szCs w:val="21"/>
                  <w:u w:val="none"/>
                  <w:lang w:val="en-US" w:eastAsia="zh-CN" w:bidi="ar"/>
                </w:rPr>
                <w:delText>YK310+023.8</w:delText>
              </w:r>
            </w:del>
          </w:p>
        </w:tc>
        <w:tc>
          <w:tcPr>
            <w:tcW w:w="1710" w:type="dxa"/>
            <w:shd w:val="clear" w:color="auto" w:fill="auto"/>
            <w:vAlign w:val="center"/>
          </w:tcPr>
          <w:p w14:paraId="565CC23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596" w:author="刘崇麟" w:date="2024-12-20T10:24:53Z">
              <w:r>
                <w:rPr>
                  <w:rFonts w:hint="default" w:ascii="Times New Roman" w:hAnsi="Times New Roman" w:eastAsia="宋体" w:cs="Times New Roman"/>
                  <w:i w:val="0"/>
                  <w:iCs w:val="0"/>
                  <w:color w:val="000000"/>
                  <w:kern w:val="0"/>
                  <w:sz w:val="21"/>
                  <w:szCs w:val="21"/>
                  <w:u w:val="none"/>
                  <w:lang w:val="en-US" w:eastAsia="zh-CN" w:bidi="ar"/>
                </w:rPr>
                <w:t>环向裂缝</w:t>
              </w:r>
            </w:ins>
            <w:del w:id="2597" w:author="刘崇麟" w:date="2024-12-20T10:24:53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3F54CBD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598" w:author="刘崇麟" w:date="2024-12-20T10:24:45Z">
              <w:r>
                <w:rPr>
                  <w:rFonts w:hint="default" w:ascii="Times New Roman" w:hAnsi="Times New Roman" w:eastAsia="宋体" w:cs="Times New Roman"/>
                  <w:i w:val="0"/>
                  <w:iCs w:val="0"/>
                  <w:color w:val="000000"/>
                  <w:kern w:val="0"/>
                  <w:sz w:val="21"/>
                  <w:szCs w:val="21"/>
                  <w:u w:val="none"/>
                  <w:lang w:val="en-US" w:eastAsia="zh-CN" w:bidi="ar"/>
                </w:rPr>
                <w:t>右边墙</w:t>
              </w:r>
            </w:ins>
            <w:del w:id="2599" w:author="刘崇麟" w:date="2024-12-20T10:24:45Z">
              <w:r>
                <w:rPr>
                  <w:rFonts w:hint="default" w:ascii="Times New Roman" w:hAnsi="Times New Roman" w:eastAsia="宋体" w:cs="Times New Roman"/>
                  <w:i w:val="0"/>
                  <w:iCs w:val="0"/>
                  <w:color w:val="000000"/>
                  <w:kern w:val="0"/>
                  <w:sz w:val="21"/>
                  <w:szCs w:val="21"/>
                  <w:u w:val="none"/>
                  <w:lang w:val="en-US" w:eastAsia="zh-CN" w:bidi="ar"/>
                </w:rPr>
                <w:delText>右拱腰</w:delText>
              </w:r>
            </w:del>
          </w:p>
        </w:tc>
        <w:tc>
          <w:tcPr>
            <w:tcW w:w="960" w:type="dxa"/>
            <w:shd w:val="clear" w:color="auto" w:fill="auto"/>
            <w:vAlign w:val="center"/>
          </w:tcPr>
          <w:p w14:paraId="6E20804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600" w:author="赵翔-深圳" w:date="2024-12-20T20:53:27Z">
                  <w:rPr>
                    <w:rFonts w:hint="eastAsia" w:ascii="宋体" w:hAnsi="宋体" w:eastAsia="宋体" w:cs="宋体"/>
                    <w:i w:val="0"/>
                    <w:iCs w:val="0"/>
                    <w:color w:val="000000"/>
                    <w:kern w:val="0"/>
                    <w:sz w:val="22"/>
                    <w:szCs w:val="22"/>
                    <w:u w:val="none"/>
                    <w:lang w:val="en-US" w:eastAsia="zh-CN" w:bidi="ar"/>
                  </w:rPr>
                </w:rPrChange>
              </w:rPr>
              <w:t>3.3</w:t>
            </w:r>
          </w:p>
        </w:tc>
        <w:tc>
          <w:tcPr>
            <w:tcW w:w="1080" w:type="dxa"/>
            <w:shd w:val="clear" w:color="auto" w:fill="auto"/>
            <w:vAlign w:val="center"/>
          </w:tcPr>
          <w:p w14:paraId="1BEC398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601" w:author="赵翔-深圳" w:date="2024-12-20T20:53:27Z">
                  <w:rPr>
                    <w:rFonts w:hint="eastAsia" w:ascii="宋体" w:hAnsi="宋体" w:eastAsia="宋体" w:cs="宋体"/>
                    <w:i w:val="0"/>
                    <w:iCs w:val="0"/>
                    <w:color w:val="000000"/>
                    <w:kern w:val="0"/>
                    <w:sz w:val="22"/>
                    <w:szCs w:val="22"/>
                    <w:u w:val="none"/>
                    <w:lang w:val="en-US" w:eastAsia="zh-CN" w:bidi="ar"/>
                  </w:rPr>
                </w:rPrChange>
              </w:rPr>
              <w:t>0.37</w:t>
            </w:r>
          </w:p>
        </w:tc>
        <w:tc>
          <w:tcPr>
            <w:tcW w:w="1005" w:type="dxa"/>
            <w:shd w:val="clear" w:color="auto" w:fill="auto"/>
            <w:vAlign w:val="center"/>
          </w:tcPr>
          <w:p w14:paraId="3C76BA4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bookmarkStart w:id="156" w:name="OLE_LINK13"/>
            <w:r>
              <w:rPr>
                <w:rFonts w:hint="default" w:ascii="Times New Roman" w:hAnsi="Times New Roman" w:eastAsia="宋体" w:cs="Times New Roman"/>
                <w:sz w:val="21"/>
                <w:szCs w:val="21"/>
                <w:lang w:val="en-US" w:eastAsia="zh-CN"/>
              </w:rPr>
              <w:t>/</w:t>
            </w:r>
            <w:bookmarkEnd w:id="156"/>
          </w:p>
        </w:tc>
        <w:tc>
          <w:tcPr>
            <w:tcW w:w="660" w:type="dxa"/>
            <w:shd w:val="clear" w:color="auto" w:fill="auto"/>
            <w:vAlign w:val="center"/>
          </w:tcPr>
          <w:p w14:paraId="45FA0F3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c>
          <w:tcPr>
            <w:tcW w:w="497" w:type="dxa"/>
            <w:shd w:val="clear" w:color="auto" w:fill="auto"/>
            <w:vAlign w:val="center"/>
          </w:tcPr>
          <w:p w14:paraId="281B550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E2F7A5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602" w:author="刘崇麟" w:date="2024-12-20T10:23:00Z"/>
        </w:trPr>
        <w:tc>
          <w:tcPr>
            <w:tcW w:w="717" w:type="dxa"/>
            <w:shd w:val="clear" w:color="auto" w:fill="auto"/>
            <w:vAlign w:val="center"/>
          </w:tcPr>
          <w:p w14:paraId="173CE8A3">
            <w:pPr>
              <w:keepNext w:val="0"/>
              <w:keepLines w:val="0"/>
              <w:widowControl/>
              <w:suppressLineNumbers w:val="0"/>
              <w:jc w:val="center"/>
              <w:textAlignment w:val="center"/>
              <w:rPr>
                <w:ins w:id="2603" w:author="刘崇麟" w:date="2024-12-20T10:23:00Z"/>
                <w:rFonts w:hint="default" w:ascii="Times New Roman" w:hAnsi="Times New Roman" w:eastAsia="宋体" w:cs="Times New Roman"/>
                <w:i w:val="0"/>
                <w:iCs w:val="0"/>
                <w:color w:val="000000"/>
                <w:kern w:val="0"/>
                <w:sz w:val="21"/>
                <w:szCs w:val="21"/>
                <w:u w:val="none"/>
                <w:lang w:val="en-US" w:eastAsia="zh-CN" w:bidi="ar"/>
              </w:rPr>
            </w:pPr>
            <w:ins w:id="2604" w:author="刘崇麟" w:date="2024-12-20T10:30:59Z">
              <w:r>
                <w:rPr>
                  <w:rFonts w:hint="default" w:cs="Times New Roman"/>
                  <w:i w:val="0"/>
                  <w:iCs w:val="0"/>
                  <w:color w:val="000000"/>
                  <w:kern w:val="0"/>
                  <w:sz w:val="21"/>
                  <w:szCs w:val="21"/>
                  <w:u w:val="none"/>
                  <w:lang w:val="en-US" w:eastAsia="zh-CN" w:bidi="ar"/>
                  <w:rPrChange w:id="2605" w:author="赵翔-深圳" w:date="2024-12-20T20:53:27Z">
                    <w:rPr>
                      <w:rFonts w:hint="eastAsia" w:cs="Times New Roman"/>
                      <w:i w:val="0"/>
                      <w:iCs w:val="0"/>
                      <w:color w:val="000000"/>
                      <w:kern w:val="0"/>
                      <w:sz w:val="21"/>
                      <w:szCs w:val="21"/>
                      <w:u w:val="none"/>
                      <w:lang w:val="en-US" w:eastAsia="zh-CN" w:bidi="ar"/>
                    </w:rPr>
                  </w:rPrChange>
                </w:rPr>
                <w:t>3</w:t>
              </w:r>
            </w:ins>
          </w:p>
        </w:tc>
        <w:tc>
          <w:tcPr>
            <w:tcW w:w="1567" w:type="dxa"/>
            <w:shd w:val="clear" w:color="auto" w:fill="auto"/>
            <w:vAlign w:val="center"/>
          </w:tcPr>
          <w:p w14:paraId="3D838B6F">
            <w:pPr>
              <w:keepNext w:val="0"/>
              <w:keepLines w:val="0"/>
              <w:widowControl/>
              <w:suppressLineNumbers w:val="0"/>
              <w:jc w:val="center"/>
              <w:textAlignment w:val="center"/>
              <w:rPr>
                <w:ins w:id="2606" w:author="刘崇麟" w:date="2024-12-20T10:23:00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07" w:author="赵翔-深圳" w:date="2024-12-20T20:53:27Z">
                  <w:rPr>
                    <w:rFonts w:hint="eastAsia" w:ascii="宋体" w:hAnsi="宋体" w:eastAsia="宋体" w:cs="宋体"/>
                    <w:i w:val="0"/>
                    <w:iCs w:val="0"/>
                    <w:color w:val="000000"/>
                    <w:kern w:val="0"/>
                    <w:sz w:val="22"/>
                    <w:szCs w:val="22"/>
                    <w:u w:val="none"/>
                    <w:lang w:val="en-US" w:eastAsia="zh-CN" w:bidi="ar"/>
                  </w:rPr>
                </w:rPrChange>
              </w:rPr>
              <w:t>YK52+775.6</w:t>
            </w:r>
          </w:p>
        </w:tc>
        <w:tc>
          <w:tcPr>
            <w:tcW w:w="1710" w:type="dxa"/>
            <w:shd w:val="clear" w:color="auto" w:fill="auto"/>
            <w:vAlign w:val="center"/>
          </w:tcPr>
          <w:p w14:paraId="0A26A4A2">
            <w:pPr>
              <w:keepNext w:val="0"/>
              <w:keepLines w:val="0"/>
              <w:widowControl/>
              <w:suppressLineNumbers w:val="0"/>
              <w:jc w:val="center"/>
              <w:textAlignment w:val="center"/>
              <w:rPr>
                <w:ins w:id="2608" w:author="刘崇麟" w:date="2024-12-20T10:23:00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09" w:author="赵翔-深圳" w:date="2024-12-20T20:53:27Z">
                  <w:rPr>
                    <w:rFonts w:hint="eastAsia" w:ascii="宋体" w:hAnsi="宋体" w:eastAsia="宋体" w:cs="宋体"/>
                    <w:i w:val="0"/>
                    <w:iCs w:val="0"/>
                    <w:color w:val="000000"/>
                    <w:kern w:val="0"/>
                    <w:sz w:val="22"/>
                    <w:szCs w:val="22"/>
                    <w:u w:val="none"/>
                    <w:lang w:val="en-US" w:eastAsia="zh-CN" w:bidi="ar"/>
                  </w:rPr>
                </w:rPrChange>
              </w:rPr>
              <w:t>环向裂缝</w:t>
            </w:r>
          </w:p>
        </w:tc>
        <w:tc>
          <w:tcPr>
            <w:tcW w:w="975" w:type="dxa"/>
            <w:gridSpan w:val="2"/>
            <w:shd w:val="clear" w:color="auto" w:fill="auto"/>
            <w:vAlign w:val="center"/>
          </w:tcPr>
          <w:p w14:paraId="6B3B4DF7">
            <w:pPr>
              <w:keepNext w:val="0"/>
              <w:keepLines w:val="0"/>
              <w:widowControl/>
              <w:suppressLineNumbers w:val="0"/>
              <w:jc w:val="center"/>
              <w:textAlignment w:val="center"/>
              <w:rPr>
                <w:ins w:id="2610" w:author="刘崇麟" w:date="2024-12-20T10:23:00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11" w:author="赵翔-深圳" w:date="2024-12-20T20:53:27Z">
                  <w:rPr>
                    <w:rFonts w:hint="eastAsia" w:ascii="宋体" w:hAnsi="宋体" w:eastAsia="宋体" w:cs="宋体"/>
                    <w:i w:val="0"/>
                    <w:iCs w:val="0"/>
                    <w:color w:val="000000"/>
                    <w:kern w:val="0"/>
                    <w:sz w:val="22"/>
                    <w:szCs w:val="22"/>
                    <w:u w:val="none"/>
                    <w:lang w:val="en-US" w:eastAsia="zh-CN" w:bidi="ar"/>
                  </w:rPr>
                </w:rPrChange>
              </w:rPr>
              <w:t>左拱腰</w:t>
            </w:r>
          </w:p>
        </w:tc>
        <w:tc>
          <w:tcPr>
            <w:tcW w:w="960" w:type="dxa"/>
            <w:shd w:val="clear" w:color="auto" w:fill="auto"/>
            <w:vAlign w:val="center"/>
          </w:tcPr>
          <w:p w14:paraId="227F9BD0">
            <w:pPr>
              <w:keepNext w:val="0"/>
              <w:keepLines w:val="0"/>
              <w:widowControl/>
              <w:suppressLineNumbers w:val="0"/>
              <w:jc w:val="center"/>
              <w:textAlignment w:val="center"/>
              <w:rPr>
                <w:ins w:id="2612" w:author="刘崇麟" w:date="2024-12-20T10:23:00Z"/>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613" w:author="赵翔-深圳" w:date="2024-12-20T20:53:27Z">
                  <w:rPr>
                    <w:rFonts w:hint="eastAsia" w:ascii="宋体" w:hAnsi="宋体" w:eastAsia="宋体" w:cs="宋体"/>
                    <w:i w:val="0"/>
                    <w:iCs w:val="0"/>
                    <w:color w:val="000000"/>
                    <w:kern w:val="0"/>
                    <w:sz w:val="22"/>
                    <w:szCs w:val="22"/>
                    <w:u w:val="none"/>
                    <w:lang w:val="en-US" w:eastAsia="zh-CN" w:bidi="ar"/>
                  </w:rPr>
                </w:rPrChange>
              </w:rPr>
              <w:t>1.39</w:t>
            </w:r>
          </w:p>
        </w:tc>
        <w:tc>
          <w:tcPr>
            <w:tcW w:w="1080" w:type="dxa"/>
            <w:shd w:val="clear" w:color="auto" w:fill="auto"/>
            <w:vAlign w:val="center"/>
          </w:tcPr>
          <w:p w14:paraId="1814A430">
            <w:pPr>
              <w:keepNext w:val="0"/>
              <w:keepLines w:val="0"/>
              <w:widowControl/>
              <w:suppressLineNumbers w:val="0"/>
              <w:jc w:val="center"/>
              <w:textAlignment w:val="center"/>
              <w:rPr>
                <w:ins w:id="2614" w:author="刘崇麟" w:date="2024-12-20T10:23:00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15" w:author="赵翔-深圳" w:date="2024-12-20T20:53:27Z">
                  <w:rPr>
                    <w:rFonts w:hint="eastAsia" w:ascii="宋体" w:hAnsi="宋体" w:eastAsia="宋体" w:cs="宋体"/>
                    <w:i w:val="0"/>
                    <w:iCs w:val="0"/>
                    <w:color w:val="000000"/>
                    <w:kern w:val="0"/>
                    <w:sz w:val="22"/>
                    <w:szCs w:val="22"/>
                    <w:u w:val="none"/>
                    <w:lang w:val="en-US" w:eastAsia="zh-CN" w:bidi="ar"/>
                  </w:rPr>
                </w:rPrChange>
              </w:rPr>
              <w:t>0.45</w:t>
            </w:r>
          </w:p>
        </w:tc>
        <w:tc>
          <w:tcPr>
            <w:tcW w:w="1005" w:type="dxa"/>
            <w:shd w:val="clear" w:color="auto" w:fill="auto"/>
            <w:vAlign w:val="center"/>
          </w:tcPr>
          <w:p w14:paraId="70BC2AB9">
            <w:pPr>
              <w:keepNext w:val="0"/>
              <w:keepLines w:val="0"/>
              <w:pageBreakBefore w:val="0"/>
              <w:widowControl w:val="0"/>
              <w:kinsoku/>
              <w:wordWrap/>
              <w:overflowPunct/>
              <w:topLinePunct w:val="0"/>
              <w:autoSpaceDE/>
              <w:autoSpaceDN/>
              <w:bidi w:val="0"/>
              <w:adjustRightInd/>
              <w:snapToGrid/>
              <w:jc w:val="center"/>
              <w:textAlignment w:val="auto"/>
              <w:rPr>
                <w:ins w:id="2616" w:author="刘崇麟" w:date="2024-12-20T10:23:00Z"/>
                <w:rFonts w:hint="default" w:ascii="Times New Roman" w:hAnsi="Times New Roman" w:eastAsia="宋体" w:cs="Times New Roman"/>
                <w:sz w:val="21"/>
                <w:szCs w:val="21"/>
                <w:lang w:val="en-US" w:eastAsia="zh-CN"/>
              </w:rPr>
            </w:pPr>
            <w:ins w:id="2617" w:author="刘崇麟" w:date="2024-12-20T10:26:52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0F58FB3F">
            <w:pPr>
              <w:jc w:val="center"/>
              <w:rPr>
                <w:ins w:id="2618" w:author="刘崇麟" w:date="2024-12-20T10:23:00Z"/>
                <w:rFonts w:hint="default" w:ascii="Times New Roman" w:hAnsi="Times New Roman" w:eastAsia="宋体" w:cs="Times New Roman"/>
                <w:sz w:val="21"/>
                <w:szCs w:val="21"/>
                <w:lang w:val="en-US" w:eastAsia="zh-CN"/>
              </w:rPr>
            </w:pPr>
            <w:ins w:id="2619" w:author="刘崇麟" w:date="2024-12-20T10:31:18Z">
              <w:r>
                <w:rPr>
                  <w:rFonts w:hint="default" w:cs="Times New Roman"/>
                  <w:sz w:val="21"/>
                  <w:szCs w:val="21"/>
                  <w:lang w:val="en-US" w:eastAsia="zh-CN"/>
                  <w:rPrChange w:id="2620" w:author="赵翔-深圳" w:date="2024-12-20T20:53:27Z">
                    <w:rPr>
                      <w:rFonts w:hint="eastAsia" w:cs="Times New Roman"/>
                      <w:sz w:val="21"/>
                      <w:szCs w:val="21"/>
                      <w:lang w:val="en-US" w:eastAsia="zh-CN"/>
                    </w:rPr>
                  </w:rPrChange>
                </w:rPr>
                <w:t>/</w:t>
              </w:r>
            </w:ins>
          </w:p>
        </w:tc>
        <w:tc>
          <w:tcPr>
            <w:tcW w:w="497" w:type="dxa"/>
            <w:shd w:val="clear" w:color="auto" w:fill="auto"/>
            <w:vAlign w:val="center"/>
          </w:tcPr>
          <w:p w14:paraId="395FA2C9">
            <w:pPr>
              <w:jc w:val="center"/>
              <w:rPr>
                <w:ins w:id="2621" w:author="刘崇麟" w:date="2024-12-20T10:23:00Z"/>
                <w:rFonts w:hint="default" w:ascii="Times New Roman" w:hAnsi="Times New Roman" w:eastAsia="宋体" w:cs="Times New Roman"/>
                <w:sz w:val="21"/>
                <w:szCs w:val="21"/>
                <w:lang w:val="en-US" w:eastAsia="zh-CN"/>
              </w:rPr>
            </w:pPr>
            <w:ins w:id="2622" w:author="刘崇麟" w:date="2024-12-20T10:31:09Z">
              <w:r>
                <w:rPr>
                  <w:rFonts w:hint="default" w:cs="Times New Roman"/>
                  <w:sz w:val="21"/>
                  <w:szCs w:val="21"/>
                  <w:lang w:val="en-US" w:eastAsia="zh-CN"/>
                  <w:rPrChange w:id="2623" w:author="赵翔-深圳" w:date="2024-12-20T20:53:27Z">
                    <w:rPr>
                      <w:rFonts w:hint="eastAsia" w:cs="Times New Roman"/>
                      <w:sz w:val="21"/>
                      <w:szCs w:val="21"/>
                      <w:lang w:val="en-US" w:eastAsia="zh-CN"/>
                    </w:rPr>
                  </w:rPrChange>
                </w:rPr>
                <w:t>1</w:t>
              </w:r>
            </w:ins>
          </w:p>
        </w:tc>
      </w:tr>
      <w:tr w14:paraId="7147AA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624" w:author="刘崇麟" w:date="2024-12-20T10:23:05Z"/>
        </w:trPr>
        <w:tc>
          <w:tcPr>
            <w:tcW w:w="717" w:type="dxa"/>
            <w:shd w:val="clear" w:color="auto" w:fill="auto"/>
            <w:vAlign w:val="center"/>
          </w:tcPr>
          <w:p w14:paraId="60BF7410">
            <w:pPr>
              <w:keepNext w:val="0"/>
              <w:keepLines w:val="0"/>
              <w:widowControl/>
              <w:suppressLineNumbers w:val="0"/>
              <w:jc w:val="center"/>
              <w:textAlignment w:val="center"/>
              <w:rPr>
                <w:ins w:id="2625" w:author="刘崇麟" w:date="2024-12-20T10:23:05Z"/>
                <w:rFonts w:hint="default" w:ascii="Times New Roman" w:hAnsi="Times New Roman" w:eastAsia="宋体" w:cs="Times New Roman"/>
                <w:i w:val="0"/>
                <w:iCs w:val="0"/>
                <w:color w:val="000000"/>
                <w:kern w:val="0"/>
                <w:sz w:val="21"/>
                <w:szCs w:val="21"/>
                <w:u w:val="none"/>
                <w:lang w:val="en-US" w:eastAsia="zh-CN" w:bidi="ar"/>
              </w:rPr>
            </w:pPr>
            <w:ins w:id="2626" w:author="刘崇麟" w:date="2024-12-20T10:31:00Z">
              <w:r>
                <w:rPr>
                  <w:rFonts w:hint="default" w:cs="Times New Roman"/>
                  <w:i w:val="0"/>
                  <w:iCs w:val="0"/>
                  <w:color w:val="000000"/>
                  <w:kern w:val="0"/>
                  <w:sz w:val="21"/>
                  <w:szCs w:val="21"/>
                  <w:u w:val="none"/>
                  <w:lang w:val="en-US" w:eastAsia="zh-CN" w:bidi="ar"/>
                  <w:rPrChange w:id="2627" w:author="赵翔-深圳" w:date="2024-12-20T20:53:27Z">
                    <w:rPr>
                      <w:rFonts w:hint="eastAsia" w:cs="Times New Roman"/>
                      <w:i w:val="0"/>
                      <w:iCs w:val="0"/>
                      <w:color w:val="000000"/>
                      <w:kern w:val="0"/>
                      <w:sz w:val="21"/>
                      <w:szCs w:val="21"/>
                      <w:u w:val="none"/>
                      <w:lang w:val="en-US" w:eastAsia="zh-CN" w:bidi="ar"/>
                    </w:rPr>
                  </w:rPrChange>
                </w:rPr>
                <w:t>4</w:t>
              </w:r>
            </w:ins>
          </w:p>
        </w:tc>
        <w:tc>
          <w:tcPr>
            <w:tcW w:w="1567" w:type="dxa"/>
            <w:shd w:val="clear" w:color="auto" w:fill="auto"/>
            <w:vAlign w:val="center"/>
          </w:tcPr>
          <w:p w14:paraId="0C1267A5">
            <w:pPr>
              <w:keepNext w:val="0"/>
              <w:keepLines w:val="0"/>
              <w:widowControl/>
              <w:suppressLineNumbers w:val="0"/>
              <w:jc w:val="center"/>
              <w:textAlignment w:val="center"/>
              <w:rPr>
                <w:ins w:id="2628"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29" w:author="赵翔-深圳" w:date="2024-12-20T20:53:27Z">
                  <w:rPr>
                    <w:rFonts w:hint="eastAsia" w:ascii="宋体" w:hAnsi="宋体" w:eastAsia="宋体" w:cs="宋体"/>
                    <w:i w:val="0"/>
                    <w:iCs w:val="0"/>
                    <w:color w:val="000000"/>
                    <w:kern w:val="0"/>
                    <w:sz w:val="22"/>
                    <w:szCs w:val="22"/>
                    <w:u w:val="none"/>
                    <w:lang w:val="en-US" w:eastAsia="zh-CN" w:bidi="ar"/>
                  </w:rPr>
                </w:rPrChange>
              </w:rPr>
              <w:t>YK52+785.9</w:t>
            </w:r>
          </w:p>
        </w:tc>
        <w:tc>
          <w:tcPr>
            <w:tcW w:w="1710" w:type="dxa"/>
            <w:shd w:val="clear" w:color="auto" w:fill="auto"/>
            <w:vAlign w:val="center"/>
          </w:tcPr>
          <w:p w14:paraId="276D0748">
            <w:pPr>
              <w:keepNext w:val="0"/>
              <w:keepLines w:val="0"/>
              <w:widowControl/>
              <w:suppressLineNumbers w:val="0"/>
              <w:jc w:val="center"/>
              <w:textAlignment w:val="center"/>
              <w:rPr>
                <w:ins w:id="2630"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31" w:author="赵翔-深圳" w:date="2024-12-20T20:53:27Z">
                  <w:rPr>
                    <w:rFonts w:hint="eastAsia" w:ascii="宋体" w:hAnsi="宋体" w:eastAsia="宋体" w:cs="宋体"/>
                    <w:i w:val="0"/>
                    <w:iCs w:val="0"/>
                    <w:color w:val="000000"/>
                    <w:kern w:val="0"/>
                    <w:sz w:val="22"/>
                    <w:szCs w:val="22"/>
                    <w:u w:val="none"/>
                    <w:lang w:val="en-US" w:eastAsia="zh-CN" w:bidi="ar"/>
                  </w:rPr>
                </w:rPrChange>
              </w:rPr>
              <w:t>环向裂缝</w:t>
            </w:r>
          </w:p>
        </w:tc>
        <w:tc>
          <w:tcPr>
            <w:tcW w:w="975" w:type="dxa"/>
            <w:gridSpan w:val="2"/>
            <w:shd w:val="clear" w:color="auto" w:fill="auto"/>
            <w:vAlign w:val="center"/>
          </w:tcPr>
          <w:p w14:paraId="425D3C92">
            <w:pPr>
              <w:keepNext w:val="0"/>
              <w:keepLines w:val="0"/>
              <w:widowControl/>
              <w:suppressLineNumbers w:val="0"/>
              <w:jc w:val="center"/>
              <w:textAlignment w:val="center"/>
              <w:rPr>
                <w:ins w:id="2632"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33" w:author="赵翔-深圳" w:date="2024-12-20T20:53:27Z">
                  <w:rPr>
                    <w:rFonts w:hint="eastAsia" w:ascii="宋体" w:hAnsi="宋体" w:eastAsia="宋体" w:cs="宋体"/>
                    <w:i w:val="0"/>
                    <w:iCs w:val="0"/>
                    <w:color w:val="000000"/>
                    <w:kern w:val="0"/>
                    <w:sz w:val="22"/>
                    <w:szCs w:val="22"/>
                    <w:u w:val="none"/>
                    <w:lang w:val="en-US" w:eastAsia="zh-CN" w:bidi="ar"/>
                  </w:rPr>
                </w:rPrChange>
              </w:rPr>
              <w:t>左拱腰</w:t>
            </w:r>
          </w:p>
        </w:tc>
        <w:tc>
          <w:tcPr>
            <w:tcW w:w="960" w:type="dxa"/>
            <w:shd w:val="clear" w:color="auto" w:fill="auto"/>
            <w:vAlign w:val="center"/>
          </w:tcPr>
          <w:p w14:paraId="4F79648C">
            <w:pPr>
              <w:keepNext w:val="0"/>
              <w:keepLines w:val="0"/>
              <w:widowControl/>
              <w:suppressLineNumbers w:val="0"/>
              <w:jc w:val="center"/>
              <w:textAlignment w:val="center"/>
              <w:rPr>
                <w:ins w:id="2634" w:author="刘崇麟" w:date="2024-12-20T10:23:05Z"/>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635" w:author="赵翔-深圳" w:date="2024-12-20T20:53:27Z">
                  <w:rPr>
                    <w:rFonts w:hint="eastAsia" w:ascii="宋体" w:hAnsi="宋体" w:eastAsia="宋体" w:cs="宋体"/>
                    <w:i w:val="0"/>
                    <w:iCs w:val="0"/>
                    <w:color w:val="000000"/>
                    <w:kern w:val="0"/>
                    <w:sz w:val="22"/>
                    <w:szCs w:val="22"/>
                    <w:u w:val="none"/>
                    <w:lang w:val="en-US" w:eastAsia="zh-CN" w:bidi="ar"/>
                  </w:rPr>
                </w:rPrChange>
              </w:rPr>
              <w:t>1.11</w:t>
            </w:r>
          </w:p>
        </w:tc>
        <w:tc>
          <w:tcPr>
            <w:tcW w:w="1080" w:type="dxa"/>
            <w:shd w:val="clear" w:color="auto" w:fill="auto"/>
            <w:vAlign w:val="center"/>
          </w:tcPr>
          <w:p w14:paraId="4279EF37">
            <w:pPr>
              <w:keepNext w:val="0"/>
              <w:keepLines w:val="0"/>
              <w:widowControl/>
              <w:suppressLineNumbers w:val="0"/>
              <w:jc w:val="center"/>
              <w:textAlignment w:val="center"/>
              <w:rPr>
                <w:ins w:id="2636"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37" w:author="赵翔-深圳" w:date="2024-12-20T20:53:27Z">
                  <w:rPr>
                    <w:rFonts w:hint="eastAsia" w:ascii="宋体" w:hAnsi="宋体" w:eastAsia="宋体" w:cs="宋体"/>
                    <w:i w:val="0"/>
                    <w:iCs w:val="0"/>
                    <w:color w:val="000000"/>
                    <w:kern w:val="0"/>
                    <w:sz w:val="22"/>
                    <w:szCs w:val="22"/>
                    <w:u w:val="none"/>
                    <w:lang w:val="en-US" w:eastAsia="zh-CN" w:bidi="ar"/>
                  </w:rPr>
                </w:rPrChange>
              </w:rPr>
              <w:t>0.42</w:t>
            </w:r>
          </w:p>
        </w:tc>
        <w:tc>
          <w:tcPr>
            <w:tcW w:w="1005" w:type="dxa"/>
            <w:shd w:val="clear" w:color="auto" w:fill="auto"/>
            <w:vAlign w:val="center"/>
          </w:tcPr>
          <w:p w14:paraId="18FBB935">
            <w:pPr>
              <w:keepNext w:val="0"/>
              <w:keepLines w:val="0"/>
              <w:pageBreakBefore w:val="0"/>
              <w:widowControl w:val="0"/>
              <w:kinsoku/>
              <w:wordWrap/>
              <w:overflowPunct/>
              <w:topLinePunct w:val="0"/>
              <w:autoSpaceDE/>
              <w:autoSpaceDN/>
              <w:bidi w:val="0"/>
              <w:adjustRightInd/>
              <w:snapToGrid/>
              <w:jc w:val="center"/>
              <w:textAlignment w:val="auto"/>
              <w:rPr>
                <w:ins w:id="2638" w:author="刘崇麟" w:date="2024-12-20T10:23:05Z"/>
                <w:rFonts w:hint="default" w:ascii="Times New Roman" w:hAnsi="Times New Roman" w:eastAsia="宋体" w:cs="Times New Roman"/>
                <w:sz w:val="21"/>
                <w:szCs w:val="21"/>
                <w:lang w:val="en-US" w:eastAsia="zh-CN"/>
              </w:rPr>
            </w:pPr>
            <w:ins w:id="2639" w:author="刘崇麟" w:date="2024-12-20T10:26:52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7909B049">
            <w:pPr>
              <w:jc w:val="center"/>
              <w:rPr>
                <w:ins w:id="2640" w:author="刘崇麟" w:date="2024-12-20T10:23:05Z"/>
                <w:rFonts w:hint="default" w:ascii="Times New Roman" w:hAnsi="Times New Roman" w:eastAsia="宋体" w:cs="Times New Roman"/>
                <w:sz w:val="21"/>
                <w:szCs w:val="21"/>
                <w:lang w:val="en-US" w:eastAsia="zh-CN"/>
              </w:rPr>
            </w:pPr>
            <w:ins w:id="2641" w:author="刘崇麟" w:date="2024-12-20T10:31:19Z">
              <w:r>
                <w:rPr>
                  <w:rFonts w:hint="default" w:cs="Times New Roman"/>
                  <w:sz w:val="21"/>
                  <w:szCs w:val="21"/>
                  <w:lang w:val="en-US" w:eastAsia="zh-CN"/>
                  <w:rPrChange w:id="2642" w:author="赵翔-深圳" w:date="2024-12-20T20:53:27Z">
                    <w:rPr>
                      <w:rFonts w:hint="eastAsia" w:cs="Times New Roman"/>
                      <w:sz w:val="21"/>
                      <w:szCs w:val="21"/>
                      <w:lang w:val="en-US" w:eastAsia="zh-CN"/>
                    </w:rPr>
                  </w:rPrChange>
                </w:rPr>
                <w:t>/</w:t>
              </w:r>
            </w:ins>
          </w:p>
        </w:tc>
        <w:tc>
          <w:tcPr>
            <w:tcW w:w="497" w:type="dxa"/>
            <w:shd w:val="clear" w:color="auto" w:fill="auto"/>
            <w:vAlign w:val="center"/>
          </w:tcPr>
          <w:p w14:paraId="54827D72">
            <w:pPr>
              <w:jc w:val="center"/>
              <w:rPr>
                <w:ins w:id="2643" w:author="刘崇麟" w:date="2024-12-20T10:23:05Z"/>
                <w:rFonts w:hint="default" w:ascii="Times New Roman" w:hAnsi="Times New Roman" w:eastAsia="宋体" w:cs="Times New Roman"/>
                <w:sz w:val="21"/>
                <w:szCs w:val="21"/>
                <w:lang w:val="en-US" w:eastAsia="zh-CN"/>
              </w:rPr>
            </w:pPr>
            <w:ins w:id="2644" w:author="刘崇麟" w:date="2024-12-20T10:31:11Z">
              <w:r>
                <w:rPr>
                  <w:rFonts w:hint="default" w:cs="Times New Roman"/>
                  <w:sz w:val="21"/>
                  <w:szCs w:val="21"/>
                  <w:lang w:val="en-US" w:eastAsia="zh-CN"/>
                  <w:rPrChange w:id="2645" w:author="赵翔-深圳" w:date="2024-12-20T20:53:27Z">
                    <w:rPr>
                      <w:rFonts w:hint="eastAsia" w:cs="Times New Roman"/>
                      <w:sz w:val="21"/>
                      <w:szCs w:val="21"/>
                      <w:lang w:val="en-US" w:eastAsia="zh-CN"/>
                    </w:rPr>
                  </w:rPrChange>
                </w:rPr>
                <w:t>1</w:t>
              </w:r>
            </w:ins>
          </w:p>
        </w:tc>
      </w:tr>
      <w:tr w14:paraId="2C43A1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646" w:author="刘崇麟" w:date="2024-12-20T10:23:05Z"/>
        </w:trPr>
        <w:tc>
          <w:tcPr>
            <w:tcW w:w="717" w:type="dxa"/>
            <w:shd w:val="clear" w:color="auto" w:fill="auto"/>
            <w:vAlign w:val="center"/>
          </w:tcPr>
          <w:p w14:paraId="36D1CAB3">
            <w:pPr>
              <w:keepNext w:val="0"/>
              <w:keepLines w:val="0"/>
              <w:widowControl/>
              <w:suppressLineNumbers w:val="0"/>
              <w:jc w:val="center"/>
              <w:textAlignment w:val="center"/>
              <w:rPr>
                <w:ins w:id="2647" w:author="刘崇麟" w:date="2024-12-20T10:23:05Z"/>
                <w:rFonts w:hint="default" w:ascii="Times New Roman" w:hAnsi="Times New Roman" w:eastAsia="宋体" w:cs="Times New Roman"/>
                <w:i w:val="0"/>
                <w:iCs w:val="0"/>
                <w:color w:val="000000"/>
                <w:kern w:val="0"/>
                <w:sz w:val="21"/>
                <w:szCs w:val="21"/>
                <w:u w:val="none"/>
                <w:lang w:val="en-US" w:eastAsia="zh-CN" w:bidi="ar"/>
              </w:rPr>
            </w:pPr>
            <w:ins w:id="2648" w:author="刘崇麟" w:date="2024-12-20T10:31:01Z">
              <w:r>
                <w:rPr>
                  <w:rFonts w:hint="default" w:cs="Times New Roman"/>
                  <w:i w:val="0"/>
                  <w:iCs w:val="0"/>
                  <w:color w:val="000000"/>
                  <w:kern w:val="0"/>
                  <w:sz w:val="21"/>
                  <w:szCs w:val="21"/>
                  <w:u w:val="none"/>
                  <w:lang w:val="en-US" w:eastAsia="zh-CN" w:bidi="ar"/>
                  <w:rPrChange w:id="2649" w:author="赵翔-深圳" w:date="2024-12-20T20:53:27Z">
                    <w:rPr>
                      <w:rFonts w:hint="eastAsia" w:cs="Times New Roman"/>
                      <w:i w:val="0"/>
                      <w:iCs w:val="0"/>
                      <w:color w:val="000000"/>
                      <w:kern w:val="0"/>
                      <w:sz w:val="21"/>
                      <w:szCs w:val="21"/>
                      <w:u w:val="none"/>
                      <w:lang w:val="en-US" w:eastAsia="zh-CN" w:bidi="ar"/>
                    </w:rPr>
                  </w:rPrChange>
                </w:rPr>
                <w:t>5</w:t>
              </w:r>
            </w:ins>
          </w:p>
        </w:tc>
        <w:tc>
          <w:tcPr>
            <w:tcW w:w="1567" w:type="dxa"/>
            <w:shd w:val="clear" w:color="auto" w:fill="auto"/>
            <w:vAlign w:val="center"/>
          </w:tcPr>
          <w:p w14:paraId="1A42F96E">
            <w:pPr>
              <w:keepNext w:val="0"/>
              <w:keepLines w:val="0"/>
              <w:widowControl/>
              <w:suppressLineNumbers w:val="0"/>
              <w:jc w:val="center"/>
              <w:textAlignment w:val="center"/>
              <w:rPr>
                <w:ins w:id="2650"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51" w:author="赵翔-深圳" w:date="2024-12-20T20:53:27Z">
                  <w:rPr>
                    <w:rFonts w:hint="eastAsia" w:ascii="宋体" w:hAnsi="宋体" w:eastAsia="宋体" w:cs="宋体"/>
                    <w:i w:val="0"/>
                    <w:iCs w:val="0"/>
                    <w:color w:val="000000"/>
                    <w:kern w:val="0"/>
                    <w:sz w:val="22"/>
                    <w:szCs w:val="22"/>
                    <w:u w:val="none"/>
                    <w:lang w:val="en-US" w:eastAsia="zh-CN" w:bidi="ar"/>
                  </w:rPr>
                </w:rPrChange>
              </w:rPr>
              <w:t>YK52+858.1</w:t>
            </w:r>
          </w:p>
        </w:tc>
        <w:tc>
          <w:tcPr>
            <w:tcW w:w="1710" w:type="dxa"/>
            <w:shd w:val="clear" w:color="auto" w:fill="auto"/>
            <w:vAlign w:val="center"/>
          </w:tcPr>
          <w:p w14:paraId="03A448F2">
            <w:pPr>
              <w:keepNext w:val="0"/>
              <w:keepLines w:val="0"/>
              <w:widowControl/>
              <w:suppressLineNumbers w:val="0"/>
              <w:jc w:val="center"/>
              <w:textAlignment w:val="center"/>
              <w:rPr>
                <w:ins w:id="2652"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53" w:author="赵翔-深圳" w:date="2024-12-20T20:53:27Z">
                  <w:rPr>
                    <w:rFonts w:hint="eastAsia" w:ascii="宋体" w:hAnsi="宋体" w:eastAsia="宋体" w:cs="宋体"/>
                    <w:i w:val="0"/>
                    <w:iCs w:val="0"/>
                    <w:color w:val="000000"/>
                    <w:kern w:val="0"/>
                    <w:sz w:val="22"/>
                    <w:szCs w:val="22"/>
                    <w:u w:val="none"/>
                    <w:lang w:val="en-US" w:eastAsia="zh-CN" w:bidi="ar"/>
                  </w:rPr>
                </w:rPrChange>
              </w:rPr>
              <w:t>环向裂缝</w:t>
            </w:r>
          </w:p>
        </w:tc>
        <w:tc>
          <w:tcPr>
            <w:tcW w:w="975" w:type="dxa"/>
            <w:gridSpan w:val="2"/>
            <w:shd w:val="clear" w:color="auto" w:fill="auto"/>
            <w:vAlign w:val="center"/>
          </w:tcPr>
          <w:p w14:paraId="1E5384EA">
            <w:pPr>
              <w:keepNext w:val="0"/>
              <w:keepLines w:val="0"/>
              <w:widowControl/>
              <w:suppressLineNumbers w:val="0"/>
              <w:jc w:val="center"/>
              <w:textAlignment w:val="center"/>
              <w:rPr>
                <w:ins w:id="2654"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55" w:author="赵翔-深圳" w:date="2024-12-20T20:53:27Z">
                  <w:rPr>
                    <w:rFonts w:hint="eastAsia" w:ascii="宋体" w:hAnsi="宋体" w:eastAsia="宋体" w:cs="宋体"/>
                    <w:i w:val="0"/>
                    <w:iCs w:val="0"/>
                    <w:color w:val="000000"/>
                    <w:kern w:val="0"/>
                    <w:sz w:val="22"/>
                    <w:szCs w:val="22"/>
                    <w:u w:val="none"/>
                    <w:lang w:val="en-US" w:eastAsia="zh-CN" w:bidi="ar"/>
                  </w:rPr>
                </w:rPrChange>
              </w:rPr>
              <w:t>左边墙</w:t>
            </w:r>
          </w:p>
        </w:tc>
        <w:tc>
          <w:tcPr>
            <w:tcW w:w="960" w:type="dxa"/>
            <w:shd w:val="clear" w:color="auto" w:fill="auto"/>
            <w:vAlign w:val="center"/>
          </w:tcPr>
          <w:p w14:paraId="7E81185C">
            <w:pPr>
              <w:keepNext w:val="0"/>
              <w:keepLines w:val="0"/>
              <w:widowControl/>
              <w:suppressLineNumbers w:val="0"/>
              <w:jc w:val="center"/>
              <w:textAlignment w:val="center"/>
              <w:rPr>
                <w:ins w:id="2656" w:author="刘崇麟" w:date="2024-12-20T10:23:05Z"/>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657" w:author="赵翔-深圳" w:date="2024-12-20T20:53:27Z">
                  <w:rPr>
                    <w:rFonts w:hint="eastAsia" w:ascii="宋体" w:hAnsi="宋体" w:eastAsia="宋体" w:cs="宋体"/>
                    <w:i w:val="0"/>
                    <w:iCs w:val="0"/>
                    <w:color w:val="000000"/>
                    <w:kern w:val="0"/>
                    <w:sz w:val="22"/>
                    <w:szCs w:val="22"/>
                    <w:u w:val="none"/>
                    <w:lang w:val="en-US" w:eastAsia="zh-CN" w:bidi="ar"/>
                  </w:rPr>
                </w:rPrChange>
              </w:rPr>
              <w:t>2.56</w:t>
            </w:r>
          </w:p>
        </w:tc>
        <w:tc>
          <w:tcPr>
            <w:tcW w:w="1080" w:type="dxa"/>
            <w:shd w:val="clear" w:color="auto" w:fill="auto"/>
            <w:vAlign w:val="center"/>
          </w:tcPr>
          <w:p w14:paraId="21ED688B">
            <w:pPr>
              <w:keepNext w:val="0"/>
              <w:keepLines w:val="0"/>
              <w:widowControl/>
              <w:suppressLineNumbers w:val="0"/>
              <w:jc w:val="center"/>
              <w:textAlignment w:val="center"/>
              <w:rPr>
                <w:ins w:id="2658"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59" w:author="赵翔-深圳" w:date="2024-12-20T20:53:27Z">
                  <w:rPr>
                    <w:rFonts w:hint="eastAsia" w:ascii="宋体" w:hAnsi="宋体" w:eastAsia="宋体" w:cs="宋体"/>
                    <w:i w:val="0"/>
                    <w:iCs w:val="0"/>
                    <w:color w:val="000000"/>
                    <w:kern w:val="0"/>
                    <w:sz w:val="22"/>
                    <w:szCs w:val="22"/>
                    <w:u w:val="none"/>
                    <w:lang w:val="en-US" w:eastAsia="zh-CN" w:bidi="ar"/>
                  </w:rPr>
                </w:rPrChange>
              </w:rPr>
              <w:t>0.32</w:t>
            </w:r>
          </w:p>
        </w:tc>
        <w:tc>
          <w:tcPr>
            <w:tcW w:w="1005" w:type="dxa"/>
            <w:shd w:val="clear" w:color="auto" w:fill="auto"/>
            <w:vAlign w:val="center"/>
          </w:tcPr>
          <w:p w14:paraId="6C8C8F29">
            <w:pPr>
              <w:keepNext w:val="0"/>
              <w:keepLines w:val="0"/>
              <w:pageBreakBefore w:val="0"/>
              <w:widowControl w:val="0"/>
              <w:kinsoku/>
              <w:wordWrap/>
              <w:overflowPunct/>
              <w:topLinePunct w:val="0"/>
              <w:autoSpaceDE/>
              <w:autoSpaceDN/>
              <w:bidi w:val="0"/>
              <w:adjustRightInd/>
              <w:snapToGrid/>
              <w:jc w:val="center"/>
              <w:textAlignment w:val="auto"/>
              <w:rPr>
                <w:ins w:id="2660" w:author="刘崇麟" w:date="2024-12-20T10:23:05Z"/>
                <w:rFonts w:hint="default" w:ascii="Times New Roman" w:hAnsi="Times New Roman" w:eastAsia="宋体" w:cs="Times New Roman"/>
                <w:sz w:val="21"/>
                <w:szCs w:val="21"/>
                <w:lang w:val="en-US" w:eastAsia="zh-CN"/>
              </w:rPr>
            </w:pPr>
            <w:ins w:id="2661" w:author="刘崇麟" w:date="2024-12-20T10:26:52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4CE8A056">
            <w:pPr>
              <w:jc w:val="center"/>
              <w:rPr>
                <w:ins w:id="2662" w:author="刘崇麟" w:date="2024-12-20T10:23:05Z"/>
                <w:rFonts w:hint="default" w:ascii="Times New Roman" w:hAnsi="Times New Roman" w:eastAsia="宋体" w:cs="Times New Roman"/>
                <w:sz w:val="21"/>
                <w:szCs w:val="21"/>
                <w:lang w:val="en-US" w:eastAsia="zh-CN"/>
              </w:rPr>
            </w:pPr>
            <w:ins w:id="2663" w:author="刘崇麟" w:date="2024-12-20T10:30:16Z">
              <w:r>
                <w:rPr>
                  <w:rFonts w:hint="default" w:cs="Times New Roman"/>
                  <w:sz w:val="21"/>
                  <w:szCs w:val="21"/>
                  <w:lang w:val="en-US" w:eastAsia="zh-CN"/>
                  <w:rPrChange w:id="2664" w:author="赵翔-深圳" w:date="2024-12-20T20:53:27Z">
                    <w:rPr>
                      <w:rFonts w:hint="eastAsia" w:cs="Times New Roman"/>
                      <w:sz w:val="21"/>
                      <w:szCs w:val="21"/>
                      <w:lang w:val="en-US" w:eastAsia="zh-CN"/>
                    </w:rPr>
                  </w:rPrChange>
                </w:rPr>
                <w:t>3.</w:t>
              </w:r>
            </w:ins>
            <w:ins w:id="2665" w:author="刘崇麟" w:date="2024-12-20T10:30:17Z">
              <w:r>
                <w:rPr>
                  <w:rFonts w:hint="default" w:cs="Times New Roman"/>
                  <w:sz w:val="21"/>
                  <w:szCs w:val="21"/>
                  <w:lang w:val="en-US" w:eastAsia="zh-CN"/>
                  <w:rPrChange w:id="2666" w:author="赵翔-深圳" w:date="2024-12-20T20:53:27Z">
                    <w:rPr>
                      <w:rFonts w:hint="eastAsia" w:cs="Times New Roman"/>
                      <w:sz w:val="21"/>
                      <w:szCs w:val="21"/>
                      <w:lang w:val="en-US" w:eastAsia="zh-CN"/>
                    </w:rPr>
                  </w:rPrChange>
                </w:rPr>
                <w:t>2.3</w:t>
              </w:r>
            </w:ins>
            <w:ins w:id="2667" w:author="刘崇麟" w:date="2024-12-20T10:30:18Z">
              <w:r>
                <w:rPr>
                  <w:rFonts w:hint="default" w:cs="Times New Roman"/>
                  <w:sz w:val="21"/>
                  <w:szCs w:val="21"/>
                  <w:lang w:val="en-US" w:eastAsia="zh-CN"/>
                  <w:rPrChange w:id="2668" w:author="赵翔-深圳" w:date="2024-12-20T20:53:27Z">
                    <w:rPr>
                      <w:rFonts w:hint="eastAsia" w:cs="Times New Roman"/>
                      <w:sz w:val="21"/>
                      <w:szCs w:val="21"/>
                      <w:lang w:val="en-US" w:eastAsia="zh-CN"/>
                    </w:rPr>
                  </w:rPrChange>
                </w:rPr>
                <w:t>.4</w:t>
              </w:r>
            </w:ins>
          </w:p>
        </w:tc>
        <w:tc>
          <w:tcPr>
            <w:tcW w:w="497" w:type="dxa"/>
            <w:shd w:val="clear" w:color="auto" w:fill="auto"/>
            <w:vAlign w:val="center"/>
          </w:tcPr>
          <w:p w14:paraId="1601F73E">
            <w:pPr>
              <w:jc w:val="center"/>
              <w:rPr>
                <w:ins w:id="2669" w:author="刘崇麟" w:date="2024-12-20T10:23:05Z"/>
                <w:rFonts w:hint="default" w:ascii="Times New Roman" w:hAnsi="Times New Roman" w:eastAsia="宋体" w:cs="Times New Roman"/>
                <w:sz w:val="21"/>
                <w:szCs w:val="21"/>
                <w:lang w:val="en-US" w:eastAsia="zh-CN"/>
              </w:rPr>
            </w:pPr>
            <w:ins w:id="2670" w:author="刘崇麟" w:date="2024-12-20T10:31:11Z">
              <w:r>
                <w:rPr>
                  <w:rFonts w:hint="default" w:cs="Times New Roman"/>
                  <w:sz w:val="21"/>
                  <w:szCs w:val="21"/>
                  <w:lang w:val="en-US" w:eastAsia="zh-CN"/>
                  <w:rPrChange w:id="2671" w:author="赵翔-深圳" w:date="2024-12-20T20:53:27Z">
                    <w:rPr>
                      <w:rFonts w:hint="eastAsia" w:cs="Times New Roman"/>
                      <w:sz w:val="21"/>
                      <w:szCs w:val="21"/>
                      <w:lang w:val="en-US" w:eastAsia="zh-CN"/>
                    </w:rPr>
                  </w:rPrChange>
                </w:rPr>
                <w:t>1</w:t>
              </w:r>
            </w:ins>
          </w:p>
        </w:tc>
      </w:tr>
      <w:tr w14:paraId="5EEC38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672" w:author="刘崇麟" w:date="2024-12-20T10:23:05Z"/>
        </w:trPr>
        <w:tc>
          <w:tcPr>
            <w:tcW w:w="717" w:type="dxa"/>
            <w:shd w:val="clear" w:color="auto" w:fill="auto"/>
            <w:vAlign w:val="center"/>
          </w:tcPr>
          <w:p w14:paraId="45DC9595">
            <w:pPr>
              <w:keepNext w:val="0"/>
              <w:keepLines w:val="0"/>
              <w:widowControl/>
              <w:suppressLineNumbers w:val="0"/>
              <w:jc w:val="center"/>
              <w:textAlignment w:val="center"/>
              <w:rPr>
                <w:ins w:id="2673" w:author="刘崇麟" w:date="2024-12-20T10:23:05Z"/>
                <w:rFonts w:hint="default" w:ascii="Times New Roman" w:hAnsi="Times New Roman" w:eastAsia="宋体" w:cs="Times New Roman"/>
                <w:i w:val="0"/>
                <w:iCs w:val="0"/>
                <w:color w:val="000000"/>
                <w:kern w:val="0"/>
                <w:sz w:val="21"/>
                <w:szCs w:val="21"/>
                <w:u w:val="none"/>
                <w:lang w:val="en-US" w:eastAsia="zh-CN" w:bidi="ar"/>
              </w:rPr>
            </w:pPr>
            <w:ins w:id="2674" w:author="刘崇麟" w:date="2024-12-20T10:31:03Z">
              <w:r>
                <w:rPr>
                  <w:rFonts w:hint="default" w:cs="Times New Roman"/>
                  <w:i w:val="0"/>
                  <w:iCs w:val="0"/>
                  <w:color w:val="000000"/>
                  <w:kern w:val="0"/>
                  <w:sz w:val="21"/>
                  <w:szCs w:val="21"/>
                  <w:u w:val="none"/>
                  <w:lang w:val="en-US" w:eastAsia="zh-CN" w:bidi="ar"/>
                  <w:rPrChange w:id="2675" w:author="赵翔-深圳" w:date="2024-12-20T20:53:27Z">
                    <w:rPr>
                      <w:rFonts w:hint="eastAsia" w:cs="Times New Roman"/>
                      <w:i w:val="0"/>
                      <w:iCs w:val="0"/>
                      <w:color w:val="000000"/>
                      <w:kern w:val="0"/>
                      <w:sz w:val="21"/>
                      <w:szCs w:val="21"/>
                      <w:u w:val="none"/>
                      <w:lang w:val="en-US" w:eastAsia="zh-CN" w:bidi="ar"/>
                    </w:rPr>
                  </w:rPrChange>
                </w:rPr>
                <w:t>6</w:t>
              </w:r>
            </w:ins>
          </w:p>
        </w:tc>
        <w:tc>
          <w:tcPr>
            <w:tcW w:w="1567" w:type="dxa"/>
            <w:shd w:val="clear" w:color="auto" w:fill="auto"/>
            <w:vAlign w:val="center"/>
          </w:tcPr>
          <w:p w14:paraId="4A3BD00F">
            <w:pPr>
              <w:keepNext w:val="0"/>
              <w:keepLines w:val="0"/>
              <w:widowControl/>
              <w:suppressLineNumbers w:val="0"/>
              <w:jc w:val="center"/>
              <w:textAlignment w:val="center"/>
              <w:rPr>
                <w:ins w:id="2676"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77" w:author="赵翔-深圳" w:date="2024-12-20T20:53:27Z">
                  <w:rPr>
                    <w:rFonts w:hint="eastAsia" w:ascii="宋体" w:hAnsi="宋体" w:eastAsia="宋体" w:cs="宋体"/>
                    <w:i w:val="0"/>
                    <w:iCs w:val="0"/>
                    <w:color w:val="000000"/>
                    <w:kern w:val="0"/>
                    <w:sz w:val="22"/>
                    <w:szCs w:val="22"/>
                    <w:u w:val="none"/>
                    <w:lang w:val="en-US" w:eastAsia="zh-CN" w:bidi="ar"/>
                  </w:rPr>
                </w:rPrChange>
              </w:rPr>
              <w:t>YK52+971.6</w:t>
            </w:r>
          </w:p>
        </w:tc>
        <w:tc>
          <w:tcPr>
            <w:tcW w:w="1710" w:type="dxa"/>
            <w:shd w:val="clear" w:color="auto" w:fill="auto"/>
            <w:vAlign w:val="center"/>
          </w:tcPr>
          <w:p w14:paraId="32E8DF9B">
            <w:pPr>
              <w:keepNext w:val="0"/>
              <w:keepLines w:val="0"/>
              <w:widowControl/>
              <w:suppressLineNumbers w:val="0"/>
              <w:jc w:val="center"/>
              <w:textAlignment w:val="center"/>
              <w:rPr>
                <w:ins w:id="2678"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79" w:author="赵翔-深圳" w:date="2024-12-20T20:53:27Z">
                  <w:rPr>
                    <w:rFonts w:hint="eastAsia" w:ascii="宋体" w:hAnsi="宋体" w:eastAsia="宋体" w:cs="宋体"/>
                    <w:i w:val="0"/>
                    <w:iCs w:val="0"/>
                    <w:color w:val="000000"/>
                    <w:kern w:val="0"/>
                    <w:sz w:val="22"/>
                    <w:szCs w:val="22"/>
                    <w:u w:val="none"/>
                    <w:lang w:val="en-US" w:eastAsia="zh-CN" w:bidi="ar"/>
                  </w:rPr>
                </w:rPrChange>
              </w:rPr>
              <w:t>环向裂缝</w:t>
            </w:r>
          </w:p>
        </w:tc>
        <w:tc>
          <w:tcPr>
            <w:tcW w:w="975" w:type="dxa"/>
            <w:gridSpan w:val="2"/>
            <w:shd w:val="clear" w:color="auto" w:fill="auto"/>
            <w:vAlign w:val="center"/>
          </w:tcPr>
          <w:p w14:paraId="03C7DFF9">
            <w:pPr>
              <w:keepNext w:val="0"/>
              <w:keepLines w:val="0"/>
              <w:widowControl/>
              <w:suppressLineNumbers w:val="0"/>
              <w:jc w:val="center"/>
              <w:textAlignment w:val="center"/>
              <w:rPr>
                <w:ins w:id="2680"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81" w:author="赵翔-深圳" w:date="2024-12-20T20:53:27Z">
                  <w:rPr>
                    <w:rFonts w:hint="eastAsia" w:ascii="宋体" w:hAnsi="宋体" w:eastAsia="宋体" w:cs="宋体"/>
                    <w:i w:val="0"/>
                    <w:iCs w:val="0"/>
                    <w:color w:val="000000"/>
                    <w:kern w:val="0"/>
                    <w:sz w:val="22"/>
                    <w:szCs w:val="22"/>
                    <w:u w:val="none"/>
                    <w:lang w:val="en-US" w:eastAsia="zh-CN" w:bidi="ar"/>
                  </w:rPr>
                </w:rPrChange>
              </w:rPr>
              <w:t>左拱腰</w:t>
            </w:r>
          </w:p>
        </w:tc>
        <w:tc>
          <w:tcPr>
            <w:tcW w:w="960" w:type="dxa"/>
            <w:shd w:val="clear" w:color="auto" w:fill="auto"/>
            <w:vAlign w:val="center"/>
          </w:tcPr>
          <w:p w14:paraId="34A2F4A1">
            <w:pPr>
              <w:keepNext w:val="0"/>
              <w:keepLines w:val="0"/>
              <w:widowControl/>
              <w:suppressLineNumbers w:val="0"/>
              <w:jc w:val="center"/>
              <w:textAlignment w:val="center"/>
              <w:rPr>
                <w:ins w:id="2682" w:author="刘崇麟" w:date="2024-12-20T10:23:05Z"/>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683" w:author="赵翔-深圳" w:date="2024-12-20T20:53:27Z">
                  <w:rPr>
                    <w:rFonts w:hint="eastAsia" w:ascii="宋体" w:hAnsi="宋体" w:eastAsia="宋体" w:cs="宋体"/>
                    <w:i w:val="0"/>
                    <w:iCs w:val="0"/>
                    <w:color w:val="000000"/>
                    <w:kern w:val="0"/>
                    <w:sz w:val="22"/>
                    <w:szCs w:val="22"/>
                    <w:u w:val="none"/>
                    <w:lang w:val="en-US" w:eastAsia="zh-CN" w:bidi="ar"/>
                  </w:rPr>
                </w:rPrChange>
              </w:rPr>
              <w:t>1.77</w:t>
            </w:r>
          </w:p>
        </w:tc>
        <w:tc>
          <w:tcPr>
            <w:tcW w:w="1080" w:type="dxa"/>
            <w:shd w:val="clear" w:color="auto" w:fill="auto"/>
            <w:vAlign w:val="center"/>
          </w:tcPr>
          <w:p w14:paraId="4757E2B2">
            <w:pPr>
              <w:keepNext w:val="0"/>
              <w:keepLines w:val="0"/>
              <w:widowControl/>
              <w:suppressLineNumbers w:val="0"/>
              <w:jc w:val="center"/>
              <w:textAlignment w:val="center"/>
              <w:rPr>
                <w:ins w:id="2684"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85" w:author="赵翔-深圳" w:date="2024-12-20T20:53:27Z">
                  <w:rPr>
                    <w:rFonts w:hint="eastAsia" w:ascii="宋体" w:hAnsi="宋体" w:eastAsia="宋体" w:cs="宋体"/>
                    <w:i w:val="0"/>
                    <w:iCs w:val="0"/>
                    <w:color w:val="000000"/>
                    <w:kern w:val="0"/>
                    <w:sz w:val="22"/>
                    <w:szCs w:val="22"/>
                    <w:u w:val="none"/>
                    <w:lang w:val="en-US" w:eastAsia="zh-CN" w:bidi="ar"/>
                  </w:rPr>
                </w:rPrChange>
              </w:rPr>
              <w:t>0.48</w:t>
            </w:r>
          </w:p>
        </w:tc>
        <w:tc>
          <w:tcPr>
            <w:tcW w:w="1005" w:type="dxa"/>
            <w:shd w:val="clear" w:color="auto" w:fill="auto"/>
            <w:vAlign w:val="center"/>
          </w:tcPr>
          <w:p w14:paraId="7B670789">
            <w:pPr>
              <w:keepNext w:val="0"/>
              <w:keepLines w:val="0"/>
              <w:pageBreakBefore w:val="0"/>
              <w:widowControl w:val="0"/>
              <w:kinsoku/>
              <w:wordWrap/>
              <w:overflowPunct/>
              <w:topLinePunct w:val="0"/>
              <w:autoSpaceDE/>
              <w:autoSpaceDN/>
              <w:bidi w:val="0"/>
              <w:adjustRightInd/>
              <w:snapToGrid/>
              <w:jc w:val="center"/>
              <w:textAlignment w:val="auto"/>
              <w:rPr>
                <w:ins w:id="2686" w:author="刘崇麟" w:date="2024-12-20T10:23:05Z"/>
                <w:rFonts w:hint="default" w:ascii="Times New Roman" w:hAnsi="Times New Roman" w:eastAsia="宋体" w:cs="Times New Roman"/>
                <w:sz w:val="21"/>
                <w:szCs w:val="21"/>
                <w:lang w:val="en-US" w:eastAsia="zh-CN"/>
              </w:rPr>
            </w:pPr>
            <w:ins w:id="2687" w:author="刘崇麟" w:date="2024-12-20T10:26:52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2FF972AC">
            <w:pPr>
              <w:jc w:val="center"/>
              <w:rPr>
                <w:ins w:id="2688" w:author="刘崇麟" w:date="2024-12-20T10:23:05Z"/>
                <w:rFonts w:hint="default" w:ascii="Times New Roman" w:hAnsi="Times New Roman" w:eastAsia="宋体" w:cs="Times New Roman"/>
                <w:sz w:val="21"/>
                <w:szCs w:val="21"/>
                <w:lang w:val="en-US" w:eastAsia="zh-CN"/>
              </w:rPr>
            </w:pPr>
            <w:ins w:id="2689" w:author="刘崇麟" w:date="2024-12-20T10:31:20Z">
              <w:r>
                <w:rPr>
                  <w:rFonts w:hint="default" w:cs="Times New Roman"/>
                  <w:sz w:val="21"/>
                  <w:szCs w:val="21"/>
                  <w:lang w:val="en-US" w:eastAsia="zh-CN"/>
                  <w:rPrChange w:id="2690" w:author="赵翔-深圳" w:date="2024-12-20T20:53:27Z">
                    <w:rPr>
                      <w:rFonts w:hint="eastAsia" w:cs="Times New Roman"/>
                      <w:sz w:val="21"/>
                      <w:szCs w:val="21"/>
                      <w:lang w:val="en-US" w:eastAsia="zh-CN"/>
                    </w:rPr>
                  </w:rPrChange>
                </w:rPr>
                <w:t>/</w:t>
              </w:r>
            </w:ins>
          </w:p>
        </w:tc>
        <w:tc>
          <w:tcPr>
            <w:tcW w:w="497" w:type="dxa"/>
            <w:shd w:val="clear" w:color="auto" w:fill="auto"/>
            <w:vAlign w:val="center"/>
          </w:tcPr>
          <w:p w14:paraId="555C03C5">
            <w:pPr>
              <w:jc w:val="center"/>
              <w:rPr>
                <w:ins w:id="2691" w:author="刘崇麟" w:date="2024-12-20T10:23:05Z"/>
                <w:rFonts w:hint="default" w:ascii="Times New Roman" w:hAnsi="Times New Roman" w:eastAsia="宋体" w:cs="Times New Roman"/>
                <w:sz w:val="21"/>
                <w:szCs w:val="21"/>
                <w:lang w:val="en-US" w:eastAsia="zh-CN"/>
              </w:rPr>
            </w:pPr>
            <w:ins w:id="2692" w:author="刘崇麟" w:date="2024-12-20T10:31:12Z">
              <w:r>
                <w:rPr>
                  <w:rFonts w:hint="default" w:cs="Times New Roman"/>
                  <w:sz w:val="21"/>
                  <w:szCs w:val="21"/>
                  <w:lang w:val="en-US" w:eastAsia="zh-CN"/>
                  <w:rPrChange w:id="2693" w:author="赵翔-深圳" w:date="2024-12-20T20:53:27Z">
                    <w:rPr>
                      <w:rFonts w:hint="eastAsia" w:cs="Times New Roman"/>
                      <w:sz w:val="21"/>
                      <w:szCs w:val="21"/>
                      <w:lang w:val="en-US" w:eastAsia="zh-CN"/>
                    </w:rPr>
                  </w:rPrChange>
                </w:rPr>
                <w:t>1</w:t>
              </w:r>
            </w:ins>
          </w:p>
        </w:tc>
      </w:tr>
      <w:tr w14:paraId="34DB29F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694" w:author="刘崇麟" w:date="2024-12-20T10:23:05Z"/>
        </w:trPr>
        <w:tc>
          <w:tcPr>
            <w:tcW w:w="717" w:type="dxa"/>
            <w:shd w:val="clear" w:color="auto" w:fill="auto"/>
            <w:vAlign w:val="center"/>
          </w:tcPr>
          <w:p w14:paraId="082F91EF">
            <w:pPr>
              <w:keepNext w:val="0"/>
              <w:keepLines w:val="0"/>
              <w:widowControl/>
              <w:suppressLineNumbers w:val="0"/>
              <w:jc w:val="center"/>
              <w:textAlignment w:val="center"/>
              <w:rPr>
                <w:ins w:id="2695" w:author="刘崇麟" w:date="2024-12-20T10:23:05Z"/>
                <w:rFonts w:hint="default" w:ascii="Times New Roman" w:hAnsi="Times New Roman" w:eastAsia="宋体" w:cs="Times New Roman"/>
                <w:i w:val="0"/>
                <w:iCs w:val="0"/>
                <w:color w:val="000000"/>
                <w:kern w:val="0"/>
                <w:sz w:val="21"/>
                <w:szCs w:val="21"/>
                <w:u w:val="none"/>
                <w:lang w:val="en-US" w:eastAsia="zh-CN" w:bidi="ar"/>
              </w:rPr>
            </w:pPr>
            <w:ins w:id="2696" w:author="刘崇麟" w:date="2024-12-20T10:31:04Z">
              <w:r>
                <w:rPr>
                  <w:rFonts w:hint="default" w:cs="Times New Roman"/>
                  <w:i w:val="0"/>
                  <w:iCs w:val="0"/>
                  <w:color w:val="000000"/>
                  <w:kern w:val="0"/>
                  <w:sz w:val="21"/>
                  <w:szCs w:val="21"/>
                  <w:u w:val="none"/>
                  <w:lang w:val="en-US" w:eastAsia="zh-CN" w:bidi="ar"/>
                  <w:rPrChange w:id="2697" w:author="赵翔-深圳" w:date="2024-12-20T20:53:27Z">
                    <w:rPr>
                      <w:rFonts w:hint="eastAsia" w:cs="Times New Roman"/>
                      <w:i w:val="0"/>
                      <w:iCs w:val="0"/>
                      <w:color w:val="000000"/>
                      <w:kern w:val="0"/>
                      <w:sz w:val="21"/>
                      <w:szCs w:val="21"/>
                      <w:u w:val="none"/>
                      <w:lang w:val="en-US" w:eastAsia="zh-CN" w:bidi="ar"/>
                    </w:rPr>
                  </w:rPrChange>
                </w:rPr>
                <w:t>7</w:t>
              </w:r>
            </w:ins>
          </w:p>
        </w:tc>
        <w:tc>
          <w:tcPr>
            <w:tcW w:w="1567" w:type="dxa"/>
            <w:shd w:val="clear" w:color="auto" w:fill="auto"/>
            <w:vAlign w:val="center"/>
          </w:tcPr>
          <w:p w14:paraId="71DF5541">
            <w:pPr>
              <w:keepNext w:val="0"/>
              <w:keepLines w:val="0"/>
              <w:widowControl/>
              <w:suppressLineNumbers w:val="0"/>
              <w:jc w:val="center"/>
              <w:textAlignment w:val="center"/>
              <w:rPr>
                <w:ins w:id="2698"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699" w:author="赵翔-深圳" w:date="2024-12-20T20:53:27Z">
                  <w:rPr>
                    <w:rFonts w:hint="eastAsia" w:ascii="宋体" w:hAnsi="宋体" w:eastAsia="宋体" w:cs="宋体"/>
                    <w:i w:val="0"/>
                    <w:iCs w:val="0"/>
                    <w:color w:val="000000"/>
                    <w:kern w:val="0"/>
                    <w:sz w:val="22"/>
                    <w:szCs w:val="22"/>
                    <w:u w:val="none"/>
                    <w:lang w:val="en-US" w:eastAsia="zh-CN" w:bidi="ar"/>
                  </w:rPr>
                </w:rPrChange>
              </w:rPr>
              <w:t>YK53+002.2</w:t>
            </w:r>
          </w:p>
        </w:tc>
        <w:tc>
          <w:tcPr>
            <w:tcW w:w="1710" w:type="dxa"/>
            <w:shd w:val="clear" w:color="auto" w:fill="auto"/>
            <w:vAlign w:val="center"/>
          </w:tcPr>
          <w:p w14:paraId="7E9C150B">
            <w:pPr>
              <w:keepNext w:val="0"/>
              <w:keepLines w:val="0"/>
              <w:widowControl/>
              <w:suppressLineNumbers w:val="0"/>
              <w:jc w:val="center"/>
              <w:textAlignment w:val="center"/>
              <w:rPr>
                <w:ins w:id="2700"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01" w:author="赵翔-深圳" w:date="2024-12-20T20:53:27Z">
                  <w:rPr>
                    <w:rFonts w:hint="eastAsia" w:ascii="宋体" w:hAnsi="宋体" w:eastAsia="宋体" w:cs="宋体"/>
                    <w:i w:val="0"/>
                    <w:iCs w:val="0"/>
                    <w:color w:val="000000"/>
                    <w:kern w:val="0"/>
                    <w:sz w:val="22"/>
                    <w:szCs w:val="22"/>
                    <w:u w:val="none"/>
                    <w:lang w:val="en-US" w:eastAsia="zh-CN" w:bidi="ar"/>
                  </w:rPr>
                </w:rPrChange>
              </w:rPr>
              <w:t>环向裂缝</w:t>
            </w:r>
          </w:p>
        </w:tc>
        <w:tc>
          <w:tcPr>
            <w:tcW w:w="975" w:type="dxa"/>
            <w:gridSpan w:val="2"/>
            <w:shd w:val="clear" w:color="auto" w:fill="auto"/>
            <w:vAlign w:val="center"/>
          </w:tcPr>
          <w:p w14:paraId="4CD9C75D">
            <w:pPr>
              <w:keepNext w:val="0"/>
              <w:keepLines w:val="0"/>
              <w:widowControl/>
              <w:suppressLineNumbers w:val="0"/>
              <w:jc w:val="center"/>
              <w:textAlignment w:val="center"/>
              <w:rPr>
                <w:ins w:id="2702"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03" w:author="赵翔-深圳" w:date="2024-12-20T20:53:27Z">
                  <w:rPr>
                    <w:rFonts w:hint="eastAsia" w:ascii="宋体" w:hAnsi="宋体" w:eastAsia="宋体" w:cs="宋体"/>
                    <w:i w:val="0"/>
                    <w:iCs w:val="0"/>
                    <w:color w:val="000000"/>
                    <w:kern w:val="0"/>
                    <w:sz w:val="22"/>
                    <w:szCs w:val="22"/>
                    <w:u w:val="none"/>
                    <w:lang w:val="en-US" w:eastAsia="zh-CN" w:bidi="ar"/>
                  </w:rPr>
                </w:rPrChange>
              </w:rPr>
              <w:t>左边墙</w:t>
            </w:r>
          </w:p>
        </w:tc>
        <w:tc>
          <w:tcPr>
            <w:tcW w:w="960" w:type="dxa"/>
            <w:shd w:val="clear" w:color="auto" w:fill="auto"/>
            <w:vAlign w:val="center"/>
          </w:tcPr>
          <w:p w14:paraId="67E229CB">
            <w:pPr>
              <w:keepNext w:val="0"/>
              <w:keepLines w:val="0"/>
              <w:widowControl/>
              <w:suppressLineNumbers w:val="0"/>
              <w:jc w:val="center"/>
              <w:textAlignment w:val="center"/>
              <w:rPr>
                <w:ins w:id="2704" w:author="刘崇麟" w:date="2024-12-20T10:23:05Z"/>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705" w:author="赵翔-深圳" w:date="2024-12-20T20:53:27Z">
                  <w:rPr>
                    <w:rFonts w:hint="eastAsia" w:ascii="宋体" w:hAnsi="宋体" w:eastAsia="宋体" w:cs="宋体"/>
                    <w:i w:val="0"/>
                    <w:iCs w:val="0"/>
                    <w:color w:val="000000"/>
                    <w:kern w:val="0"/>
                    <w:sz w:val="22"/>
                    <w:szCs w:val="22"/>
                    <w:u w:val="none"/>
                    <w:lang w:val="en-US" w:eastAsia="zh-CN" w:bidi="ar"/>
                  </w:rPr>
                </w:rPrChange>
              </w:rPr>
              <w:t>1.75</w:t>
            </w:r>
          </w:p>
        </w:tc>
        <w:tc>
          <w:tcPr>
            <w:tcW w:w="1080" w:type="dxa"/>
            <w:shd w:val="clear" w:color="auto" w:fill="auto"/>
            <w:vAlign w:val="center"/>
          </w:tcPr>
          <w:p w14:paraId="45A87439">
            <w:pPr>
              <w:keepNext w:val="0"/>
              <w:keepLines w:val="0"/>
              <w:widowControl/>
              <w:suppressLineNumbers w:val="0"/>
              <w:jc w:val="center"/>
              <w:textAlignment w:val="center"/>
              <w:rPr>
                <w:ins w:id="2706"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07" w:author="赵翔-深圳" w:date="2024-12-20T20:53:27Z">
                  <w:rPr>
                    <w:rFonts w:hint="eastAsia" w:ascii="宋体" w:hAnsi="宋体" w:eastAsia="宋体" w:cs="宋体"/>
                    <w:i w:val="0"/>
                    <w:iCs w:val="0"/>
                    <w:color w:val="000000"/>
                    <w:kern w:val="0"/>
                    <w:sz w:val="22"/>
                    <w:szCs w:val="22"/>
                    <w:u w:val="none"/>
                    <w:lang w:val="en-US" w:eastAsia="zh-CN" w:bidi="ar"/>
                  </w:rPr>
                </w:rPrChange>
              </w:rPr>
              <w:t>0.31</w:t>
            </w:r>
          </w:p>
        </w:tc>
        <w:tc>
          <w:tcPr>
            <w:tcW w:w="1005" w:type="dxa"/>
            <w:shd w:val="clear" w:color="auto" w:fill="auto"/>
            <w:vAlign w:val="center"/>
          </w:tcPr>
          <w:p w14:paraId="24D760ED">
            <w:pPr>
              <w:keepNext w:val="0"/>
              <w:keepLines w:val="0"/>
              <w:pageBreakBefore w:val="0"/>
              <w:widowControl w:val="0"/>
              <w:kinsoku/>
              <w:wordWrap/>
              <w:overflowPunct/>
              <w:topLinePunct w:val="0"/>
              <w:autoSpaceDE/>
              <w:autoSpaceDN/>
              <w:bidi w:val="0"/>
              <w:adjustRightInd/>
              <w:snapToGrid/>
              <w:jc w:val="center"/>
              <w:textAlignment w:val="auto"/>
              <w:rPr>
                <w:ins w:id="2708" w:author="刘崇麟" w:date="2024-12-20T10:23:05Z"/>
                <w:rFonts w:hint="default" w:ascii="Times New Roman" w:hAnsi="Times New Roman" w:eastAsia="宋体" w:cs="Times New Roman"/>
                <w:sz w:val="21"/>
                <w:szCs w:val="21"/>
                <w:lang w:val="en-US" w:eastAsia="zh-CN"/>
              </w:rPr>
            </w:pPr>
            <w:ins w:id="2709" w:author="刘崇麟" w:date="2024-12-20T10:26:52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0A3CF6A3">
            <w:pPr>
              <w:jc w:val="center"/>
              <w:rPr>
                <w:ins w:id="2710" w:author="刘崇麟" w:date="2024-12-20T10:23:05Z"/>
                <w:rFonts w:hint="default" w:ascii="Times New Roman" w:hAnsi="Times New Roman" w:eastAsia="宋体" w:cs="Times New Roman"/>
                <w:sz w:val="21"/>
                <w:szCs w:val="21"/>
                <w:lang w:val="en-US" w:eastAsia="zh-CN"/>
              </w:rPr>
            </w:pPr>
            <w:ins w:id="2711" w:author="刘崇麟" w:date="2024-12-20T10:27:44Z">
              <w:r>
                <w:rPr>
                  <w:rFonts w:hint="default" w:cs="Times New Roman"/>
                  <w:sz w:val="21"/>
                  <w:szCs w:val="21"/>
                  <w:lang w:val="en-US" w:eastAsia="zh-CN"/>
                  <w:rPrChange w:id="2712" w:author="赵翔-深圳" w:date="2024-12-20T20:53:27Z">
                    <w:rPr>
                      <w:rFonts w:hint="eastAsia" w:cs="Times New Roman"/>
                      <w:sz w:val="21"/>
                      <w:szCs w:val="21"/>
                      <w:lang w:val="en-US" w:eastAsia="zh-CN"/>
                    </w:rPr>
                  </w:rPrChange>
                </w:rPr>
                <w:t>3.</w:t>
              </w:r>
            </w:ins>
            <w:ins w:id="2713" w:author="刘崇麟" w:date="2024-12-20T10:27:45Z">
              <w:r>
                <w:rPr>
                  <w:rFonts w:hint="default" w:cs="Times New Roman"/>
                  <w:sz w:val="21"/>
                  <w:szCs w:val="21"/>
                  <w:lang w:val="en-US" w:eastAsia="zh-CN"/>
                  <w:rPrChange w:id="2714" w:author="赵翔-深圳" w:date="2024-12-20T20:53:27Z">
                    <w:rPr>
                      <w:rFonts w:hint="eastAsia" w:cs="Times New Roman"/>
                      <w:sz w:val="21"/>
                      <w:szCs w:val="21"/>
                      <w:lang w:val="en-US" w:eastAsia="zh-CN"/>
                    </w:rPr>
                  </w:rPrChange>
                </w:rPr>
                <w:t>1</w:t>
              </w:r>
            </w:ins>
            <w:ins w:id="2715" w:author="刘崇麟" w:date="2024-12-20T10:27:46Z">
              <w:r>
                <w:rPr>
                  <w:rFonts w:hint="default" w:cs="Times New Roman"/>
                  <w:sz w:val="21"/>
                  <w:szCs w:val="21"/>
                  <w:lang w:val="en-US" w:eastAsia="zh-CN"/>
                  <w:rPrChange w:id="2716" w:author="赵翔-深圳" w:date="2024-12-20T20:53:27Z">
                    <w:rPr>
                      <w:rFonts w:hint="eastAsia" w:cs="Times New Roman"/>
                      <w:sz w:val="21"/>
                      <w:szCs w:val="21"/>
                      <w:lang w:val="en-US" w:eastAsia="zh-CN"/>
                    </w:rPr>
                  </w:rPrChange>
                </w:rPr>
                <w:t>.3.3</w:t>
              </w:r>
            </w:ins>
          </w:p>
        </w:tc>
        <w:tc>
          <w:tcPr>
            <w:tcW w:w="497" w:type="dxa"/>
            <w:shd w:val="clear" w:color="auto" w:fill="auto"/>
            <w:vAlign w:val="center"/>
          </w:tcPr>
          <w:p w14:paraId="4CFEC8AB">
            <w:pPr>
              <w:ind w:firstLine="182" w:firstLineChars="100"/>
              <w:jc w:val="both"/>
              <w:rPr>
                <w:ins w:id="2718" w:author="刘崇麟" w:date="2024-12-20T10:23:05Z"/>
                <w:rFonts w:hint="default" w:ascii="Times New Roman" w:hAnsi="Times New Roman" w:eastAsia="宋体" w:cs="Times New Roman"/>
                <w:sz w:val="21"/>
                <w:szCs w:val="21"/>
                <w:lang w:val="en-US" w:eastAsia="zh-CN"/>
              </w:rPr>
              <w:pPrChange w:id="2717" w:author="刘崇麟" w:date="2024-12-20T10:31:14Z">
                <w:pPr>
                  <w:jc w:val="center"/>
                </w:pPr>
              </w:pPrChange>
            </w:pPr>
            <w:ins w:id="2719" w:author="刘崇麟" w:date="2024-12-20T10:27:42Z">
              <w:r>
                <w:rPr>
                  <w:rFonts w:hint="default" w:cs="Times New Roman"/>
                  <w:sz w:val="21"/>
                  <w:szCs w:val="21"/>
                  <w:lang w:val="en-US" w:eastAsia="zh-CN"/>
                  <w:rPrChange w:id="2720" w:author="赵翔-深圳" w:date="2024-12-20T20:53:27Z">
                    <w:rPr>
                      <w:rFonts w:hint="eastAsia" w:cs="Times New Roman"/>
                      <w:sz w:val="21"/>
                      <w:szCs w:val="21"/>
                      <w:lang w:val="en-US" w:eastAsia="zh-CN"/>
                    </w:rPr>
                  </w:rPrChange>
                </w:rPr>
                <w:t>1</w:t>
              </w:r>
            </w:ins>
          </w:p>
        </w:tc>
      </w:tr>
      <w:tr w14:paraId="6DC62BB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721" w:author="刘崇麟" w:date="2024-12-20T10:23:05Z"/>
        </w:trPr>
        <w:tc>
          <w:tcPr>
            <w:tcW w:w="717" w:type="dxa"/>
            <w:shd w:val="clear" w:color="auto" w:fill="auto"/>
            <w:vAlign w:val="center"/>
          </w:tcPr>
          <w:p w14:paraId="1D5BF048">
            <w:pPr>
              <w:keepNext w:val="0"/>
              <w:keepLines w:val="0"/>
              <w:widowControl/>
              <w:suppressLineNumbers w:val="0"/>
              <w:jc w:val="center"/>
              <w:textAlignment w:val="center"/>
              <w:rPr>
                <w:ins w:id="2722" w:author="刘崇麟" w:date="2024-12-20T10:23:05Z"/>
                <w:rFonts w:hint="default" w:ascii="Times New Roman" w:hAnsi="Times New Roman" w:eastAsia="宋体" w:cs="Times New Roman"/>
                <w:i w:val="0"/>
                <w:iCs w:val="0"/>
                <w:color w:val="000000"/>
                <w:kern w:val="0"/>
                <w:sz w:val="21"/>
                <w:szCs w:val="21"/>
                <w:u w:val="none"/>
                <w:lang w:val="en-US" w:eastAsia="zh-CN" w:bidi="ar"/>
              </w:rPr>
            </w:pPr>
            <w:ins w:id="2723" w:author="刘崇麟" w:date="2024-12-20T10:31:05Z">
              <w:r>
                <w:rPr>
                  <w:rFonts w:hint="default" w:cs="Times New Roman"/>
                  <w:i w:val="0"/>
                  <w:iCs w:val="0"/>
                  <w:color w:val="000000"/>
                  <w:kern w:val="0"/>
                  <w:sz w:val="21"/>
                  <w:szCs w:val="21"/>
                  <w:u w:val="none"/>
                  <w:lang w:val="en-US" w:eastAsia="zh-CN" w:bidi="ar"/>
                  <w:rPrChange w:id="2724" w:author="赵翔-深圳" w:date="2024-12-20T20:53:27Z">
                    <w:rPr>
                      <w:rFonts w:hint="eastAsia" w:cs="Times New Roman"/>
                      <w:i w:val="0"/>
                      <w:iCs w:val="0"/>
                      <w:color w:val="000000"/>
                      <w:kern w:val="0"/>
                      <w:sz w:val="21"/>
                      <w:szCs w:val="21"/>
                      <w:u w:val="none"/>
                      <w:lang w:val="en-US" w:eastAsia="zh-CN" w:bidi="ar"/>
                    </w:rPr>
                  </w:rPrChange>
                </w:rPr>
                <w:t>8</w:t>
              </w:r>
            </w:ins>
          </w:p>
        </w:tc>
        <w:tc>
          <w:tcPr>
            <w:tcW w:w="1567" w:type="dxa"/>
            <w:shd w:val="clear" w:color="auto" w:fill="auto"/>
            <w:vAlign w:val="center"/>
          </w:tcPr>
          <w:p w14:paraId="0F99DD9C">
            <w:pPr>
              <w:keepNext w:val="0"/>
              <w:keepLines w:val="0"/>
              <w:widowControl/>
              <w:suppressLineNumbers w:val="0"/>
              <w:jc w:val="center"/>
              <w:textAlignment w:val="center"/>
              <w:rPr>
                <w:ins w:id="2725"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26" w:author="赵翔-深圳" w:date="2024-12-20T20:53:27Z">
                  <w:rPr>
                    <w:rFonts w:hint="eastAsia" w:ascii="宋体" w:hAnsi="宋体" w:eastAsia="宋体" w:cs="宋体"/>
                    <w:i w:val="0"/>
                    <w:iCs w:val="0"/>
                    <w:color w:val="000000"/>
                    <w:kern w:val="0"/>
                    <w:sz w:val="22"/>
                    <w:szCs w:val="22"/>
                    <w:u w:val="none"/>
                    <w:lang w:val="en-US" w:eastAsia="zh-CN" w:bidi="ar"/>
                  </w:rPr>
                </w:rPrChange>
              </w:rPr>
              <w:t>YK53+206.9</w:t>
            </w:r>
          </w:p>
        </w:tc>
        <w:tc>
          <w:tcPr>
            <w:tcW w:w="1710" w:type="dxa"/>
            <w:shd w:val="clear" w:color="auto" w:fill="auto"/>
            <w:vAlign w:val="center"/>
          </w:tcPr>
          <w:p w14:paraId="664B30E1">
            <w:pPr>
              <w:keepNext w:val="0"/>
              <w:keepLines w:val="0"/>
              <w:widowControl/>
              <w:suppressLineNumbers w:val="0"/>
              <w:jc w:val="center"/>
              <w:textAlignment w:val="center"/>
              <w:rPr>
                <w:ins w:id="2727"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28" w:author="赵翔-深圳" w:date="2024-12-20T20:53:27Z">
                  <w:rPr>
                    <w:rFonts w:hint="eastAsia" w:ascii="宋体" w:hAnsi="宋体" w:eastAsia="宋体" w:cs="宋体"/>
                    <w:i w:val="0"/>
                    <w:iCs w:val="0"/>
                    <w:color w:val="000000"/>
                    <w:kern w:val="0"/>
                    <w:sz w:val="22"/>
                    <w:szCs w:val="22"/>
                    <w:u w:val="none"/>
                    <w:lang w:val="en-US" w:eastAsia="zh-CN" w:bidi="ar"/>
                  </w:rPr>
                </w:rPrChange>
              </w:rPr>
              <w:t>环向裂缝</w:t>
            </w:r>
          </w:p>
        </w:tc>
        <w:tc>
          <w:tcPr>
            <w:tcW w:w="975" w:type="dxa"/>
            <w:gridSpan w:val="2"/>
            <w:shd w:val="clear" w:color="auto" w:fill="auto"/>
            <w:vAlign w:val="center"/>
          </w:tcPr>
          <w:p w14:paraId="2013BE72">
            <w:pPr>
              <w:keepNext w:val="0"/>
              <w:keepLines w:val="0"/>
              <w:widowControl/>
              <w:suppressLineNumbers w:val="0"/>
              <w:jc w:val="center"/>
              <w:textAlignment w:val="center"/>
              <w:rPr>
                <w:ins w:id="2729"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30" w:author="赵翔-深圳" w:date="2024-12-20T20:53:27Z">
                  <w:rPr>
                    <w:rFonts w:hint="eastAsia" w:ascii="宋体" w:hAnsi="宋体" w:eastAsia="宋体" w:cs="宋体"/>
                    <w:i w:val="0"/>
                    <w:iCs w:val="0"/>
                    <w:color w:val="000000"/>
                    <w:kern w:val="0"/>
                    <w:sz w:val="22"/>
                    <w:szCs w:val="22"/>
                    <w:u w:val="none"/>
                    <w:lang w:val="en-US" w:eastAsia="zh-CN" w:bidi="ar"/>
                  </w:rPr>
                </w:rPrChange>
              </w:rPr>
              <w:t>右边墙</w:t>
            </w:r>
          </w:p>
        </w:tc>
        <w:tc>
          <w:tcPr>
            <w:tcW w:w="960" w:type="dxa"/>
            <w:shd w:val="clear" w:color="auto" w:fill="auto"/>
            <w:vAlign w:val="center"/>
          </w:tcPr>
          <w:p w14:paraId="18355B17">
            <w:pPr>
              <w:keepNext w:val="0"/>
              <w:keepLines w:val="0"/>
              <w:widowControl/>
              <w:suppressLineNumbers w:val="0"/>
              <w:jc w:val="center"/>
              <w:textAlignment w:val="center"/>
              <w:rPr>
                <w:ins w:id="2731" w:author="刘崇麟" w:date="2024-12-20T10:23:05Z"/>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732" w:author="赵翔-深圳" w:date="2024-12-20T20:53:27Z">
                  <w:rPr>
                    <w:rFonts w:hint="eastAsia" w:ascii="宋体" w:hAnsi="宋体" w:eastAsia="宋体" w:cs="宋体"/>
                    <w:i w:val="0"/>
                    <w:iCs w:val="0"/>
                    <w:color w:val="000000"/>
                    <w:kern w:val="0"/>
                    <w:sz w:val="22"/>
                    <w:szCs w:val="22"/>
                    <w:u w:val="none"/>
                    <w:lang w:val="en-US" w:eastAsia="zh-CN" w:bidi="ar"/>
                  </w:rPr>
                </w:rPrChange>
              </w:rPr>
              <w:t>1.75</w:t>
            </w:r>
          </w:p>
        </w:tc>
        <w:tc>
          <w:tcPr>
            <w:tcW w:w="1080" w:type="dxa"/>
            <w:shd w:val="clear" w:color="auto" w:fill="auto"/>
            <w:vAlign w:val="center"/>
          </w:tcPr>
          <w:p w14:paraId="138E0550">
            <w:pPr>
              <w:keepNext w:val="0"/>
              <w:keepLines w:val="0"/>
              <w:widowControl/>
              <w:suppressLineNumbers w:val="0"/>
              <w:jc w:val="center"/>
              <w:textAlignment w:val="center"/>
              <w:rPr>
                <w:ins w:id="2733" w:author="刘崇麟" w:date="2024-12-20T10:23:05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34" w:author="赵翔-深圳" w:date="2024-12-20T20:53:27Z">
                  <w:rPr>
                    <w:rFonts w:hint="eastAsia" w:ascii="宋体" w:hAnsi="宋体" w:eastAsia="宋体" w:cs="宋体"/>
                    <w:i w:val="0"/>
                    <w:iCs w:val="0"/>
                    <w:color w:val="000000"/>
                    <w:kern w:val="0"/>
                    <w:sz w:val="22"/>
                    <w:szCs w:val="22"/>
                    <w:u w:val="none"/>
                    <w:lang w:val="en-US" w:eastAsia="zh-CN" w:bidi="ar"/>
                  </w:rPr>
                </w:rPrChange>
              </w:rPr>
              <w:t>0.32</w:t>
            </w:r>
          </w:p>
        </w:tc>
        <w:tc>
          <w:tcPr>
            <w:tcW w:w="1005" w:type="dxa"/>
            <w:shd w:val="clear" w:color="auto" w:fill="auto"/>
            <w:vAlign w:val="center"/>
          </w:tcPr>
          <w:p w14:paraId="14FDC91C">
            <w:pPr>
              <w:keepNext w:val="0"/>
              <w:keepLines w:val="0"/>
              <w:pageBreakBefore w:val="0"/>
              <w:widowControl w:val="0"/>
              <w:kinsoku/>
              <w:wordWrap/>
              <w:overflowPunct/>
              <w:topLinePunct w:val="0"/>
              <w:autoSpaceDE/>
              <w:autoSpaceDN/>
              <w:bidi w:val="0"/>
              <w:adjustRightInd/>
              <w:snapToGrid/>
              <w:jc w:val="center"/>
              <w:textAlignment w:val="auto"/>
              <w:rPr>
                <w:ins w:id="2735" w:author="刘崇麟" w:date="2024-12-20T10:23:05Z"/>
                <w:rFonts w:hint="default" w:ascii="Times New Roman" w:hAnsi="Times New Roman" w:eastAsia="宋体" w:cs="Times New Roman"/>
                <w:sz w:val="21"/>
                <w:szCs w:val="21"/>
                <w:lang w:val="en-US" w:eastAsia="zh-CN"/>
              </w:rPr>
            </w:pPr>
            <w:ins w:id="2736" w:author="刘崇麟" w:date="2024-12-20T10:26:52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45C833D9">
            <w:pPr>
              <w:jc w:val="center"/>
              <w:rPr>
                <w:ins w:id="2737" w:author="刘崇麟" w:date="2024-12-20T10:23:05Z"/>
                <w:rFonts w:hint="default" w:ascii="Times New Roman" w:hAnsi="Times New Roman" w:eastAsia="宋体" w:cs="Times New Roman"/>
                <w:sz w:val="21"/>
                <w:szCs w:val="21"/>
                <w:lang w:val="en-US" w:eastAsia="zh-CN"/>
              </w:rPr>
            </w:pPr>
            <w:ins w:id="2738" w:author="刘崇麟" w:date="2024-12-20T10:31:21Z">
              <w:r>
                <w:rPr>
                  <w:rFonts w:hint="default" w:cs="Times New Roman"/>
                  <w:sz w:val="21"/>
                  <w:szCs w:val="21"/>
                  <w:lang w:val="en-US" w:eastAsia="zh-CN"/>
                  <w:rPrChange w:id="2739" w:author="赵翔-深圳" w:date="2024-12-20T20:53:27Z">
                    <w:rPr>
                      <w:rFonts w:hint="eastAsia" w:cs="Times New Roman"/>
                      <w:sz w:val="21"/>
                      <w:szCs w:val="21"/>
                      <w:lang w:val="en-US" w:eastAsia="zh-CN"/>
                    </w:rPr>
                  </w:rPrChange>
                </w:rPr>
                <w:t>/</w:t>
              </w:r>
            </w:ins>
          </w:p>
        </w:tc>
        <w:tc>
          <w:tcPr>
            <w:tcW w:w="497" w:type="dxa"/>
            <w:shd w:val="clear" w:color="auto" w:fill="auto"/>
            <w:vAlign w:val="center"/>
          </w:tcPr>
          <w:p w14:paraId="255DB4B3">
            <w:pPr>
              <w:jc w:val="center"/>
              <w:rPr>
                <w:ins w:id="2740" w:author="刘崇麟" w:date="2024-12-20T10:23:05Z"/>
                <w:rFonts w:hint="default" w:ascii="Times New Roman" w:hAnsi="Times New Roman" w:eastAsia="宋体" w:cs="Times New Roman"/>
                <w:sz w:val="21"/>
                <w:szCs w:val="21"/>
                <w:lang w:val="en-US" w:eastAsia="zh-CN"/>
              </w:rPr>
            </w:pPr>
            <w:ins w:id="2741" w:author="刘崇麟" w:date="2024-12-20T10:31:15Z">
              <w:r>
                <w:rPr>
                  <w:rFonts w:hint="default" w:cs="Times New Roman"/>
                  <w:sz w:val="21"/>
                  <w:szCs w:val="21"/>
                  <w:lang w:val="en-US" w:eastAsia="zh-CN"/>
                  <w:rPrChange w:id="2742" w:author="赵翔-深圳" w:date="2024-12-20T20:53:27Z">
                    <w:rPr>
                      <w:rFonts w:hint="eastAsia" w:cs="Times New Roman"/>
                      <w:sz w:val="21"/>
                      <w:szCs w:val="21"/>
                      <w:lang w:val="en-US" w:eastAsia="zh-CN"/>
                    </w:rPr>
                  </w:rPrChange>
                </w:rPr>
                <w:t>1</w:t>
              </w:r>
            </w:ins>
          </w:p>
        </w:tc>
      </w:tr>
      <w:tr w14:paraId="180B2E5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743" w:author="刘崇麟" w:date="2024-12-20T10:26:07Z"/>
        </w:trPr>
        <w:tc>
          <w:tcPr>
            <w:tcW w:w="717" w:type="dxa"/>
            <w:shd w:val="clear" w:color="auto" w:fill="auto"/>
            <w:vAlign w:val="center"/>
          </w:tcPr>
          <w:p w14:paraId="3964A3B2">
            <w:pPr>
              <w:keepNext w:val="0"/>
              <w:keepLines w:val="0"/>
              <w:widowControl/>
              <w:suppressLineNumbers w:val="0"/>
              <w:jc w:val="center"/>
              <w:textAlignment w:val="center"/>
              <w:rPr>
                <w:ins w:id="2744" w:author="刘崇麟" w:date="2024-12-20T10:26:07Z"/>
                <w:rFonts w:hint="default" w:ascii="Times New Roman" w:hAnsi="Times New Roman" w:eastAsia="宋体" w:cs="Times New Roman"/>
                <w:i w:val="0"/>
                <w:iCs w:val="0"/>
                <w:color w:val="000000"/>
                <w:kern w:val="0"/>
                <w:sz w:val="21"/>
                <w:szCs w:val="21"/>
                <w:u w:val="none"/>
                <w:lang w:val="en-US" w:eastAsia="zh-CN" w:bidi="ar"/>
              </w:rPr>
            </w:pPr>
            <w:ins w:id="2745" w:author="刘崇麟" w:date="2024-12-20T10:31:06Z">
              <w:r>
                <w:rPr>
                  <w:rFonts w:hint="default" w:cs="Times New Roman"/>
                  <w:i w:val="0"/>
                  <w:iCs w:val="0"/>
                  <w:color w:val="000000"/>
                  <w:kern w:val="0"/>
                  <w:sz w:val="21"/>
                  <w:szCs w:val="21"/>
                  <w:u w:val="none"/>
                  <w:lang w:val="en-US" w:eastAsia="zh-CN" w:bidi="ar"/>
                  <w:rPrChange w:id="2746" w:author="赵翔-深圳" w:date="2024-12-20T20:53:27Z">
                    <w:rPr>
                      <w:rFonts w:hint="eastAsia" w:cs="Times New Roman"/>
                      <w:i w:val="0"/>
                      <w:iCs w:val="0"/>
                      <w:color w:val="000000"/>
                      <w:kern w:val="0"/>
                      <w:sz w:val="21"/>
                      <w:szCs w:val="21"/>
                      <w:u w:val="none"/>
                      <w:lang w:val="en-US" w:eastAsia="zh-CN" w:bidi="ar"/>
                    </w:rPr>
                  </w:rPrChange>
                </w:rPr>
                <w:t>9</w:t>
              </w:r>
            </w:ins>
          </w:p>
        </w:tc>
        <w:tc>
          <w:tcPr>
            <w:tcW w:w="1567" w:type="dxa"/>
            <w:shd w:val="clear" w:color="auto" w:fill="auto"/>
            <w:vAlign w:val="center"/>
          </w:tcPr>
          <w:p w14:paraId="206F002D">
            <w:pPr>
              <w:keepNext w:val="0"/>
              <w:keepLines w:val="0"/>
              <w:widowControl/>
              <w:suppressLineNumbers w:val="0"/>
              <w:jc w:val="center"/>
              <w:textAlignment w:val="center"/>
              <w:rPr>
                <w:ins w:id="2747" w:author="刘崇麟" w:date="2024-12-20T10:26:07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48" w:author="赵翔-深圳" w:date="2024-12-20T20:53:27Z">
                  <w:rPr>
                    <w:rFonts w:hint="eastAsia" w:ascii="宋体" w:hAnsi="宋体" w:eastAsia="宋体" w:cs="宋体"/>
                    <w:i w:val="0"/>
                    <w:iCs w:val="0"/>
                    <w:color w:val="000000"/>
                    <w:kern w:val="0"/>
                    <w:sz w:val="22"/>
                    <w:szCs w:val="22"/>
                    <w:u w:val="none"/>
                    <w:lang w:val="en-US" w:eastAsia="zh-CN" w:bidi="ar"/>
                  </w:rPr>
                </w:rPrChange>
              </w:rPr>
              <w:t>YK53+238.1</w:t>
            </w:r>
          </w:p>
        </w:tc>
        <w:tc>
          <w:tcPr>
            <w:tcW w:w="1710" w:type="dxa"/>
            <w:shd w:val="clear" w:color="auto" w:fill="auto"/>
            <w:vAlign w:val="center"/>
          </w:tcPr>
          <w:p w14:paraId="7F6AD341">
            <w:pPr>
              <w:keepNext w:val="0"/>
              <w:keepLines w:val="0"/>
              <w:widowControl/>
              <w:suppressLineNumbers w:val="0"/>
              <w:jc w:val="center"/>
              <w:textAlignment w:val="center"/>
              <w:rPr>
                <w:ins w:id="2749" w:author="刘崇麟" w:date="2024-12-20T10:26:07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50" w:author="赵翔-深圳" w:date="2024-12-20T20:53:27Z">
                  <w:rPr>
                    <w:rFonts w:hint="eastAsia" w:ascii="宋体" w:hAnsi="宋体" w:eastAsia="宋体" w:cs="宋体"/>
                    <w:i w:val="0"/>
                    <w:iCs w:val="0"/>
                    <w:color w:val="000000"/>
                    <w:kern w:val="0"/>
                    <w:sz w:val="22"/>
                    <w:szCs w:val="22"/>
                    <w:u w:val="none"/>
                    <w:lang w:val="en-US" w:eastAsia="zh-CN" w:bidi="ar"/>
                  </w:rPr>
                </w:rPrChange>
              </w:rPr>
              <w:t>环向裂缝</w:t>
            </w:r>
          </w:p>
        </w:tc>
        <w:tc>
          <w:tcPr>
            <w:tcW w:w="975" w:type="dxa"/>
            <w:gridSpan w:val="2"/>
            <w:shd w:val="clear" w:color="auto" w:fill="auto"/>
            <w:vAlign w:val="center"/>
          </w:tcPr>
          <w:p w14:paraId="49CE0950">
            <w:pPr>
              <w:keepNext w:val="0"/>
              <w:keepLines w:val="0"/>
              <w:widowControl/>
              <w:suppressLineNumbers w:val="0"/>
              <w:jc w:val="center"/>
              <w:textAlignment w:val="center"/>
              <w:rPr>
                <w:ins w:id="2751" w:author="刘崇麟" w:date="2024-12-20T10:26:07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52" w:author="赵翔-深圳" w:date="2024-12-20T20:53:27Z">
                  <w:rPr>
                    <w:rFonts w:hint="eastAsia" w:ascii="宋体" w:hAnsi="宋体" w:eastAsia="宋体" w:cs="宋体"/>
                    <w:i w:val="0"/>
                    <w:iCs w:val="0"/>
                    <w:color w:val="000000"/>
                    <w:kern w:val="0"/>
                    <w:sz w:val="22"/>
                    <w:szCs w:val="22"/>
                    <w:u w:val="none"/>
                    <w:lang w:val="en-US" w:eastAsia="zh-CN" w:bidi="ar"/>
                  </w:rPr>
                </w:rPrChange>
              </w:rPr>
              <w:t>右边墙</w:t>
            </w:r>
          </w:p>
        </w:tc>
        <w:tc>
          <w:tcPr>
            <w:tcW w:w="960" w:type="dxa"/>
            <w:shd w:val="clear" w:color="auto" w:fill="auto"/>
            <w:vAlign w:val="center"/>
          </w:tcPr>
          <w:p w14:paraId="0CD57F5F">
            <w:pPr>
              <w:keepNext w:val="0"/>
              <w:keepLines w:val="0"/>
              <w:widowControl/>
              <w:suppressLineNumbers w:val="0"/>
              <w:jc w:val="center"/>
              <w:textAlignment w:val="center"/>
              <w:rPr>
                <w:ins w:id="2753" w:author="刘崇麟" w:date="2024-12-20T10:26:07Z"/>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754" w:author="赵翔-深圳" w:date="2024-12-20T20:53:27Z">
                  <w:rPr>
                    <w:rFonts w:hint="eastAsia" w:ascii="宋体" w:hAnsi="宋体" w:eastAsia="宋体" w:cs="宋体"/>
                    <w:i w:val="0"/>
                    <w:iCs w:val="0"/>
                    <w:color w:val="000000"/>
                    <w:kern w:val="0"/>
                    <w:sz w:val="22"/>
                    <w:szCs w:val="22"/>
                    <w:u w:val="none"/>
                    <w:lang w:val="en-US" w:eastAsia="zh-CN" w:bidi="ar"/>
                  </w:rPr>
                </w:rPrChange>
              </w:rPr>
              <w:t>1.17</w:t>
            </w:r>
          </w:p>
        </w:tc>
        <w:tc>
          <w:tcPr>
            <w:tcW w:w="1080" w:type="dxa"/>
            <w:shd w:val="clear" w:color="auto" w:fill="auto"/>
            <w:vAlign w:val="center"/>
          </w:tcPr>
          <w:p w14:paraId="592CFFDC">
            <w:pPr>
              <w:keepNext w:val="0"/>
              <w:keepLines w:val="0"/>
              <w:widowControl/>
              <w:suppressLineNumbers w:val="0"/>
              <w:jc w:val="center"/>
              <w:textAlignment w:val="center"/>
              <w:rPr>
                <w:ins w:id="2755" w:author="刘崇麟" w:date="2024-12-20T10:26:07Z"/>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Change w:id="2756" w:author="赵翔-深圳" w:date="2024-12-20T20:53:27Z">
                  <w:rPr>
                    <w:rFonts w:hint="eastAsia" w:ascii="宋体" w:hAnsi="宋体" w:eastAsia="宋体" w:cs="宋体"/>
                    <w:i w:val="0"/>
                    <w:iCs w:val="0"/>
                    <w:color w:val="000000"/>
                    <w:kern w:val="0"/>
                    <w:sz w:val="22"/>
                    <w:szCs w:val="22"/>
                    <w:u w:val="none"/>
                    <w:lang w:val="en-US" w:eastAsia="zh-CN" w:bidi="ar"/>
                  </w:rPr>
                </w:rPrChange>
              </w:rPr>
              <w:t>0.45</w:t>
            </w:r>
          </w:p>
        </w:tc>
        <w:tc>
          <w:tcPr>
            <w:tcW w:w="1005" w:type="dxa"/>
            <w:shd w:val="clear" w:color="auto" w:fill="auto"/>
            <w:vAlign w:val="center"/>
          </w:tcPr>
          <w:p w14:paraId="1DB26D14">
            <w:pPr>
              <w:keepNext w:val="0"/>
              <w:keepLines w:val="0"/>
              <w:pageBreakBefore w:val="0"/>
              <w:widowControl w:val="0"/>
              <w:kinsoku/>
              <w:wordWrap/>
              <w:overflowPunct/>
              <w:topLinePunct w:val="0"/>
              <w:autoSpaceDE/>
              <w:autoSpaceDN/>
              <w:bidi w:val="0"/>
              <w:adjustRightInd/>
              <w:snapToGrid/>
              <w:jc w:val="center"/>
              <w:textAlignment w:val="auto"/>
              <w:rPr>
                <w:ins w:id="2757" w:author="刘崇麟" w:date="2024-12-20T10:26:07Z"/>
                <w:rFonts w:hint="default" w:ascii="Times New Roman" w:hAnsi="Times New Roman" w:eastAsia="宋体" w:cs="Times New Roman"/>
                <w:sz w:val="21"/>
                <w:szCs w:val="21"/>
                <w:lang w:val="en-US" w:eastAsia="zh-CN"/>
              </w:rPr>
            </w:pPr>
            <w:ins w:id="2758" w:author="刘崇麟" w:date="2024-12-20T10:26:52Z">
              <w:r>
                <w:rPr>
                  <w:rFonts w:hint="default" w:ascii="Times New Roman" w:hAnsi="Times New Roman" w:eastAsia="宋体" w:cs="Times New Roman"/>
                  <w:sz w:val="21"/>
                  <w:szCs w:val="21"/>
                  <w:lang w:val="en-US" w:eastAsia="zh-CN"/>
                </w:rPr>
                <w:t>/</w:t>
              </w:r>
            </w:ins>
          </w:p>
        </w:tc>
        <w:tc>
          <w:tcPr>
            <w:tcW w:w="660" w:type="dxa"/>
            <w:shd w:val="clear" w:color="auto" w:fill="auto"/>
            <w:vAlign w:val="center"/>
          </w:tcPr>
          <w:p w14:paraId="79CF17F7">
            <w:pPr>
              <w:jc w:val="center"/>
              <w:rPr>
                <w:ins w:id="2759" w:author="刘崇麟" w:date="2024-12-20T10:26:07Z"/>
                <w:rFonts w:hint="default" w:ascii="Times New Roman" w:hAnsi="Times New Roman" w:eastAsia="宋体" w:cs="Times New Roman"/>
                <w:sz w:val="21"/>
                <w:szCs w:val="21"/>
                <w:lang w:val="en-US" w:eastAsia="zh-CN"/>
              </w:rPr>
            </w:pPr>
            <w:ins w:id="2760" w:author="刘崇麟" w:date="2024-12-20T10:31:23Z">
              <w:r>
                <w:rPr>
                  <w:rFonts w:hint="default" w:cs="Times New Roman"/>
                  <w:sz w:val="21"/>
                  <w:szCs w:val="21"/>
                  <w:lang w:val="en-US" w:eastAsia="zh-CN"/>
                  <w:rPrChange w:id="2761" w:author="赵翔-深圳" w:date="2024-12-20T20:53:27Z">
                    <w:rPr>
                      <w:rFonts w:hint="eastAsia" w:cs="Times New Roman"/>
                      <w:sz w:val="21"/>
                      <w:szCs w:val="21"/>
                      <w:lang w:val="en-US" w:eastAsia="zh-CN"/>
                    </w:rPr>
                  </w:rPrChange>
                </w:rPr>
                <w:t>/</w:t>
              </w:r>
            </w:ins>
          </w:p>
        </w:tc>
        <w:tc>
          <w:tcPr>
            <w:tcW w:w="497" w:type="dxa"/>
            <w:shd w:val="clear" w:color="auto" w:fill="auto"/>
            <w:vAlign w:val="center"/>
          </w:tcPr>
          <w:p w14:paraId="26D3DF06">
            <w:pPr>
              <w:jc w:val="center"/>
              <w:rPr>
                <w:ins w:id="2762" w:author="刘崇麟" w:date="2024-12-20T10:26:07Z"/>
                <w:rFonts w:hint="default" w:ascii="Times New Roman" w:hAnsi="Times New Roman" w:eastAsia="宋体" w:cs="Times New Roman"/>
                <w:sz w:val="21"/>
                <w:szCs w:val="21"/>
                <w:lang w:val="en-US" w:eastAsia="zh-CN"/>
              </w:rPr>
            </w:pPr>
            <w:ins w:id="2763" w:author="刘崇麟" w:date="2024-12-20T10:31:15Z">
              <w:r>
                <w:rPr>
                  <w:rFonts w:hint="default" w:cs="Times New Roman"/>
                  <w:sz w:val="21"/>
                  <w:szCs w:val="21"/>
                  <w:lang w:val="en-US" w:eastAsia="zh-CN"/>
                  <w:rPrChange w:id="2764" w:author="赵翔-深圳" w:date="2024-12-20T20:53:27Z">
                    <w:rPr>
                      <w:rFonts w:hint="eastAsia" w:cs="Times New Roman"/>
                      <w:sz w:val="21"/>
                      <w:szCs w:val="21"/>
                      <w:lang w:val="en-US" w:eastAsia="zh-CN"/>
                    </w:rPr>
                  </w:rPrChange>
                </w:rPr>
                <w:t>1</w:t>
              </w:r>
            </w:ins>
          </w:p>
        </w:tc>
      </w:tr>
      <w:tr w14:paraId="7C8050D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5A2FEA1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51B3839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739B8DA6">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ins w:id="2765" w:author="刘崇麟" w:date="2024-12-20T10:24:23Z">
              <w:del w:id="2766" w:author="赵翔-深圳" w:date="2024-12-20T20:53:05Z">
                <w:r>
                  <w:rPr>
                    <w:rFonts w:hint="default" w:ascii="Times New Roman" w:hAnsi="Times New Roman" w:eastAsia="宋体" w:cs="Times New Roman"/>
                    <w:sz w:val="21"/>
                    <w:szCs w:val="21"/>
                    <w:lang w:val="en-US" w:eastAsia="zh-CN"/>
                  </w:rPr>
                  <w:drawing>
                    <wp:inline distT="0" distB="0" distL="114300" distR="114300">
                      <wp:extent cx="2881630" cy="2286000"/>
                      <wp:effectExtent l="0" t="0" r="13970" b="0"/>
                      <wp:docPr id="60" name="图片 60" descr="YK52+734+右拱腰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YK52+734+右拱腰斜向裂缝"/>
                              <pic:cNvPicPr>
                                <a:picLocks noChangeAspect="1"/>
                              </pic:cNvPicPr>
                            </pic:nvPicPr>
                            <pic:blipFill>
                              <a:blip r:embed="rId52"/>
                              <a:stretch>
                                <a:fillRect/>
                              </a:stretch>
                            </pic:blipFill>
                            <pic:spPr>
                              <a:xfrm>
                                <a:off x="0" y="0"/>
                                <a:ext cx="2881630" cy="2286000"/>
                              </a:xfrm>
                              <a:prstGeom prst="rect">
                                <a:avLst/>
                              </a:prstGeom>
                            </pic:spPr>
                          </pic:pic>
                        </a:graphicData>
                      </a:graphic>
                    </wp:inline>
                  </w:drawing>
                </w:r>
              </w:del>
            </w:ins>
            <w:ins w:id="2769" w:author="赵翔-深圳" w:date="2024-12-20T20:53:09Z">
              <w:r>
                <w:rPr>
                  <w:rFonts w:hint="default" w:ascii="Times New Roman" w:hAnsi="Times New Roman" w:eastAsia="宋体" w:cs="Times New Roman"/>
                  <w:sz w:val="21"/>
                  <w:szCs w:val="21"/>
                  <w:lang w:val="en-US" w:eastAsia="zh-CN"/>
                </w:rPr>
                <w:drawing>
                  <wp:inline distT="0" distB="0" distL="114300" distR="114300">
                    <wp:extent cx="2881630" cy="2286000"/>
                    <wp:effectExtent l="0" t="0" r="13970" b="0"/>
                    <wp:docPr id="76" name="图片 76" descr="YK52+734+右拱腰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YK52+734+右拱腰斜向裂缝"/>
                            <pic:cNvPicPr>
                              <a:picLocks noChangeAspect="1"/>
                            </pic:cNvPicPr>
                          </pic:nvPicPr>
                          <pic:blipFill>
                            <a:blip r:embed="rId52"/>
                            <a:stretch>
                              <a:fillRect/>
                            </a:stretch>
                          </pic:blipFill>
                          <pic:spPr>
                            <a:xfrm>
                              <a:off x="0" y="0"/>
                              <a:ext cx="2881630" cy="2286000"/>
                            </a:xfrm>
                            <a:prstGeom prst="rect">
                              <a:avLst/>
                            </a:prstGeom>
                          </pic:spPr>
                        </pic:pic>
                      </a:graphicData>
                    </a:graphic>
                  </wp:inline>
                </w:drawing>
              </w:r>
            </w:ins>
            <w:del w:id="2771" w:author="刘崇麟" w:date="2024-12-20T10:24:01Z">
              <w:r>
                <w:rPr>
                  <w:rFonts w:hint="default" w:ascii="Times New Roman" w:hAnsi="Times New Roman" w:eastAsia="宋体" w:cs="Times New Roman"/>
                  <w:sz w:val="21"/>
                  <w:szCs w:val="21"/>
                  <w:lang w:val="en-US" w:eastAsia="zh-CN"/>
                </w:rPr>
                <w:drawing>
                  <wp:inline distT="0" distB="0" distL="114300" distR="114300">
                    <wp:extent cx="2752090" cy="2289810"/>
                    <wp:effectExtent l="0" t="0" r="10160" b="15240"/>
                    <wp:docPr id="47" name="图片 47" descr="YK309+937+左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YK309+937+左边墙环向裂缝"/>
                            <pic:cNvPicPr>
                              <a:picLocks noChangeAspect="1"/>
                            </pic:cNvPicPr>
                          </pic:nvPicPr>
                          <pic:blipFill>
                            <a:blip r:embed="rId53"/>
                            <a:stretch>
                              <a:fillRect/>
                            </a:stretch>
                          </pic:blipFill>
                          <pic:spPr>
                            <a:xfrm>
                              <a:off x="0" y="0"/>
                              <a:ext cx="2752090" cy="2289810"/>
                            </a:xfrm>
                            <a:prstGeom prst="rect">
                              <a:avLst/>
                            </a:prstGeom>
                          </pic:spPr>
                        </pic:pic>
                      </a:graphicData>
                    </a:graphic>
                  </wp:inline>
                </w:drawing>
              </w:r>
            </w:del>
          </w:p>
          <w:p w14:paraId="3D8C0F3B">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6875CFD6">
            <w:pPr>
              <w:keepNext w:val="0"/>
              <w:keepLines w:val="0"/>
              <w:pageBreakBefore w:val="0"/>
              <w:widowControl w:val="0"/>
              <w:kinsoku/>
              <w:wordWrap/>
              <w:overflowPunct/>
              <w:topLinePunct w:val="0"/>
              <w:autoSpaceDE/>
              <w:autoSpaceDN/>
              <w:bidi w:val="0"/>
              <w:adjustRightInd/>
              <w:snapToGrid/>
              <w:jc w:val="center"/>
              <w:textAlignment w:val="auto"/>
              <w:rPr>
                <w:ins w:id="2773" w:author="刘崇麟" w:date="2024-12-20T10:25:20Z"/>
                <w:rFonts w:hint="default" w:ascii="Times New Roman" w:hAnsi="Times New Roman" w:eastAsia="宋体" w:cs="Times New Roman"/>
                <w:sz w:val="21"/>
                <w:szCs w:val="21"/>
                <w:lang w:val="en-US" w:eastAsia="zh-CN"/>
              </w:rPr>
            </w:pPr>
            <w:ins w:id="2774" w:author="刘崇麟" w:date="2024-12-20T10:29:52Z">
              <w:r>
                <w:rPr>
                  <w:rFonts w:hint="default" w:ascii="Times New Roman" w:hAnsi="Times New Roman" w:eastAsia="宋体" w:cs="Times New Roman"/>
                  <w:sz w:val="21"/>
                  <w:szCs w:val="21"/>
                  <w:lang w:val="en-US" w:eastAsia="zh-CN"/>
                </w:rPr>
                <w:drawing>
                  <wp:inline distT="0" distB="0" distL="114300" distR="114300">
                    <wp:extent cx="2971800" cy="2286000"/>
                    <wp:effectExtent l="0" t="0" r="0" b="0"/>
                    <wp:docPr id="68" name="图片 68" descr="YK52+734+右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YK52+734+右边墙环向裂缝"/>
                            <pic:cNvPicPr>
                              <a:picLocks noChangeAspect="1"/>
                            </pic:cNvPicPr>
                          </pic:nvPicPr>
                          <pic:blipFill>
                            <a:blip r:embed="rId54"/>
                            <a:stretch>
                              <a:fillRect/>
                            </a:stretch>
                          </pic:blipFill>
                          <pic:spPr>
                            <a:xfrm>
                              <a:off x="0" y="0"/>
                              <a:ext cx="2971800" cy="2286000"/>
                            </a:xfrm>
                            <a:prstGeom prst="rect">
                              <a:avLst/>
                            </a:prstGeom>
                          </pic:spPr>
                        </pic:pic>
                      </a:graphicData>
                    </a:graphic>
                  </wp:inline>
                </w:drawing>
              </w:r>
            </w:ins>
          </w:p>
          <w:p w14:paraId="1FF1E6B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del w:id="2776" w:author="刘崇麟" w:date="2024-12-20T10:25:06Z">
              <w:r>
                <w:rPr>
                  <w:rFonts w:hint="default" w:ascii="Times New Roman" w:hAnsi="Times New Roman" w:eastAsia="宋体" w:cs="Times New Roman"/>
                  <w:sz w:val="21"/>
                  <w:szCs w:val="21"/>
                  <w:lang w:val="en-US" w:eastAsia="zh-CN"/>
                </w:rPr>
                <w:drawing>
                  <wp:inline distT="0" distB="0" distL="114300" distR="114300">
                    <wp:extent cx="2805430" cy="2294890"/>
                    <wp:effectExtent l="0" t="0" r="13970" b="10160"/>
                    <wp:docPr id="49" name="图片 49" descr="YK310+024+右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YK310+024+右拱腰纵向裂缝"/>
                            <pic:cNvPicPr>
                              <a:picLocks noChangeAspect="1"/>
                            </pic:cNvPicPr>
                          </pic:nvPicPr>
                          <pic:blipFill>
                            <a:blip r:embed="rId55"/>
                            <a:stretch>
                              <a:fillRect/>
                            </a:stretch>
                          </pic:blipFill>
                          <pic:spPr>
                            <a:xfrm>
                              <a:off x="0" y="0"/>
                              <a:ext cx="2805430" cy="2294890"/>
                            </a:xfrm>
                            <a:prstGeom prst="rect">
                              <a:avLst/>
                            </a:prstGeom>
                          </pic:spPr>
                        </pic:pic>
                      </a:graphicData>
                    </a:graphic>
                  </wp:inline>
                </w:drawing>
              </w:r>
            </w:del>
            <w:r>
              <w:rPr>
                <w:rFonts w:hint="default" w:ascii="Times New Roman" w:hAnsi="Times New Roman" w:eastAsia="宋体" w:cs="Times New Roman"/>
                <w:sz w:val="21"/>
                <w:szCs w:val="21"/>
                <w:lang w:val="en-US" w:eastAsia="zh-CN"/>
              </w:rPr>
              <w:t>3.2.3.2</w:t>
            </w:r>
          </w:p>
        </w:tc>
      </w:tr>
      <w:tr w14:paraId="03E2F17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ins w:id="2778" w:author="刘崇麟" w:date="2024-12-20T10:26:59Z"/>
        </w:trPr>
        <w:tc>
          <w:tcPr>
            <w:tcW w:w="4585" w:type="dxa"/>
            <w:gridSpan w:val="4"/>
            <w:shd w:val="clear" w:color="auto" w:fill="auto"/>
            <w:vAlign w:val="center"/>
          </w:tcPr>
          <w:p w14:paraId="3EE1CA17">
            <w:pPr>
              <w:keepNext w:val="0"/>
              <w:keepLines w:val="0"/>
              <w:pageBreakBefore w:val="0"/>
              <w:widowControl w:val="0"/>
              <w:kinsoku/>
              <w:wordWrap/>
              <w:overflowPunct/>
              <w:topLinePunct w:val="0"/>
              <w:autoSpaceDE/>
              <w:autoSpaceDN/>
              <w:bidi w:val="0"/>
              <w:adjustRightInd/>
              <w:snapToGrid/>
              <w:jc w:val="center"/>
              <w:textAlignment w:val="auto"/>
              <w:rPr>
                <w:ins w:id="2779" w:author="刘崇麟" w:date="2024-12-20T10:28:02Z"/>
                <w:rFonts w:hint="default" w:ascii="Times New Roman" w:hAnsi="Times New Roman" w:eastAsia="宋体" w:cs="Times New Roman"/>
                <w:sz w:val="21"/>
                <w:szCs w:val="21"/>
                <w:lang w:val="en-US" w:eastAsia="zh-CN"/>
              </w:rPr>
            </w:pPr>
            <w:ins w:id="2780" w:author="刘崇麟" w:date="2024-12-20T10:27:50Z">
              <w:r>
                <w:rPr>
                  <w:rFonts w:hint="default" w:ascii="Times New Roman" w:hAnsi="Times New Roman" w:eastAsia="宋体" w:cs="Times New Roman"/>
                  <w:sz w:val="21"/>
                  <w:szCs w:val="21"/>
                  <w:lang w:val="en-US" w:eastAsia="zh-CN"/>
                </w:rPr>
                <w:drawing>
                  <wp:inline distT="0" distB="0" distL="114300" distR="114300">
                    <wp:extent cx="2869565" cy="2286000"/>
                    <wp:effectExtent l="0" t="0" r="6985" b="0"/>
                    <wp:docPr id="66" name="图片 66" descr="YK53+002+左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YK53+002+左边墙环向裂缝"/>
                            <pic:cNvPicPr>
                              <a:picLocks noChangeAspect="1"/>
                            </pic:cNvPicPr>
                          </pic:nvPicPr>
                          <pic:blipFill>
                            <a:blip r:embed="rId56"/>
                            <a:stretch>
                              <a:fillRect/>
                            </a:stretch>
                          </pic:blipFill>
                          <pic:spPr>
                            <a:xfrm flipV="1">
                              <a:off x="0" y="0"/>
                              <a:ext cx="2869565" cy="2286000"/>
                            </a:xfrm>
                            <a:prstGeom prst="rect">
                              <a:avLst/>
                            </a:prstGeom>
                          </pic:spPr>
                        </pic:pic>
                      </a:graphicData>
                    </a:graphic>
                  </wp:inline>
                </w:drawing>
              </w:r>
            </w:ins>
          </w:p>
          <w:p w14:paraId="606CC46C">
            <w:pPr>
              <w:keepNext w:val="0"/>
              <w:keepLines w:val="0"/>
              <w:pageBreakBefore w:val="0"/>
              <w:widowControl w:val="0"/>
              <w:kinsoku/>
              <w:wordWrap/>
              <w:overflowPunct/>
              <w:topLinePunct w:val="0"/>
              <w:autoSpaceDE/>
              <w:autoSpaceDN/>
              <w:bidi w:val="0"/>
              <w:adjustRightInd/>
              <w:snapToGrid/>
              <w:jc w:val="center"/>
              <w:textAlignment w:val="auto"/>
              <w:rPr>
                <w:ins w:id="2782" w:author="刘崇麟" w:date="2024-12-20T10:26:59Z"/>
                <w:rFonts w:hint="default" w:ascii="Times New Roman" w:hAnsi="Times New Roman" w:eastAsia="宋体" w:cs="Times New Roman"/>
                <w:sz w:val="21"/>
                <w:szCs w:val="21"/>
                <w:lang w:val="en-US" w:eastAsia="zh-CN"/>
              </w:rPr>
            </w:pPr>
            <w:ins w:id="2783" w:author="刘崇麟" w:date="2024-12-20T10:28:03Z">
              <w:r>
                <w:rPr>
                  <w:rFonts w:hint="default" w:cs="Times New Roman"/>
                  <w:sz w:val="21"/>
                  <w:szCs w:val="21"/>
                  <w:lang w:val="en-US" w:eastAsia="zh-CN"/>
                  <w:rPrChange w:id="2784" w:author="赵翔-深圳" w:date="2024-12-20T20:53:27Z">
                    <w:rPr>
                      <w:rFonts w:hint="eastAsia" w:cs="Times New Roman"/>
                      <w:sz w:val="21"/>
                      <w:szCs w:val="21"/>
                      <w:lang w:val="en-US" w:eastAsia="zh-CN"/>
                    </w:rPr>
                  </w:rPrChange>
                </w:rPr>
                <w:t>3.2</w:t>
              </w:r>
            </w:ins>
            <w:ins w:id="2785" w:author="刘崇麟" w:date="2024-12-20T10:28:04Z">
              <w:r>
                <w:rPr>
                  <w:rFonts w:hint="default" w:cs="Times New Roman"/>
                  <w:sz w:val="21"/>
                  <w:szCs w:val="21"/>
                  <w:lang w:val="en-US" w:eastAsia="zh-CN"/>
                  <w:rPrChange w:id="2786" w:author="赵翔-深圳" w:date="2024-12-20T20:53:27Z">
                    <w:rPr>
                      <w:rFonts w:hint="eastAsia" w:cs="Times New Roman"/>
                      <w:sz w:val="21"/>
                      <w:szCs w:val="21"/>
                      <w:lang w:val="en-US" w:eastAsia="zh-CN"/>
                    </w:rPr>
                  </w:rPrChange>
                </w:rPr>
                <w:t>.3.</w:t>
              </w:r>
            </w:ins>
            <w:ins w:id="2787" w:author="刘崇麟" w:date="2024-12-20T10:28:05Z">
              <w:r>
                <w:rPr>
                  <w:rFonts w:hint="default" w:cs="Times New Roman"/>
                  <w:sz w:val="21"/>
                  <w:szCs w:val="21"/>
                  <w:lang w:val="en-US" w:eastAsia="zh-CN"/>
                  <w:rPrChange w:id="2788" w:author="赵翔-深圳" w:date="2024-12-20T20:53:27Z">
                    <w:rPr>
                      <w:rFonts w:hint="eastAsia" w:cs="Times New Roman"/>
                      <w:sz w:val="21"/>
                      <w:szCs w:val="21"/>
                      <w:lang w:val="en-US" w:eastAsia="zh-CN"/>
                    </w:rPr>
                  </w:rPrChange>
                </w:rPr>
                <w:t>3</w:t>
              </w:r>
            </w:ins>
          </w:p>
        </w:tc>
        <w:tc>
          <w:tcPr>
            <w:tcW w:w="4586" w:type="dxa"/>
            <w:gridSpan w:val="6"/>
            <w:shd w:val="clear" w:color="auto" w:fill="auto"/>
            <w:vAlign w:val="center"/>
          </w:tcPr>
          <w:p w14:paraId="0EA095A3">
            <w:pPr>
              <w:keepNext w:val="0"/>
              <w:keepLines w:val="0"/>
              <w:pageBreakBefore w:val="0"/>
              <w:widowControl w:val="0"/>
              <w:kinsoku/>
              <w:wordWrap/>
              <w:overflowPunct/>
              <w:topLinePunct w:val="0"/>
              <w:autoSpaceDE/>
              <w:autoSpaceDN/>
              <w:bidi w:val="0"/>
              <w:adjustRightInd/>
              <w:snapToGrid/>
              <w:jc w:val="center"/>
              <w:textAlignment w:val="auto"/>
              <w:rPr>
                <w:ins w:id="2789" w:author="刘崇麟" w:date="2024-12-20T10:29:10Z"/>
                <w:rFonts w:hint="default" w:ascii="Times New Roman" w:hAnsi="Times New Roman" w:eastAsia="宋体" w:cs="Times New Roman"/>
                <w:sz w:val="21"/>
                <w:szCs w:val="21"/>
                <w:lang w:val="en-US" w:eastAsia="zh-CN"/>
              </w:rPr>
            </w:pPr>
            <w:ins w:id="2790" w:author="赵翔-深圳" w:date="2024-12-20T20:52:43Z">
              <w:r>
                <w:rPr>
                  <w:rFonts w:hint="default" w:ascii="Times New Roman" w:hAnsi="Times New Roman" w:eastAsia="宋体" w:cs="Times New Roman"/>
                  <w:sz w:val="21"/>
                  <w:szCs w:val="21"/>
                  <w:lang w:val="en-US" w:eastAsia="zh-CN"/>
                </w:rPr>
                <w:drawing>
                  <wp:inline distT="0" distB="0" distL="114300" distR="114300">
                    <wp:extent cx="2825750" cy="2286000"/>
                    <wp:effectExtent l="0" t="0" r="12700" b="0"/>
                    <wp:docPr id="74" name="图片 74" descr="YK52+858+左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YK52+858+左边墙环向裂缝"/>
                            <pic:cNvPicPr>
                              <a:picLocks noChangeAspect="1"/>
                            </pic:cNvPicPr>
                          </pic:nvPicPr>
                          <pic:blipFill>
                            <a:blip r:embed="rId57"/>
                            <a:stretch>
                              <a:fillRect/>
                            </a:stretch>
                          </pic:blipFill>
                          <pic:spPr>
                            <a:xfrm flipV="1">
                              <a:off x="0" y="0"/>
                              <a:ext cx="2825750" cy="2286000"/>
                            </a:xfrm>
                            <a:prstGeom prst="rect">
                              <a:avLst/>
                            </a:prstGeom>
                          </pic:spPr>
                        </pic:pic>
                      </a:graphicData>
                    </a:graphic>
                  </wp:inline>
                </w:drawing>
              </w:r>
            </w:ins>
            <w:ins w:id="2792" w:author="刘崇麟" w:date="2024-12-20T10:30:21Z">
              <w:del w:id="2793" w:author="赵翔-深圳" w:date="2024-12-20T20:52:43Z">
                <w:r>
                  <w:rPr>
                    <w:rFonts w:hint="default" w:ascii="Times New Roman" w:hAnsi="Times New Roman" w:eastAsia="宋体" w:cs="Times New Roman"/>
                    <w:sz w:val="21"/>
                    <w:szCs w:val="21"/>
                    <w:lang w:val="en-US" w:eastAsia="zh-CN"/>
                  </w:rPr>
                  <w:drawing>
                    <wp:inline distT="0" distB="0" distL="114300" distR="114300">
                      <wp:extent cx="2435225" cy="2286000"/>
                      <wp:effectExtent l="0" t="0" r="3175" b="0"/>
                      <wp:docPr id="72" name="图片 72" descr="YK52+858+左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YK52+858+左边墙环向裂缝"/>
                              <pic:cNvPicPr>
                                <a:picLocks noChangeAspect="1"/>
                              </pic:cNvPicPr>
                            </pic:nvPicPr>
                            <pic:blipFill>
                              <a:blip r:embed="rId57"/>
                              <a:stretch>
                                <a:fillRect/>
                              </a:stretch>
                            </pic:blipFill>
                            <pic:spPr>
                              <a:xfrm flipV="1">
                                <a:off x="0" y="0"/>
                                <a:ext cx="2435225" cy="2286000"/>
                              </a:xfrm>
                              <a:prstGeom prst="rect">
                                <a:avLst/>
                              </a:prstGeom>
                            </pic:spPr>
                          </pic:pic>
                        </a:graphicData>
                      </a:graphic>
                    </wp:inline>
                  </w:drawing>
                </w:r>
              </w:del>
            </w:ins>
          </w:p>
          <w:p w14:paraId="6D43C01B">
            <w:pPr>
              <w:keepNext w:val="0"/>
              <w:keepLines w:val="0"/>
              <w:pageBreakBefore w:val="0"/>
              <w:widowControl w:val="0"/>
              <w:kinsoku/>
              <w:wordWrap/>
              <w:overflowPunct/>
              <w:topLinePunct w:val="0"/>
              <w:autoSpaceDE/>
              <w:autoSpaceDN/>
              <w:bidi w:val="0"/>
              <w:adjustRightInd/>
              <w:snapToGrid/>
              <w:jc w:val="center"/>
              <w:textAlignment w:val="auto"/>
              <w:rPr>
                <w:ins w:id="2796" w:author="刘崇麟" w:date="2024-12-20T10:26:59Z"/>
                <w:rFonts w:hint="default" w:ascii="Times New Roman" w:hAnsi="Times New Roman" w:eastAsia="宋体" w:cs="Times New Roman"/>
                <w:sz w:val="21"/>
                <w:szCs w:val="21"/>
                <w:lang w:val="en-US" w:eastAsia="zh-CN"/>
              </w:rPr>
            </w:pPr>
            <w:ins w:id="2797" w:author="刘崇麟" w:date="2024-12-20T10:29:11Z">
              <w:bookmarkStart w:id="157" w:name="OLE_LINK14"/>
              <w:r>
                <w:rPr>
                  <w:rFonts w:hint="default" w:cs="Times New Roman"/>
                  <w:sz w:val="21"/>
                  <w:szCs w:val="21"/>
                  <w:lang w:val="en-US" w:eastAsia="zh-CN"/>
                  <w:rPrChange w:id="2798" w:author="赵翔-深圳" w:date="2024-12-20T20:53:27Z">
                    <w:rPr>
                      <w:rFonts w:hint="eastAsia" w:cs="Times New Roman"/>
                      <w:sz w:val="21"/>
                      <w:szCs w:val="21"/>
                      <w:lang w:val="en-US" w:eastAsia="zh-CN"/>
                    </w:rPr>
                  </w:rPrChange>
                </w:rPr>
                <w:t>3.</w:t>
              </w:r>
            </w:ins>
            <w:ins w:id="2799" w:author="刘崇麟" w:date="2024-12-20T10:29:12Z">
              <w:r>
                <w:rPr>
                  <w:rFonts w:hint="default" w:cs="Times New Roman"/>
                  <w:sz w:val="21"/>
                  <w:szCs w:val="21"/>
                  <w:lang w:val="en-US" w:eastAsia="zh-CN"/>
                  <w:rPrChange w:id="2800" w:author="赵翔-深圳" w:date="2024-12-20T20:53:27Z">
                    <w:rPr>
                      <w:rFonts w:hint="eastAsia" w:cs="Times New Roman"/>
                      <w:sz w:val="21"/>
                      <w:szCs w:val="21"/>
                      <w:lang w:val="en-US" w:eastAsia="zh-CN"/>
                    </w:rPr>
                  </w:rPrChange>
                </w:rPr>
                <w:t>2.3</w:t>
              </w:r>
            </w:ins>
            <w:ins w:id="2801" w:author="刘崇麟" w:date="2024-12-20T10:29:13Z">
              <w:r>
                <w:rPr>
                  <w:rFonts w:hint="default" w:cs="Times New Roman"/>
                  <w:sz w:val="21"/>
                  <w:szCs w:val="21"/>
                  <w:lang w:val="en-US" w:eastAsia="zh-CN"/>
                  <w:rPrChange w:id="2802" w:author="赵翔-深圳" w:date="2024-12-20T20:53:27Z">
                    <w:rPr>
                      <w:rFonts w:hint="eastAsia" w:cs="Times New Roman"/>
                      <w:sz w:val="21"/>
                      <w:szCs w:val="21"/>
                      <w:lang w:val="en-US" w:eastAsia="zh-CN"/>
                    </w:rPr>
                  </w:rPrChange>
                </w:rPr>
                <w:t>.4</w:t>
              </w:r>
              <w:bookmarkEnd w:id="157"/>
            </w:ins>
          </w:p>
        </w:tc>
      </w:tr>
    </w:tbl>
    <w:p w14:paraId="5402B03D">
      <w:pPr>
        <w:spacing w:line="360" w:lineRule="auto"/>
        <w:ind w:firstLine="364" w:firstLineChars="200"/>
        <w:rPr>
          <w:b/>
          <w:szCs w:val="21"/>
        </w:rPr>
      </w:pPr>
    </w:p>
    <w:p w14:paraId="660B6A85">
      <w:pPr>
        <w:spacing w:line="240" w:lineRule="exact"/>
        <w:ind w:left="414" w:leftChars="228" w:firstLine="0" w:firstLineChars="0"/>
        <w:jc w:val="both"/>
        <w:rPr>
          <w:rFonts w:hint="eastAsia" w:cs="Times New Roman"/>
          <w:snapToGrid w:val="0"/>
          <w:sz w:val="24"/>
          <w:szCs w:val="24"/>
          <w:lang w:val="en-US" w:eastAsia="zh-CN"/>
        </w:rPr>
      </w:pPr>
    </w:p>
    <w:p w14:paraId="0B2AE66D">
      <w:pPr>
        <w:spacing w:line="240" w:lineRule="exact"/>
        <w:ind w:left="414" w:leftChars="228" w:firstLine="0" w:firstLineChars="0"/>
        <w:jc w:val="both"/>
        <w:rPr>
          <w:rFonts w:hint="default" w:cs="Times New Roman"/>
          <w:snapToGrid w:val="0"/>
          <w:sz w:val="24"/>
          <w:szCs w:val="24"/>
          <w:lang w:val="en-US" w:eastAsia="zh-CN"/>
        </w:rPr>
      </w:pPr>
    </w:p>
    <w:p w14:paraId="620D394D">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1ED181E2">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39F0F262">
      <w:pPr>
        <w:spacing w:line="500" w:lineRule="exact"/>
        <w:jc w:val="center"/>
        <w:rPr>
          <w:b/>
          <w:szCs w:val="21"/>
        </w:rPr>
      </w:pPr>
    </w:p>
    <w:p w14:paraId="70D7C699">
      <w:pPr>
        <w:pStyle w:val="6"/>
        <w:numPr>
          <w:ilvl w:val="2"/>
          <w:numId w:val="0"/>
        </w:numPr>
      </w:pPr>
      <w:bookmarkStart w:id="158" w:name="_Toc2477"/>
      <w:r>
        <w:t xml:space="preserve">3.2.4 </w:t>
      </w:r>
      <w:r>
        <w:rPr>
          <w:lang w:bidi="ar"/>
        </w:rPr>
        <w:t>路面</w:t>
      </w:r>
      <w:bookmarkEnd w:id="158"/>
    </w:p>
    <w:p w14:paraId="2BBD57A3">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29306A15">
      <w:pPr>
        <w:pStyle w:val="6"/>
        <w:numPr>
          <w:ilvl w:val="2"/>
          <w:numId w:val="0"/>
        </w:numPr>
      </w:pPr>
      <w:bookmarkStart w:id="159" w:name="_Toc19745"/>
      <w:r>
        <w:t xml:space="preserve">3.2.5 </w:t>
      </w:r>
      <w:r>
        <w:rPr>
          <w:lang w:bidi="ar"/>
        </w:rPr>
        <w:t>检修道</w:t>
      </w:r>
      <w:bookmarkEnd w:id="159"/>
    </w:p>
    <w:p w14:paraId="0D3B80C5">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01E50C72">
      <w:pPr>
        <w:pStyle w:val="6"/>
        <w:numPr>
          <w:ilvl w:val="2"/>
          <w:numId w:val="0"/>
        </w:numPr>
        <w:rPr>
          <w:color w:val="000000" w:themeColor="text1"/>
          <w14:textFill>
            <w14:solidFill>
              <w14:schemeClr w14:val="tx1"/>
            </w14:solidFill>
          </w14:textFill>
        </w:rPr>
      </w:pPr>
      <w:bookmarkStart w:id="16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60"/>
    </w:p>
    <w:p w14:paraId="278467C6">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18BF709A">
      <w:pPr>
        <w:pStyle w:val="6"/>
        <w:numPr>
          <w:ilvl w:val="2"/>
          <w:numId w:val="0"/>
        </w:numPr>
        <w:rPr>
          <w:lang w:bidi="ar"/>
        </w:rPr>
      </w:pPr>
      <w:bookmarkStart w:id="161" w:name="_Toc14913"/>
      <w:r>
        <w:t xml:space="preserve">3.2.7 </w:t>
      </w:r>
      <w:r>
        <w:rPr>
          <w:lang w:bidi="ar"/>
        </w:rPr>
        <w:t>吊顶及各种预埋件</w:t>
      </w:r>
      <w:bookmarkEnd w:id="161"/>
    </w:p>
    <w:p w14:paraId="1A950CDA">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78A56733">
      <w:pPr>
        <w:pStyle w:val="6"/>
        <w:numPr>
          <w:ilvl w:val="2"/>
          <w:numId w:val="0"/>
        </w:numPr>
      </w:pPr>
      <w:bookmarkStart w:id="162" w:name="_Toc27253"/>
      <w:r>
        <w:t xml:space="preserve">3.2.8 </w:t>
      </w:r>
      <w:r>
        <w:rPr>
          <w:lang w:bidi="ar"/>
        </w:rPr>
        <w:t>内装饰</w:t>
      </w:r>
      <w:bookmarkEnd w:id="162"/>
    </w:p>
    <w:p w14:paraId="644CDF17">
      <w:pPr>
        <w:spacing w:line="360" w:lineRule="auto"/>
        <w:ind w:firstLine="424" w:firstLineChars="200"/>
        <w:rPr>
          <w:ins w:id="2803" w:author="刘崇麟" w:date="2024-12-20T10:33:32Z"/>
          <w:rFonts w:hint="eastAsia" w:cs="Times New Roman"/>
          <w:sz w:val="24"/>
          <w:szCs w:val="24"/>
          <w:lang w:val="en-US" w:eastAsia="zh-CN"/>
        </w:rPr>
      </w:pPr>
      <w:del w:id="2804" w:author="刘崇麟" w:date="2024-12-20T10:33:38Z">
        <w:r>
          <w:rPr>
            <w:rFonts w:hint="eastAsia" w:cs="Times New Roman"/>
            <w:sz w:val="24"/>
            <w:szCs w:val="24"/>
            <w:lang w:val="en-US" w:eastAsia="zh-CN"/>
          </w:rPr>
          <w:delText>内装饰未见明显病害。</w:delText>
        </w:r>
      </w:del>
      <w:ins w:id="2805" w:author="刘崇麟" w:date="2024-12-20T10:33:32Z">
        <w:r>
          <w:rPr>
            <w:rFonts w:hint="eastAsia" w:cs="Times New Roman"/>
            <w:sz w:val="24"/>
            <w:szCs w:val="24"/>
            <w:lang w:val="en-US" w:eastAsia="zh-CN"/>
          </w:rPr>
          <w:t>本次检查发现病害共</w:t>
        </w:r>
      </w:ins>
      <w:ins w:id="2806" w:author="刘崇麟" w:date="2024-12-20T10:33:40Z">
        <w:r>
          <w:rPr>
            <w:rFonts w:hint="eastAsia" w:cs="Times New Roman"/>
            <w:sz w:val="24"/>
            <w:szCs w:val="24"/>
            <w:lang w:val="en-US" w:eastAsia="zh-CN"/>
          </w:rPr>
          <w:t>2</w:t>
        </w:r>
      </w:ins>
      <w:ins w:id="2807" w:author="刘崇麟" w:date="2024-12-20T10:33:32Z">
        <w:r>
          <w:rPr>
            <w:rFonts w:hint="eastAsia" w:cs="Times New Roman"/>
            <w:sz w:val="24"/>
            <w:szCs w:val="24"/>
            <w:lang w:val="en-US" w:eastAsia="zh-CN"/>
          </w:rPr>
          <w:t>处：</w:t>
        </w:r>
      </w:ins>
      <w:ins w:id="2808" w:author="刘崇麟" w:date="2024-12-20T10:33:42Z">
        <w:r>
          <w:rPr>
            <w:rFonts w:hint="eastAsia" w:cs="Times New Roman"/>
            <w:sz w:val="24"/>
            <w:szCs w:val="24"/>
            <w:lang w:val="en-US" w:eastAsia="zh-CN"/>
          </w:rPr>
          <w:t>2</w:t>
        </w:r>
      </w:ins>
      <w:ins w:id="2809" w:author="刘崇麟" w:date="2024-12-20T10:33:32Z">
        <w:r>
          <w:rPr>
            <w:rFonts w:hint="eastAsia" w:cs="Times New Roman"/>
            <w:sz w:val="24"/>
            <w:szCs w:val="24"/>
            <w:lang w:val="en-US" w:eastAsia="zh-CN"/>
          </w:rPr>
          <w:t>处防火涂料剥落，面积0.</w:t>
        </w:r>
      </w:ins>
      <w:ins w:id="2810" w:author="赵翔-深圳" w:date="2024-12-20T20:32:16Z">
        <w:r>
          <w:rPr>
            <w:rFonts w:hint="eastAsia" w:cs="Times New Roman"/>
            <w:sz w:val="24"/>
            <w:szCs w:val="24"/>
            <w:lang w:val="en-US" w:eastAsia="zh-CN"/>
          </w:rPr>
          <w:t>05</w:t>
        </w:r>
      </w:ins>
      <w:ins w:id="2811" w:author="刘崇麟" w:date="2024-12-20T10:33:32Z">
        <w:del w:id="2812" w:author="赵翔-深圳" w:date="2024-12-20T20:32:15Z">
          <w:r>
            <w:rPr>
              <w:rFonts w:hint="eastAsia" w:cs="Times New Roman"/>
              <w:sz w:val="24"/>
              <w:szCs w:val="24"/>
              <w:lang w:val="en-US" w:eastAsia="zh-CN"/>
            </w:rPr>
            <w:delText>1</w:delText>
          </w:r>
        </w:del>
      </w:ins>
      <w:ins w:id="2813" w:author="刘崇麟" w:date="2024-12-20T10:33:32Z">
        <w:r>
          <w:rPr>
            <w:rFonts w:hint="eastAsia" w:cs="Times New Roman"/>
            <w:sz w:val="24"/>
            <w:szCs w:val="24"/>
            <w:lang w:val="en-US" w:eastAsia="zh-CN"/>
          </w:rPr>
          <w:t xml:space="preserve">m²。 </w:t>
        </w:r>
      </w:ins>
    </w:p>
    <w:p w14:paraId="6B20E6F0">
      <w:pPr>
        <w:spacing w:line="360" w:lineRule="auto"/>
        <w:ind w:firstLine="424" w:firstLineChars="200"/>
        <w:rPr>
          <w:ins w:id="2814" w:author="刘崇麟" w:date="2024-12-20T10:36:02Z"/>
          <w:rFonts w:hint="eastAsia" w:cs="Times New Roman"/>
          <w:sz w:val="24"/>
          <w:szCs w:val="24"/>
          <w:lang w:val="en-US" w:eastAsia="zh-CN"/>
        </w:rPr>
      </w:pPr>
      <w:ins w:id="2815" w:author="刘崇麟" w:date="2024-12-20T10:33:32Z">
        <w:r>
          <w:rPr>
            <w:rFonts w:hint="eastAsia" w:cs="Times New Roman"/>
            <w:sz w:val="24"/>
            <w:szCs w:val="24"/>
            <w:lang w:val="en-US" w:eastAsia="zh-CN"/>
          </w:rPr>
          <w:t>具体见表3.</w:t>
        </w:r>
      </w:ins>
      <w:ins w:id="2816" w:author="刘崇麟" w:date="2024-12-20T10:34:47Z">
        <w:r>
          <w:rPr>
            <w:rFonts w:hint="eastAsia" w:cs="Times New Roman"/>
            <w:sz w:val="24"/>
            <w:szCs w:val="24"/>
            <w:lang w:val="en-US" w:eastAsia="zh-CN"/>
          </w:rPr>
          <w:t>2</w:t>
        </w:r>
      </w:ins>
      <w:ins w:id="2817" w:author="刘崇麟" w:date="2024-12-20T10:33:32Z">
        <w:r>
          <w:rPr>
            <w:rFonts w:hint="eastAsia" w:cs="Times New Roman"/>
            <w:sz w:val="24"/>
            <w:szCs w:val="24"/>
            <w:lang w:val="en-US" w:eastAsia="zh-CN"/>
          </w:rPr>
          <w:t>.8.</w:t>
        </w:r>
      </w:ins>
      <w:ins w:id="2818" w:author="刘崇麟" w:date="2024-12-20T10:33:32Z">
        <w:del w:id="2819" w:author="赵翔-深圳" w:date="2024-12-20T20:32:20Z">
          <w:r>
            <w:rPr>
              <w:rFonts w:hint="eastAsia" w:cs="Times New Roman"/>
              <w:sz w:val="24"/>
              <w:szCs w:val="24"/>
              <w:lang w:val="en-US" w:eastAsia="zh-CN"/>
            </w:rPr>
            <w:delText>1</w:delText>
          </w:r>
        </w:del>
      </w:ins>
      <w:ins w:id="2820" w:author="刘崇麟" w:date="2024-12-20T10:33:32Z">
        <w:r>
          <w:rPr>
            <w:rFonts w:hint="eastAsia" w:cs="Times New Roman"/>
            <w:sz w:val="24"/>
            <w:szCs w:val="24"/>
            <w:lang w:val="en-US" w:eastAsia="zh-CN"/>
          </w:rPr>
          <w:t>-1，照片3.</w:t>
        </w:r>
      </w:ins>
      <w:ins w:id="2821" w:author="刘崇麟" w:date="2024-12-20T10:34:52Z">
        <w:r>
          <w:rPr>
            <w:rFonts w:hint="eastAsia" w:cs="Times New Roman"/>
            <w:sz w:val="24"/>
            <w:szCs w:val="24"/>
            <w:lang w:val="en-US" w:eastAsia="zh-CN"/>
          </w:rPr>
          <w:t>2</w:t>
        </w:r>
      </w:ins>
      <w:ins w:id="2822" w:author="刘崇麟" w:date="2024-12-20T10:33:32Z">
        <w:r>
          <w:rPr>
            <w:rFonts w:hint="eastAsia" w:cs="Times New Roman"/>
            <w:sz w:val="24"/>
            <w:szCs w:val="24"/>
            <w:lang w:val="en-US" w:eastAsia="zh-CN"/>
          </w:rPr>
          <w:t>.8.1-3.</w:t>
        </w:r>
      </w:ins>
      <w:ins w:id="2823" w:author="刘崇麟" w:date="2024-12-20T10:34:55Z">
        <w:r>
          <w:rPr>
            <w:rFonts w:hint="eastAsia" w:cs="Times New Roman"/>
            <w:sz w:val="24"/>
            <w:szCs w:val="24"/>
            <w:lang w:val="en-US" w:eastAsia="zh-CN"/>
          </w:rPr>
          <w:t>2</w:t>
        </w:r>
      </w:ins>
      <w:ins w:id="2824" w:author="刘崇麟" w:date="2024-12-20T10:33:32Z">
        <w:r>
          <w:rPr>
            <w:rFonts w:hint="eastAsia" w:cs="Times New Roman"/>
            <w:sz w:val="24"/>
            <w:szCs w:val="24"/>
            <w:lang w:val="en-US" w:eastAsia="zh-CN"/>
          </w:rPr>
          <w:t>.8.</w:t>
        </w:r>
      </w:ins>
      <w:ins w:id="2825" w:author="刘崇麟" w:date="2024-12-20T10:34:58Z">
        <w:r>
          <w:rPr>
            <w:rFonts w:hint="eastAsia" w:cs="Times New Roman"/>
            <w:sz w:val="24"/>
            <w:szCs w:val="24"/>
            <w:lang w:val="en-US" w:eastAsia="zh-CN"/>
          </w:rPr>
          <w:t>2</w:t>
        </w:r>
      </w:ins>
    </w:p>
    <w:p w14:paraId="45FC25D8">
      <w:pPr>
        <w:spacing w:line="500" w:lineRule="exact"/>
        <w:ind w:firstLine="0" w:firstLineChars="0"/>
        <w:jc w:val="center"/>
        <w:rPr>
          <w:ins w:id="2827" w:author="刘崇麟" w:date="2024-12-20T10:33:32Z"/>
          <w:rFonts w:hint="default" w:cs="Times New Roman"/>
          <w:b/>
          <w:sz w:val="21"/>
          <w:szCs w:val="21"/>
          <w:lang w:val="en-US" w:eastAsia="zh-CN"/>
          <w:rPrChange w:id="2828" w:author="刘崇麟" w:date="2024-12-20T10:36:16Z">
            <w:rPr>
              <w:ins w:id="2829" w:author="刘崇麟" w:date="2024-12-20T10:33:32Z"/>
              <w:rFonts w:hint="default" w:cs="Times New Roman"/>
              <w:sz w:val="24"/>
              <w:szCs w:val="24"/>
              <w:lang w:val="en-US" w:eastAsia="zh-CN"/>
            </w:rPr>
          </w:rPrChange>
        </w:rPr>
        <w:pPrChange w:id="2826" w:author="刘崇麟" w:date="2024-12-20T10:36:16Z">
          <w:pPr>
            <w:spacing w:line="360" w:lineRule="auto"/>
            <w:ind w:firstLine="424" w:firstLineChars="200"/>
          </w:pPr>
        </w:pPrChange>
      </w:pPr>
      <w:ins w:id="2830" w:author="刘崇麟" w:date="2024-12-20T10:36:02Z">
        <w:r>
          <w:rPr>
            <w:rFonts w:hint="default" w:cs="Times New Roman"/>
            <w:b/>
            <w:sz w:val="21"/>
            <w:szCs w:val="21"/>
            <w:lang w:val="en-US" w:eastAsia="zh-CN"/>
            <w:rPrChange w:id="2831" w:author="刘崇麟" w:date="2024-12-20T10:36:16Z">
              <w:rPr>
                <w:rFonts w:hint="default" w:cs="Times New Roman"/>
                <w:sz w:val="24"/>
                <w:szCs w:val="24"/>
                <w:lang w:val="en-US" w:eastAsia="zh-CN"/>
              </w:rPr>
            </w:rPrChange>
          </w:rPr>
          <w:t>表3.</w:t>
        </w:r>
      </w:ins>
      <w:ins w:id="2832" w:author="刘崇麟" w:date="2024-12-20T10:36:08Z">
        <w:r>
          <w:rPr>
            <w:rFonts w:hint="default" w:cs="Times New Roman"/>
            <w:b/>
            <w:sz w:val="21"/>
            <w:szCs w:val="21"/>
            <w:lang w:val="en-US" w:eastAsia="zh-CN"/>
            <w:rPrChange w:id="2833" w:author="刘崇麟" w:date="2024-12-20T10:36:16Z">
              <w:rPr>
                <w:rFonts w:hint="eastAsia" w:cs="Times New Roman"/>
                <w:sz w:val="24"/>
                <w:szCs w:val="24"/>
                <w:lang w:val="en-US" w:eastAsia="zh-CN"/>
              </w:rPr>
            </w:rPrChange>
          </w:rPr>
          <w:t>2</w:t>
        </w:r>
      </w:ins>
      <w:ins w:id="2834" w:author="刘崇麟" w:date="2024-12-20T10:36:02Z">
        <w:r>
          <w:rPr>
            <w:rFonts w:hint="default" w:cs="Times New Roman"/>
            <w:b/>
            <w:sz w:val="21"/>
            <w:szCs w:val="21"/>
            <w:lang w:val="en-US" w:eastAsia="zh-CN"/>
            <w:rPrChange w:id="2835" w:author="刘崇麟" w:date="2024-12-20T10:36:16Z">
              <w:rPr>
                <w:rFonts w:hint="default" w:cs="Times New Roman"/>
                <w:sz w:val="24"/>
                <w:szCs w:val="24"/>
                <w:lang w:val="en-US" w:eastAsia="zh-CN"/>
              </w:rPr>
            </w:rPrChange>
          </w:rPr>
          <w:t>.8.</w:t>
        </w:r>
      </w:ins>
      <w:ins w:id="2836" w:author="刘崇麟" w:date="2024-12-20T10:36:02Z">
        <w:del w:id="2837" w:author="赵翔-深圳" w:date="2024-12-20T20:32:24Z">
          <w:r>
            <w:rPr>
              <w:rFonts w:hint="default" w:cs="Times New Roman"/>
              <w:b/>
              <w:sz w:val="21"/>
              <w:szCs w:val="21"/>
              <w:lang w:val="en-US" w:eastAsia="zh-CN"/>
              <w:rPrChange w:id="2838" w:author="刘崇麟" w:date="2024-12-20T10:36:16Z">
                <w:rPr>
                  <w:rFonts w:hint="default" w:cs="Times New Roman"/>
                  <w:sz w:val="24"/>
                  <w:szCs w:val="24"/>
                  <w:lang w:val="en-US" w:eastAsia="zh-CN"/>
                </w:rPr>
              </w:rPrChange>
            </w:rPr>
            <w:delText>1</w:delText>
          </w:r>
        </w:del>
      </w:ins>
      <w:ins w:id="2839" w:author="刘崇麟" w:date="2024-12-20T10:36:02Z">
        <w:r>
          <w:rPr>
            <w:rFonts w:hint="default" w:cs="Times New Roman"/>
            <w:b/>
            <w:sz w:val="21"/>
            <w:szCs w:val="21"/>
            <w:lang w:val="en-US" w:eastAsia="zh-CN"/>
            <w:rPrChange w:id="2840" w:author="刘崇麟" w:date="2024-12-20T10:36:16Z">
              <w:rPr>
                <w:rFonts w:hint="default" w:cs="Times New Roman"/>
                <w:sz w:val="24"/>
                <w:szCs w:val="24"/>
                <w:lang w:val="en-US" w:eastAsia="zh-CN"/>
              </w:rPr>
            </w:rPrChange>
          </w:rPr>
          <w:t>-1  内装饰病害统计表</w:t>
        </w:r>
      </w:ins>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5804ABC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ins w:id="2841" w:author="刘崇麟" w:date="2024-12-20T10:33:32Z"/>
        </w:trPr>
        <w:tc>
          <w:tcPr>
            <w:tcW w:w="717" w:type="dxa"/>
            <w:shd w:val="clear" w:color="auto" w:fill="auto"/>
            <w:vAlign w:val="center"/>
          </w:tcPr>
          <w:p w14:paraId="0F0BED75">
            <w:pPr>
              <w:spacing w:line="240" w:lineRule="auto"/>
              <w:ind w:firstLine="0" w:firstLineChars="0"/>
              <w:jc w:val="center"/>
              <w:rPr>
                <w:ins w:id="2843" w:author="刘崇麟" w:date="2024-12-20T10:33:32Z"/>
                <w:rFonts w:hint="default" w:cs="Times New Roman"/>
                <w:sz w:val="21"/>
                <w:szCs w:val="21"/>
                <w:lang w:val="en-US" w:eastAsia="zh-CN"/>
                <w:rPrChange w:id="2844" w:author="赵翔-深圳" w:date="2024-12-20T20:55:49Z">
                  <w:rPr>
                    <w:ins w:id="2845" w:author="刘崇麟" w:date="2024-12-20T10:33:32Z"/>
                    <w:rFonts w:hint="eastAsia" w:cs="Times New Roman"/>
                    <w:sz w:val="24"/>
                    <w:szCs w:val="24"/>
                    <w:lang w:val="en-US" w:eastAsia="zh-CN"/>
                  </w:rPr>
                </w:rPrChange>
              </w:rPr>
              <w:pPrChange w:id="2842" w:author="刘崇麟" w:date="2024-12-20T10:36:28Z">
                <w:pPr>
                  <w:spacing w:line="360" w:lineRule="auto"/>
                  <w:ind w:firstLine="424" w:firstLineChars="200"/>
                </w:pPr>
              </w:pPrChange>
            </w:pPr>
            <w:ins w:id="2846" w:author="刘崇麟" w:date="2024-12-20T10:33:32Z">
              <w:r>
                <w:rPr>
                  <w:rFonts w:hint="default" w:cs="Times New Roman"/>
                  <w:sz w:val="21"/>
                  <w:szCs w:val="21"/>
                  <w:lang w:val="en-US" w:eastAsia="zh-CN"/>
                  <w:rPrChange w:id="2847" w:author="赵翔-深圳" w:date="2024-12-20T20:55:49Z">
                    <w:rPr>
                      <w:rFonts w:hint="eastAsia" w:cs="Times New Roman"/>
                      <w:sz w:val="24"/>
                      <w:szCs w:val="24"/>
                      <w:lang w:val="en-US" w:eastAsia="zh-CN"/>
                    </w:rPr>
                  </w:rPrChange>
                </w:rPr>
                <w:t>序号</w:t>
              </w:r>
            </w:ins>
          </w:p>
        </w:tc>
        <w:tc>
          <w:tcPr>
            <w:tcW w:w="2167" w:type="dxa"/>
            <w:shd w:val="clear" w:color="auto" w:fill="auto"/>
            <w:vAlign w:val="center"/>
          </w:tcPr>
          <w:p w14:paraId="21549678">
            <w:pPr>
              <w:spacing w:line="240" w:lineRule="auto"/>
              <w:ind w:firstLine="0" w:firstLineChars="0"/>
              <w:jc w:val="center"/>
              <w:rPr>
                <w:ins w:id="2849" w:author="刘崇麟" w:date="2024-12-20T10:33:32Z"/>
                <w:rFonts w:hint="default" w:cs="Times New Roman"/>
                <w:sz w:val="21"/>
                <w:szCs w:val="21"/>
                <w:lang w:val="en-US" w:eastAsia="zh-CN"/>
                <w:rPrChange w:id="2850" w:author="赵翔-深圳" w:date="2024-12-20T20:55:49Z">
                  <w:rPr>
                    <w:ins w:id="2851" w:author="刘崇麟" w:date="2024-12-20T10:33:32Z"/>
                    <w:rFonts w:hint="eastAsia" w:cs="Times New Roman"/>
                    <w:sz w:val="24"/>
                    <w:szCs w:val="24"/>
                    <w:lang w:val="en-US" w:eastAsia="zh-CN"/>
                  </w:rPr>
                </w:rPrChange>
              </w:rPr>
              <w:pPrChange w:id="2848" w:author="刘崇麟" w:date="2024-12-20T10:36:28Z">
                <w:pPr>
                  <w:spacing w:line="360" w:lineRule="auto"/>
                  <w:ind w:firstLine="424" w:firstLineChars="200"/>
                </w:pPr>
              </w:pPrChange>
            </w:pPr>
            <w:ins w:id="2852" w:author="刘崇麟" w:date="2024-12-20T10:33:32Z">
              <w:r>
                <w:rPr>
                  <w:rFonts w:hint="default" w:cs="Times New Roman"/>
                  <w:sz w:val="21"/>
                  <w:szCs w:val="21"/>
                  <w:lang w:val="en-US" w:eastAsia="zh-CN"/>
                  <w:rPrChange w:id="2853" w:author="赵翔-深圳" w:date="2024-12-20T20:55:49Z">
                    <w:rPr>
                      <w:rFonts w:hint="eastAsia" w:cs="Times New Roman"/>
                      <w:sz w:val="24"/>
                      <w:szCs w:val="24"/>
                      <w:lang w:val="en-US" w:eastAsia="zh-CN"/>
                    </w:rPr>
                  </w:rPrChange>
                </w:rPr>
                <w:t>位置</w:t>
              </w:r>
            </w:ins>
          </w:p>
        </w:tc>
        <w:tc>
          <w:tcPr>
            <w:tcW w:w="1701" w:type="dxa"/>
            <w:shd w:val="clear" w:color="auto" w:fill="auto"/>
            <w:vAlign w:val="center"/>
          </w:tcPr>
          <w:p w14:paraId="781B18C5">
            <w:pPr>
              <w:spacing w:line="240" w:lineRule="auto"/>
              <w:ind w:firstLine="0" w:firstLineChars="0"/>
              <w:jc w:val="center"/>
              <w:rPr>
                <w:ins w:id="2855" w:author="刘崇麟" w:date="2024-12-20T10:33:32Z"/>
                <w:rFonts w:hint="default" w:cs="Times New Roman"/>
                <w:sz w:val="21"/>
                <w:szCs w:val="21"/>
                <w:lang w:val="en-US" w:eastAsia="zh-CN"/>
                <w:rPrChange w:id="2856" w:author="赵翔-深圳" w:date="2024-12-20T20:55:49Z">
                  <w:rPr>
                    <w:ins w:id="2857" w:author="刘崇麟" w:date="2024-12-20T10:33:32Z"/>
                    <w:rFonts w:hint="eastAsia" w:cs="Times New Roman"/>
                    <w:sz w:val="24"/>
                    <w:szCs w:val="24"/>
                    <w:lang w:val="en-US" w:eastAsia="zh-CN"/>
                  </w:rPr>
                </w:rPrChange>
              </w:rPr>
              <w:pPrChange w:id="2854" w:author="刘崇麟" w:date="2024-12-20T10:36:28Z">
                <w:pPr>
                  <w:spacing w:line="360" w:lineRule="auto"/>
                  <w:ind w:firstLine="424" w:firstLineChars="200"/>
                </w:pPr>
              </w:pPrChange>
            </w:pPr>
            <w:ins w:id="2858" w:author="刘崇麟" w:date="2024-12-20T10:33:32Z">
              <w:r>
                <w:rPr>
                  <w:rFonts w:hint="default" w:cs="Times New Roman"/>
                  <w:sz w:val="21"/>
                  <w:szCs w:val="21"/>
                  <w:lang w:val="en-US" w:eastAsia="zh-CN"/>
                  <w:rPrChange w:id="2859" w:author="赵翔-深圳" w:date="2024-12-20T20:55:49Z">
                    <w:rPr>
                      <w:rFonts w:hint="eastAsia" w:cs="Times New Roman"/>
                      <w:sz w:val="24"/>
                      <w:szCs w:val="24"/>
                      <w:lang w:val="en-US" w:eastAsia="zh-CN"/>
                    </w:rPr>
                  </w:rPrChange>
                </w:rPr>
                <w:t>病害</w:t>
              </w:r>
            </w:ins>
          </w:p>
          <w:p w14:paraId="38FBD2DA">
            <w:pPr>
              <w:spacing w:line="240" w:lineRule="auto"/>
              <w:ind w:firstLine="0" w:firstLineChars="0"/>
              <w:jc w:val="center"/>
              <w:rPr>
                <w:ins w:id="2861" w:author="刘崇麟" w:date="2024-12-20T10:33:32Z"/>
                <w:rFonts w:hint="default" w:cs="Times New Roman"/>
                <w:sz w:val="21"/>
                <w:szCs w:val="21"/>
                <w:lang w:val="en-US" w:eastAsia="zh-CN"/>
                <w:rPrChange w:id="2862" w:author="赵翔-深圳" w:date="2024-12-20T20:55:49Z">
                  <w:rPr>
                    <w:ins w:id="2863" w:author="刘崇麟" w:date="2024-12-20T10:33:32Z"/>
                    <w:rFonts w:hint="eastAsia" w:cs="Times New Roman"/>
                    <w:sz w:val="24"/>
                    <w:szCs w:val="24"/>
                    <w:lang w:val="en-US" w:eastAsia="zh-CN"/>
                  </w:rPr>
                </w:rPrChange>
              </w:rPr>
              <w:pPrChange w:id="2860" w:author="刘崇麟" w:date="2024-12-20T10:36:28Z">
                <w:pPr>
                  <w:spacing w:line="360" w:lineRule="auto"/>
                  <w:ind w:firstLine="424" w:firstLineChars="200"/>
                </w:pPr>
              </w:pPrChange>
            </w:pPr>
            <w:ins w:id="2864" w:author="刘崇麟" w:date="2024-12-20T10:33:32Z">
              <w:r>
                <w:rPr>
                  <w:rFonts w:hint="default" w:cs="Times New Roman"/>
                  <w:sz w:val="21"/>
                  <w:szCs w:val="21"/>
                  <w:lang w:val="en-US" w:eastAsia="zh-CN"/>
                  <w:rPrChange w:id="2865" w:author="赵翔-深圳" w:date="2024-12-20T20:55:49Z">
                    <w:rPr>
                      <w:rFonts w:hint="eastAsia" w:cs="Times New Roman"/>
                      <w:sz w:val="24"/>
                      <w:szCs w:val="24"/>
                      <w:lang w:val="en-US" w:eastAsia="zh-CN"/>
                    </w:rPr>
                  </w:rPrChange>
                </w:rPr>
                <w:t>种类</w:t>
              </w:r>
            </w:ins>
          </w:p>
        </w:tc>
        <w:tc>
          <w:tcPr>
            <w:tcW w:w="2900" w:type="dxa"/>
            <w:shd w:val="clear" w:color="auto" w:fill="auto"/>
            <w:vAlign w:val="center"/>
          </w:tcPr>
          <w:p w14:paraId="6B7F0D33">
            <w:pPr>
              <w:spacing w:line="240" w:lineRule="auto"/>
              <w:ind w:firstLine="0" w:firstLineChars="0"/>
              <w:jc w:val="center"/>
              <w:rPr>
                <w:ins w:id="2867" w:author="刘崇麟" w:date="2024-12-20T10:33:32Z"/>
                <w:rFonts w:hint="default" w:cs="Times New Roman"/>
                <w:sz w:val="21"/>
                <w:szCs w:val="21"/>
                <w:lang w:val="en-US" w:eastAsia="zh-CN"/>
                <w:rPrChange w:id="2868" w:author="赵翔-深圳" w:date="2024-12-20T20:55:49Z">
                  <w:rPr>
                    <w:ins w:id="2869" w:author="刘崇麟" w:date="2024-12-20T10:33:32Z"/>
                    <w:rFonts w:hint="eastAsia" w:cs="Times New Roman"/>
                    <w:sz w:val="24"/>
                    <w:szCs w:val="24"/>
                    <w:lang w:val="en-US" w:eastAsia="zh-CN"/>
                  </w:rPr>
                </w:rPrChange>
              </w:rPr>
              <w:pPrChange w:id="2866" w:author="刘崇麟" w:date="2024-12-20T10:36:28Z">
                <w:pPr>
                  <w:spacing w:line="360" w:lineRule="auto"/>
                  <w:ind w:firstLine="424" w:firstLineChars="200"/>
                </w:pPr>
              </w:pPrChange>
            </w:pPr>
            <w:ins w:id="2870" w:author="刘崇麟" w:date="2024-12-20T10:33:32Z">
              <w:r>
                <w:rPr>
                  <w:rFonts w:hint="default" w:cs="Times New Roman"/>
                  <w:sz w:val="21"/>
                  <w:szCs w:val="21"/>
                  <w:lang w:val="en-US" w:eastAsia="zh-CN"/>
                  <w:rPrChange w:id="2871" w:author="赵翔-深圳" w:date="2024-12-20T20:55:49Z">
                    <w:rPr>
                      <w:rFonts w:hint="eastAsia" w:cs="Times New Roman"/>
                      <w:sz w:val="24"/>
                      <w:szCs w:val="24"/>
                      <w:lang w:val="en-US" w:eastAsia="zh-CN"/>
                    </w:rPr>
                  </w:rPrChange>
                </w:rPr>
                <w:t>病害描述</w:t>
              </w:r>
            </w:ins>
          </w:p>
          <w:p w14:paraId="413E669F">
            <w:pPr>
              <w:spacing w:line="240" w:lineRule="auto"/>
              <w:ind w:firstLine="0" w:firstLineChars="0"/>
              <w:jc w:val="center"/>
              <w:rPr>
                <w:ins w:id="2873" w:author="刘崇麟" w:date="2024-12-20T10:33:32Z"/>
                <w:rFonts w:hint="default" w:cs="Times New Roman"/>
                <w:sz w:val="21"/>
                <w:szCs w:val="21"/>
                <w:lang w:val="en-US" w:eastAsia="zh-CN"/>
                <w:rPrChange w:id="2874" w:author="赵翔-深圳" w:date="2024-12-20T20:55:49Z">
                  <w:rPr>
                    <w:ins w:id="2875" w:author="刘崇麟" w:date="2024-12-20T10:33:32Z"/>
                    <w:rFonts w:hint="eastAsia" w:cs="Times New Roman"/>
                    <w:sz w:val="24"/>
                    <w:szCs w:val="24"/>
                    <w:lang w:val="en-US" w:eastAsia="zh-CN"/>
                  </w:rPr>
                </w:rPrChange>
              </w:rPr>
              <w:pPrChange w:id="2872" w:author="刘崇麟" w:date="2024-12-20T10:36:28Z">
                <w:pPr>
                  <w:spacing w:line="360" w:lineRule="auto"/>
                  <w:ind w:firstLine="424" w:firstLineChars="200"/>
                </w:pPr>
              </w:pPrChange>
            </w:pPr>
            <w:ins w:id="2876" w:author="刘崇麟" w:date="2024-12-20T10:33:32Z">
              <w:r>
                <w:rPr>
                  <w:rFonts w:hint="default" w:cs="Times New Roman"/>
                  <w:sz w:val="21"/>
                  <w:szCs w:val="21"/>
                  <w:lang w:val="en-US" w:eastAsia="zh-CN"/>
                  <w:rPrChange w:id="2877" w:author="赵翔-深圳" w:date="2024-12-20T20:55:49Z">
                    <w:rPr>
                      <w:rFonts w:hint="eastAsia" w:cs="Times New Roman"/>
                      <w:sz w:val="24"/>
                      <w:szCs w:val="24"/>
                      <w:lang w:val="en-US" w:eastAsia="zh-CN"/>
                    </w:rPr>
                  </w:rPrChange>
                </w:rPr>
                <w:t>（性质、范围、程度、数量等）</w:t>
              </w:r>
            </w:ins>
          </w:p>
        </w:tc>
        <w:tc>
          <w:tcPr>
            <w:tcW w:w="996" w:type="dxa"/>
            <w:shd w:val="clear" w:color="auto" w:fill="auto"/>
            <w:vAlign w:val="center"/>
          </w:tcPr>
          <w:p w14:paraId="59147731">
            <w:pPr>
              <w:spacing w:line="240" w:lineRule="auto"/>
              <w:ind w:firstLine="0" w:firstLineChars="0"/>
              <w:jc w:val="center"/>
              <w:rPr>
                <w:ins w:id="2879" w:author="刘崇麟" w:date="2024-12-20T10:33:32Z"/>
                <w:rFonts w:hint="default" w:cs="Times New Roman"/>
                <w:sz w:val="21"/>
                <w:szCs w:val="21"/>
                <w:lang w:val="en-US" w:eastAsia="zh-CN"/>
                <w:rPrChange w:id="2880" w:author="赵翔-深圳" w:date="2024-12-20T20:55:49Z">
                  <w:rPr>
                    <w:ins w:id="2881" w:author="刘崇麟" w:date="2024-12-20T10:33:32Z"/>
                    <w:rFonts w:hint="eastAsia" w:cs="Times New Roman"/>
                    <w:sz w:val="24"/>
                    <w:szCs w:val="24"/>
                    <w:lang w:val="en-US" w:eastAsia="zh-CN"/>
                  </w:rPr>
                </w:rPrChange>
              </w:rPr>
              <w:pPrChange w:id="2878" w:author="刘崇麟" w:date="2024-12-20T10:36:28Z">
                <w:pPr>
                  <w:spacing w:line="360" w:lineRule="auto"/>
                  <w:ind w:firstLine="424" w:firstLineChars="200"/>
                </w:pPr>
              </w:pPrChange>
            </w:pPr>
            <w:ins w:id="2882" w:author="刘崇麟" w:date="2024-12-20T10:33:32Z">
              <w:r>
                <w:rPr>
                  <w:rFonts w:hint="default" w:cs="Times New Roman"/>
                  <w:sz w:val="21"/>
                  <w:szCs w:val="21"/>
                  <w:lang w:val="en-US" w:eastAsia="zh-CN"/>
                  <w:rPrChange w:id="2883" w:author="赵翔-深圳" w:date="2024-12-20T20:55:49Z">
                    <w:rPr>
                      <w:rFonts w:hint="eastAsia" w:cs="Times New Roman"/>
                      <w:sz w:val="24"/>
                      <w:szCs w:val="24"/>
                      <w:lang w:val="en-US" w:eastAsia="zh-CN"/>
                    </w:rPr>
                  </w:rPrChange>
                </w:rPr>
                <w:t>照片</w:t>
              </w:r>
            </w:ins>
          </w:p>
        </w:tc>
        <w:tc>
          <w:tcPr>
            <w:tcW w:w="690" w:type="dxa"/>
            <w:shd w:val="clear" w:color="auto" w:fill="auto"/>
            <w:vAlign w:val="center"/>
          </w:tcPr>
          <w:p w14:paraId="1510F1AC">
            <w:pPr>
              <w:spacing w:line="240" w:lineRule="auto"/>
              <w:ind w:firstLine="0" w:firstLineChars="0"/>
              <w:jc w:val="center"/>
              <w:rPr>
                <w:ins w:id="2885" w:author="刘崇麟" w:date="2024-12-20T10:33:32Z"/>
                <w:rFonts w:hint="default" w:cs="Times New Roman"/>
                <w:sz w:val="21"/>
                <w:szCs w:val="21"/>
                <w:lang w:val="en-US" w:eastAsia="zh-CN"/>
                <w:rPrChange w:id="2886" w:author="赵翔-深圳" w:date="2024-12-20T20:55:49Z">
                  <w:rPr>
                    <w:ins w:id="2887" w:author="刘崇麟" w:date="2024-12-20T10:33:32Z"/>
                    <w:rFonts w:hint="eastAsia" w:cs="Times New Roman"/>
                    <w:sz w:val="24"/>
                    <w:szCs w:val="24"/>
                    <w:lang w:val="en-US" w:eastAsia="zh-CN"/>
                  </w:rPr>
                </w:rPrChange>
              </w:rPr>
              <w:pPrChange w:id="2884" w:author="刘崇麟" w:date="2024-12-20T10:36:28Z">
                <w:pPr>
                  <w:spacing w:line="360" w:lineRule="auto"/>
                  <w:ind w:firstLine="424" w:firstLineChars="200"/>
                </w:pPr>
              </w:pPrChange>
            </w:pPr>
            <w:ins w:id="2888" w:author="刘崇麟" w:date="2024-12-20T10:33:32Z">
              <w:r>
                <w:rPr>
                  <w:rFonts w:hint="default" w:cs="Times New Roman"/>
                  <w:sz w:val="21"/>
                  <w:szCs w:val="21"/>
                  <w:lang w:val="en-US" w:eastAsia="zh-CN"/>
                  <w:rPrChange w:id="2889" w:author="赵翔-深圳" w:date="2024-12-20T20:55:49Z">
                    <w:rPr>
                      <w:rFonts w:hint="eastAsia" w:cs="Times New Roman"/>
                      <w:sz w:val="24"/>
                      <w:szCs w:val="24"/>
                      <w:lang w:val="en-US" w:eastAsia="zh-CN"/>
                    </w:rPr>
                  </w:rPrChange>
                </w:rPr>
                <w:t>状况值</w:t>
              </w:r>
            </w:ins>
          </w:p>
        </w:tc>
      </w:tr>
      <w:tr w14:paraId="766079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890" w:author="刘崇麟" w:date="2024-12-20T10:33:32Z"/>
        </w:trPr>
        <w:tc>
          <w:tcPr>
            <w:tcW w:w="717" w:type="dxa"/>
            <w:shd w:val="clear" w:color="auto" w:fill="auto"/>
            <w:vAlign w:val="center"/>
          </w:tcPr>
          <w:p w14:paraId="457B1667">
            <w:pPr>
              <w:spacing w:line="240" w:lineRule="auto"/>
              <w:ind w:firstLine="0" w:firstLineChars="0"/>
              <w:jc w:val="center"/>
              <w:rPr>
                <w:ins w:id="2892" w:author="刘崇麟" w:date="2024-12-20T10:33:32Z"/>
                <w:rFonts w:hint="default" w:cs="Times New Roman"/>
                <w:sz w:val="21"/>
                <w:szCs w:val="21"/>
                <w:lang w:val="en-US" w:eastAsia="zh-CN"/>
                <w:rPrChange w:id="2893" w:author="赵翔-深圳" w:date="2024-12-20T20:55:49Z">
                  <w:rPr>
                    <w:ins w:id="2894" w:author="刘崇麟" w:date="2024-12-20T10:33:32Z"/>
                    <w:rFonts w:hint="eastAsia" w:cs="Times New Roman"/>
                    <w:sz w:val="24"/>
                    <w:szCs w:val="24"/>
                    <w:lang w:val="en-US" w:eastAsia="zh-CN"/>
                  </w:rPr>
                </w:rPrChange>
              </w:rPr>
              <w:pPrChange w:id="2891" w:author="刘崇麟" w:date="2024-12-20T10:36:33Z">
                <w:pPr>
                  <w:spacing w:line="360" w:lineRule="auto"/>
                  <w:ind w:firstLine="424" w:firstLineChars="200"/>
                </w:pPr>
              </w:pPrChange>
            </w:pPr>
            <w:ins w:id="2895" w:author="刘崇麟" w:date="2024-12-20T10:33:32Z">
              <w:r>
                <w:rPr>
                  <w:rFonts w:hint="default" w:cs="Times New Roman"/>
                  <w:sz w:val="21"/>
                  <w:szCs w:val="21"/>
                  <w:lang w:val="en-US" w:eastAsia="zh-CN"/>
                  <w:rPrChange w:id="2896" w:author="赵翔-深圳" w:date="2024-12-20T20:55:49Z">
                    <w:rPr>
                      <w:rFonts w:hint="eastAsia" w:cs="Times New Roman"/>
                      <w:sz w:val="24"/>
                      <w:szCs w:val="24"/>
                      <w:lang w:val="en-US" w:eastAsia="zh-CN"/>
                    </w:rPr>
                  </w:rPrChange>
                </w:rPr>
                <w:t>1</w:t>
              </w:r>
            </w:ins>
          </w:p>
        </w:tc>
        <w:tc>
          <w:tcPr>
            <w:tcW w:w="2167" w:type="dxa"/>
            <w:shd w:val="clear" w:color="auto" w:fill="auto"/>
            <w:vAlign w:val="center"/>
          </w:tcPr>
          <w:p w14:paraId="4688AFC8">
            <w:pPr>
              <w:spacing w:line="240" w:lineRule="auto"/>
              <w:ind w:firstLine="0" w:firstLineChars="0"/>
              <w:jc w:val="center"/>
              <w:rPr>
                <w:ins w:id="2898" w:author="刘崇麟" w:date="2024-12-20T10:33:32Z"/>
                <w:rFonts w:hint="default" w:cs="Times New Roman"/>
                <w:sz w:val="21"/>
                <w:szCs w:val="21"/>
                <w:lang w:val="en-US" w:eastAsia="zh-CN"/>
                <w:rPrChange w:id="2899" w:author="赵翔-深圳" w:date="2024-12-20T20:55:49Z">
                  <w:rPr>
                    <w:ins w:id="2900" w:author="刘崇麟" w:date="2024-12-20T10:33:32Z"/>
                    <w:rFonts w:hint="eastAsia" w:cs="Times New Roman"/>
                    <w:sz w:val="24"/>
                    <w:szCs w:val="24"/>
                    <w:lang w:val="en-US" w:eastAsia="zh-CN"/>
                  </w:rPr>
                </w:rPrChange>
              </w:rPr>
              <w:pPrChange w:id="2897" w:author="刘崇麟" w:date="2024-12-20T10:36:33Z">
                <w:pPr>
                  <w:spacing w:line="360" w:lineRule="auto"/>
                  <w:ind w:firstLine="424" w:firstLineChars="200"/>
                </w:pPr>
              </w:pPrChange>
            </w:pPr>
            <w:ins w:id="2901" w:author="刘崇麟" w:date="2024-12-20T10:33:52Z">
              <w:r>
                <w:rPr>
                  <w:rFonts w:hint="default" w:cs="Times New Roman"/>
                  <w:sz w:val="21"/>
                  <w:szCs w:val="21"/>
                  <w:lang w:val="en-US" w:eastAsia="zh-CN"/>
                  <w:rPrChange w:id="2902" w:author="赵翔-深圳" w:date="2024-12-20T20:55:49Z">
                    <w:rPr>
                      <w:rFonts w:hint="eastAsia" w:cs="Times New Roman"/>
                      <w:sz w:val="24"/>
                      <w:szCs w:val="24"/>
                      <w:lang w:val="en-US" w:eastAsia="zh-CN"/>
                    </w:rPr>
                  </w:rPrChange>
                </w:rPr>
                <w:t>YK53+145.6</w:t>
              </w:r>
            </w:ins>
          </w:p>
        </w:tc>
        <w:tc>
          <w:tcPr>
            <w:tcW w:w="1701" w:type="dxa"/>
            <w:shd w:val="clear" w:color="auto" w:fill="auto"/>
            <w:vAlign w:val="center"/>
          </w:tcPr>
          <w:p w14:paraId="1ED2E7CF">
            <w:pPr>
              <w:spacing w:line="240" w:lineRule="auto"/>
              <w:ind w:firstLine="0" w:firstLineChars="0"/>
              <w:jc w:val="center"/>
              <w:rPr>
                <w:ins w:id="2904" w:author="刘崇麟" w:date="2024-12-20T10:33:32Z"/>
                <w:rFonts w:hint="default" w:cs="Times New Roman"/>
                <w:sz w:val="21"/>
                <w:szCs w:val="21"/>
                <w:lang w:val="en-US" w:eastAsia="zh-CN"/>
                <w:rPrChange w:id="2905" w:author="赵翔-深圳" w:date="2024-12-20T20:55:49Z">
                  <w:rPr>
                    <w:ins w:id="2906" w:author="刘崇麟" w:date="2024-12-20T10:33:32Z"/>
                    <w:rFonts w:hint="eastAsia" w:cs="Times New Roman"/>
                    <w:sz w:val="24"/>
                    <w:szCs w:val="24"/>
                    <w:lang w:val="en-US" w:eastAsia="zh-CN"/>
                  </w:rPr>
                </w:rPrChange>
              </w:rPr>
              <w:pPrChange w:id="2903" w:author="刘崇麟" w:date="2024-12-20T10:36:33Z">
                <w:pPr>
                  <w:spacing w:line="360" w:lineRule="auto"/>
                  <w:ind w:firstLine="424" w:firstLineChars="200"/>
                </w:pPr>
              </w:pPrChange>
            </w:pPr>
            <w:ins w:id="2907" w:author="刘崇麟" w:date="2024-12-20T10:33:32Z">
              <w:bookmarkStart w:id="163" w:name="OLE_LINK21"/>
              <w:r>
                <w:rPr>
                  <w:rFonts w:hint="default" w:cs="Times New Roman"/>
                  <w:sz w:val="21"/>
                  <w:szCs w:val="21"/>
                  <w:lang w:val="en-US" w:eastAsia="zh-CN"/>
                  <w:rPrChange w:id="2908" w:author="赵翔-深圳" w:date="2024-12-20T20:55:49Z">
                    <w:rPr>
                      <w:rFonts w:hint="eastAsia" w:cs="Times New Roman"/>
                      <w:sz w:val="24"/>
                      <w:szCs w:val="24"/>
                      <w:lang w:val="en-US" w:eastAsia="zh-CN"/>
                    </w:rPr>
                  </w:rPrChange>
                </w:rPr>
                <w:t>防火涂料剥落</w:t>
              </w:r>
              <w:bookmarkEnd w:id="163"/>
            </w:ins>
          </w:p>
        </w:tc>
        <w:tc>
          <w:tcPr>
            <w:tcW w:w="2900" w:type="dxa"/>
            <w:shd w:val="clear" w:color="auto" w:fill="auto"/>
            <w:vAlign w:val="center"/>
          </w:tcPr>
          <w:p w14:paraId="24C84C7D">
            <w:pPr>
              <w:spacing w:line="240" w:lineRule="auto"/>
              <w:ind w:firstLine="0" w:firstLineChars="0"/>
              <w:jc w:val="center"/>
              <w:rPr>
                <w:ins w:id="2910" w:author="刘崇麟" w:date="2024-12-20T10:33:32Z"/>
                <w:rFonts w:hint="default" w:cs="Times New Roman"/>
                <w:sz w:val="21"/>
                <w:szCs w:val="21"/>
                <w:lang w:val="en-US" w:eastAsia="zh-CN"/>
                <w:rPrChange w:id="2911" w:author="赵翔-深圳" w:date="2024-12-20T20:55:49Z">
                  <w:rPr>
                    <w:ins w:id="2912" w:author="刘崇麟" w:date="2024-12-20T10:33:32Z"/>
                    <w:rFonts w:hint="eastAsia" w:cs="Times New Roman"/>
                    <w:sz w:val="24"/>
                    <w:szCs w:val="24"/>
                    <w:lang w:val="en-US" w:eastAsia="zh-CN"/>
                  </w:rPr>
                </w:rPrChange>
              </w:rPr>
              <w:pPrChange w:id="2909" w:author="刘崇麟" w:date="2024-12-20T10:36:33Z">
                <w:pPr>
                  <w:spacing w:line="360" w:lineRule="auto"/>
                  <w:ind w:firstLine="424" w:firstLineChars="200"/>
                </w:pPr>
              </w:pPrChange>
            </w:pPr>
            <w:ins w:id="2913" w:author="刘崇麟" w:date="2024-12-20T10:34:03Z">
              <w:bookmarkStart w:id="164" w:name="OLE_LINK18"/>
              <w:r>
                <w:rPr>
                  <w:rFonts w:hint="default" w:cs="Times New Roman"/>
                  <w:sz w:val="21"/>
                  <w:szCs w:val="21"/>
                  <w:lang w:val="en-US" w:eastAsia="zh-CN"/>
                  <w:rPrChange w:id="2914" w:author="赵翔-深圳" w:date="2024-12-20T20:55:49Z">
                    <w:rPr>
                      <w:rFonts w:hint="eastAsia" w:cs="Times New Roman"/>
                      <w:sz w:val="24"/>
                      <w:szCs w:val="24"/>
                      <w:lang w:val="en-US" w:eastAsia="zh-CN"/>
                    </w:rPr>
                  </w:rPrChange>
                </w:rPr>
                <w:t>左拱顶</w:t>
              </w:r>
            </w:ins>
            <w:ins w:id="2915" w:author="刘崇麟" w:date="2024-12-20T10:33:32Z">
              <w:r>
                <w:rPr>
                  <w:rFonts w:hint="default" w:cs="Times New Roman"/>
                  <w:sz w:val="21"/>
                  <w:szCs w:val="21"/>
                  <w:lang w:val="en-US" w:eastAsia="zh-CN"/>
                  <w:rPrChange w:id="2916" w:author="赵翔-深圳" w:date="2024-12-20T20:55:49Z">
                    <w:rPr>
                      <w:rFonts w:hint="eastAsia" w:cs="Times New Roman"/>
                      <w:sz w:val="24"/>
                      <w:szCs w:val="24"/>
                      <w:lang w:val="en-US" w:eastAsia="zh-CN"/>
                    </w:rPr>
                  </w:rPrChange>
                </w:rPr>
                <w:t>距距地面高度</w:t>
              </w:r>
            </w:ins>
            <w:ins w:id="2917" w:author="刘崇麟" w:date="2024-12-20T10:34:12Z">
              <w:r>
                <w:rPr>
                  <w:rFonts w:hint="default" w:cs="Times New Roman"/>
                  <w:sz w:val="21"/>
                  <w:szCs w:val="21"/>
                  <w:lang w:val="en-US" w:eastAsia="zh-CN"/>
                  <w:rPrChange w:id="2918" w:author="赵翔-深圳" w:date="2024-12-20T20:55:49Z">
                    <w:rPr>
                      <w:rFonts w:hint="eastAsia" w:cs="Times New Roman"/>
                      <w:sz w:val="24"/>
                      <w:szCs w:val="24"/>
                      <w:lang w:val="en-US" w:eastAsia="zh-CN"/>
                    </w:rPr>
                  </w:rPrChange>
                </w:rPr>
                <w:t>9.9</w:t>
              </w:r>
            </w:ins>
            <w:ins w:id="2919" w:author="刘崇麟" w:date="2024-12-20T10:33:32Z">
              <w:r>
                <w:rPr>
                  <w:rFonts w:hint="default" w:cs="Times New Roman"/>
                  <w:sz w:val="21"/>
                  <w:szCs w:val="21"/>
                  <w:lang w:val="en-US" w:eastAsia="zh-CN"/>
                  <w:rPrChange w:id="2920" w:author="赵翔-深圳" w:date="2024-12-20T20:55:49Z">
                    <w:rPr>
                      <w:rFonts w:hint="eastAsia" w:cs="Times New Roman"/>
                      <w:sz w:val="24"/>
                      <w:szCs w:val="24"/>
                      <w:lang w:val="en-US" w:eastAsia="zh-CN"/>
                    </w:rPr>
                  </w:rPrChange>
                </w:rPr>
                <w:t>m，长0.</w:t>
              </w:r>
            </w:ins>
            <w:ins w:id="2921" w:author="刘崇麟" w:date="2024-12-20T10:34:26Z">
              <w:r>
                <w:rPr>
                  <w:rFonts w:hint="default" w:cs="Times New Roman"/>
                  <w:sz w:val="21"/>
                  <w:szCs w:val="21"/>
                  <w:lang w:val="en-US" w:eastAsia="zh-CN"/>
                  <w:rPrChange w:id="2922" w:author="赵翔-深圳" w:date="2024-12-20T20:55:49Z">
                    <w:rPr>
                      <w:rFonts w:hint="eastAsia" w:cs="Times New Roman"/>
                      <w:sz w:val="24"/>
                      <w:szCs w:val="24"/>
                      <w:lang w:val="en-US" w:eastAsia="zh-CN"/>
                    </w:rPr>
                  </w:rPrChange>
                </w:rPr>
                <w:t>22</w:t>
              </w:r>
            </w:ins>
            <w:ins w:id="2923" w:author="刘崇麟" w:date="2024-12-20T10:33:32Z">
              <w:r>
                <w:rPr>
                  <w:rFonts w:hint="default" w:cs="Times New Roman"/>
                  <w:sz w:val="21"/>
                  <w:szCs w:val="21"/>
                  <w:lang w:val="en-US" w:eastAsia="zh-CN"/>
                  <w:rPrChange w:id="2924" w:author="赵翔-深圳" w:date="2024-12-20T20:55:49Z">
                    <w:rPr>
                      <w:rFonts w:hint="eastAsia" w:cs="Times New Roman"/>
                      <w:sz w:val="24"/>
                      <w:szCs w:val="24"/>
                      <w:lang w:val="en-US" w:eastAsia="zh-CN"/>
                    </w:rPr>
                  </w:rPrChange>
                </w:rPr>
                <w:t>m，宽0.</w:t>
              </w:r>
            </w:ins>
            <w:ins w:id="2925" w:author="刘崇麟" w:date="2024-12-20T10:34:29Z">
              <w:r>
                <w:rPr>
                  <w:rFonts w:hint="default" w:cs="Times New Roman"/>
                  <w:sz w:val="21"/>
                  <w:szCs w:val="21"/>
                  <w:lang w:val="en-US" w:eastAsia="zh-CN"/>
                  <w:rPrChange w:id="2926" w:author="赵翔-深圳" w:date="2024-12-20T20:55:49Z">
                    <w:rPr>
                      <w:rFonts w:hint="eastAsia" w:cs="Times New Roman"/>
                      <w:sz w:val="24"/>
                      <w:szCs w:val="24"/>
                      <w:lang w:val="en-US" w:eastAsia="zh-CN"/>
                    </w:rPr>
                  </w:rPrChange>
                </w:rPr>
                <w:t>3</w:t>
              </w:r>
            </w:ins>
            <w:ins w:id="2927" w:author="刘崇麟" w:date="2024-12-20T10:33:32Z">
              <w:r>
                <w:rPr>
                  <w:rFonts w:hint="default" w:cs="Times New Roman"/>
                  <w:sz w:val="21"/>
                  <w:szCs w:val="21"/>
                  <w:lang w:val="en-US" w:eastAsia="zh-CN"/>
                  <w:rPrChange w:id="2928" w:author="赵翔-深圳" w:date="2024-12-20T20:55:49Z">
                    <w:rPr>
                      <w:rFonts w:hint="eastAsia" w:cs="Times New Roman"/>
                      <w:sz w:val="24"/>
                      <w:szCs w:val="24"/>
                      <w:lang w:val="en-US" w:eastAsia="zh-CN"/>
                    </w:rPr>
                  </w:rPrChange>
                </w:rPr>
                <w:t>m，面积为</w:t>
              </w:r>
            </w:ins>
            <w:ins w:id="2929" w:author="刘崇麟" w:date="2024-12-20T10:34:36Z">
              <w:r>
                <w:rPr>
                  <w:rFonts w:hint="default" w:cs="Times New Roman"/>
                  <w:sz w:val="21"/>
                  <w:szCs w:val="21"/>
                  <w:lang w:val="en-US" w:eastAsia="zh-CN"/>
                  <w:rPrChange w:id="2930" w:author="赵翔-深圳" w:date="2024-12-20T20:55:49Z">
                    <w:rPr>
                      <w:rFonts w:hint="eastAsia" w:cs="Times New Roman"/>
                      <w:sz w:val="24"/>
                      <w:szCs w:val="24"/>
                      <w:lang w:val="en-US" w:eastAsia="zh-CN"/>
                    </w:rPr>
                  </w:rPrChange>
                </w:rPr>
                <w:t>0.04</w:t>
              </w:r>
            </w:ins>
            <w:ins w:id="2931" w:author="刘崇麟" w:date="2024-12-20T10:33:32Z">
              <w:r>
                <w:rPr>
                  <w:rFonts w:hint="default" w:cs="Times New Roman"/>
                  <w:sz w:val="21"/>
                  <w:szCs w:val="21"/>
                  <w:lang w:val="en-US" w:eastAsia="zh-CN"/>
                  <w:rPrChange w:id="2932" w:author="赵翔-深圳" w:date="2024-12-20T20:55:49Z">
                    <w:rPr>
                      <w:rFonts w:hint="eastAsia" w:cs="Times New Roman"/>
                      <w:sz w:val="24"/>
                      <w:szCs w:val="24"/>
                      <w:lang w:val="en-US" w:eastAsia="zh-CN"/>
                    </w:rPr>
                  </w:rPrChange>
                </w:rPr>
                <w:t>m²。</w:t>
              </w:r>
              <w:bookmarkEnd w:id="164"/>
            </w:ins>
          </w:p>
        </w:tc>
        <w:tc>
          <w:tcPr>
            <w:tcW w:w="996" w:type="dxa"/>
            <w:shd w:val="clear" w:color="auto" w:fill="auto"/>
            <w:vAlign w:val="center"/>
          </w:tcPr>
          <w:p w14:paraId="0661D6AD">
            <w:pPr>
              <w:spacing w:line="240" w:lineRule="auto"/>
              <w:ind w:firstLine="0" w:firstLineChars="0"/>
              <w:jc w:val="center"/>
              <w:rPr>
                <w:ins w:id="2934" w:author="刘崇麟" w:date="2024-12-20T10:33:32Z"/>
                <w:rFonts w:hint="default" w:cs="Times New Roman"/>
                <w:sz w:val="21"/>
                <w:szCs w:val="21"/>
                <w:lang w:val="en-US" w:eastAsia="zh-CN"/>
                <w:rPrChange w:id="2935" w:author="赵翔-深圳" w:date="2024-12-20T20:55:49Z">
                  <w:rPr>
                    <w:ins w:id="2936" w:author="刘崇麟" w:date="2024-12-20T10:33:32Z"/>
                    <w:rFonts w:hint="eastAsia" w:cs="Times New Roman"/>
                    <w:sz w:val="24"/>
                    <w:szCs w:val="24"/>
                    <w:lang w:val="en-US" w:eastAsia="zh-CN"/>
                  </w:rPr>
                </w:rPrChange>
              </w:rPr>
              <w:pPrChange w:id="2933" w:author="刘崇麟" w:date="2024-12-20T10:36:33Z">
                <w:pPr>
                  <w:spacing w:line="360" w:lineRule="auto"/>
                  <w:ind w:firstLine="424" w:firstLineChars="200"/>
                </w:pPr>
              </w:pPrChange>
            </w:pPr>
            <w:ins w:id="2937" w:author="刘崇麟" w:date="2024-12-20T10:33:32Z">
              <w:bookmarkStart w:id="165" w:name="OLE_LINK19"/>
              <w:r>
                <w:rPr>
                  <w:rFonts w:hint="default" w:cs="Times New Roman"/>
                  <w:sz w:val="21"/>
                  <w:szCs w:val="21"/>
                  <w:lang w:val="en-US" w:eastAsia="zh-CN"/>
                  <w:rPrChange w:id="2938" w:author="赵翔-深圳" w:date="2024-12-20T20:55:49Z">
                    <w:rPr>
                      <w:rFonts w:hint="eastAsia" w:cs="Times New Roman"/>
                      <w:sz w:val="24"/>
                      <w:szCs w:val="24"/>
                      <w:lang w:val="en-US" w:eastAsia="zh-CN"/>
                    </w:rPr>
                  </w:rPrChange>
                </w:rPr>
                <w:t>3.</w:t>
              </w:r>
            </w:ins>
            <w:ins w:id="2939" w:author="刘崇麟" w:date="2024-12-20T10:34:42Z">
              <w:r>
                <w:rPr>
                  <w:rFonts w:hint="default" w:cs="Times New Roman"/>
                  <w:sz w:val="21"/>
                  <w:szCs w:val="21"/>
                  <w:lang w:val="en-US" w:eastAsia="zh-CN"/>
                  <w:rPrChange w:id="2940" w:author="赵翔-深圳" w:date="2024-12-20T20:55:49Z">
                    <w:rPr>
                      <w:rFonts w:hint="eastAsia" w:cs="Times New Roman"/>
                      <w:sz w:val="24"/>
                      <w:szCs w:val="24"/>
                      <w:lang w:val="en-US" w:eastAsia="zh-CN"/>
                    </w:rPr>
                  </w:rPrChange>
                </w:rPr>
                <w:t>2</w:t>
              </w:r>
            </w:ins>
            <w:ins w:id="2941" w:author="刘崇麟" w:date="2024-12-20T10:33:32Z">
              <w:r>
                <w:rPr>
                  <w:rFonts w:hint="default" w:cs="Times New Roman"/>
                  <w:sz w:val="21"/>
                  <w:szCs w:val="21"/>
                  <w:lang w:val="en-US" w:eastAsia="zh-CN"/>
                  <w:rPrChange w:id="2942" w:author="赵翔-深圳" w:date="2024-12-20T20:55:49Z">
                    <w:rPr>
                      <w:rFonts w:hint="eastAsia" w:cs="Times New Roman"/>
                      <w:sz w:val="24"/>
                      <w:szCs w:val="24"/>
                      <w:lang w:val="en-US" w:eastAsia="zh-CN"/>
                    </w:rPr>
                  </w:rPrChange>
                </w:rPr>
                <w:t>.8.1</w:t>
              </w:r>
              <w:bookmarkEnd w:id="165"/>
            </w:ins>
          </w:p>
        </w:tc>
        <w:tc>
          <w:tcPr>
            <w:tcW w:w="690" w:type="dxa"/>
            <w:shd w:val="clear" w:color="auto" w:fill="auto"/>
            <w:vAlign w:val="center"/>
          </w:tcPr>
          <w:p w14:paraId="63BB29D9">
            <w:pPr>
              <w:spacing w:line="240" w:lineRule="auto"/>
              <w:ind w:firstLine="0" w:firstLineChars="0"/>
              <w:jc w:val="center"/>
              <w:rPr>
                <w:ins w:id="2944" w:author="刘崇麟" w:date="2024-12-20T10:33:32Z"/>
                <w:rFonts w:hint="default" w:cs="Times New Roman"/>
                <w:sz w:val="21"/>
                <w:szCs w:val="21"/>
                <w:lang w:val="en-US" w:eastAsia="zh-CN"/>
                <w:rPrChange w:id="2945" w:author="赵翔-深圳" w:date="2024-12-20T20:55:49Z">
                  <w:rPr>
                    <w:ins w:id="2946" w:author="刘崇麟" w:date="2024-12-20T10:33:32Z"/>
                    <w:rFonts w:hint="eastAsia" w:cs="Times New Roman"/>
                    <w:sz w:val="24"/>
                    <w:szCs w:val="24"/>
                    <w:lang w:val="en-US" w:eastAsia="zh-CN"/>
                  </w:rPr>
                </w:rPrChange>
              </w:rPr>
              <w:pPrChange w:id="2943" w:author="刘崇麟" w:date="2024-12-20T10:36:33Z">
                <w:pPr>
                  <w:spacing w:line="360" w:lineRule="auto"/>
                  <w:ind w:firstLine="424" w:firstLineChars="200"/>
                </w:pPr>
              </w:pPrChange>
            </w:pPr>
            <w:ins w:id="2947" w:author="刘崇麟" w:date="2024-12-20T10:33:32Z">
              <w:bookmarkStart w:id="166" w:name="OLE_LINK20"/>
              <w:r>
                <w:rPr>
                  <w:rFonts w:hint="default" w:cs="Times New Roman"/>
                  <w:sz w:val="21"/>
                  <w:szCs w:val="21"/>
                  <w:lang w:val="en-US" w:eastAsia="zh-CN"/>
                  <w:rPrChange w:id="2948" w:author="赵翔-深圳" w:date="2024-12-20T20:55:49Z">
                    <w:rPr>
                      <w:rFonts w:hint="eastAsia" w:cs="Times New Roman"/>
                      <w:sz w:val="24"/>
                      <w:szCs w:val="24"/>
                      <w:lang w:val="en-US" w:eastAsia="zh-CN"/>
                    </w:rPr>
                  </w:rPrChange>
                </w:rPr>
                <w:t>1</w:t>
              </w:r>
              <w:bookmarkEnd w:id="166"/>
            </w:ins>
          </w:p>
        </w:tc>
      </w:tr>
      <w:tr w14:paraId="1BAEBC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949" w:author="刘崇麟" w:date="2024-12-20T10:33:32Z"/>
        </w:trPr>
        <w:tc>
          <w:tcPr>
            <w:tcW w:w="717" w:type="dxa"/>
            <w:shd w:val="clear" w:color="auto" w:fill="auto"/>
            <w:vAlign w:val="center"/>
          </w:tcPr>
          <w:p w14:paraId="63B21DD9">
            <w:pPr>
              <w:spacing w:line="240" w:lineRule="auto"/>
              <w:ind w:firstLine="0" w:firstLineChars="0"/>
              <w:jc w:val="center"/>
              <w:rPr>
                <w:ins w:id="2951" w:author="刘崇麟" w:date="2024-12-20T10:33:32Z"/>
                <w:rFonts w:hint="default" w:cs="Times New Roman"/>
                <w:sz w:val="21"/>
                <w:szCs w:val="21"/>
                <w:lang w:val="en-US" w:eastAsia="zh-CN"/>
                <w:rPrChange w:id="2952" w:author="赵翔-深圳" w:date="2024-12-20T20:55:49Z">
                  <w:rPr>
                    <w:ins w:id="2953" w:author="刘崇麟" w:date="2024-12-20T10:33:32Z"/>
                    <w:rFonts w:hint="eastAsia" w:cs="Times New Roman"/>
                    <w:sz w:val="24"/>
                    <w:szCs w:val="24"/>
                    <w:lang w:val="en-US" w:eastAsia="zh-CN"/>
                  </w:rPr>
                </w:rPrChange>
              </w:rPr>
              <w:pPrChange w:id="2950" w:author="刘崇麟" w:date="2024-12-20T10:36:33Z">
                <w:pPr>
                  <w:spacing w:line="360" w:lineRule="auto"/>
                  <w:ind w:firstLine="424" w:firstLineChars="200"/>
                </w:pPr>
              </w:pPrChange>
            </w:pPr>
            <w:ins w:id="2954" w:author="刘崇麟" w:date="2024-12-20T10:36:45Z">
              <w:r>
                <w:rPr>
                  <w:rFonts w:hint="default" w:cs="Times New Roman"/>
                  <w:sz w:val="21"/>
                  <w:szCs w:val="21"/>
                  <w:lang w:val="en-US" w:eastAsia="zh-CN"/>
                  <w:rPrChange w:id="2955" w:author="赵翔-深圳" w:date="2024-12-20T20:55:49Z">
                    <w:rPr>
                      <w:rFonts w:hint="eastAsia" w:cs="Times New Roman"/>
                      <w:sz w:val="21"/>
                      <w:szCs w:val="21"/>
                      <w:lang w:val="en-US" w:eastAsia="zh-CN"/>
                    </w:rPr>
                  </w:rPrChange>
                </w:rPr>
                <w:t>2</w:t>
              </w:r>
            </w:ins>
          </w:p>
        </w:tc>
        <w:tc>
          <w:tcPr>
            <w:tcW w:w="2167" w:type="dxa"/>
            <w:shd w:val="clear" w:color="auto" w:fill="auto"/>
            <w:vAlign w:val="center"/>
          </w:tcPr>
          <w:p w14:paraId="3B73EC23">
            <w:pPr>
              <w:spacing w:line="240" w:lineRule="auto"/>
              <w:ind w:firstLine="0" w:firstLineChars="0"/>
              <w:jc w:val="center"/>
              <w:rPr>
                <w:ins w:id="2957" w:author="刘崇麟" w:date="2024-12-20T10:33:32Z"/>
                <w:rFonts w:hint="default" w:cs="Times New Roman"/>
                <w:sz w:val="21"/>
                <w:szCs w:val="21"/>
                <w:lang w:val="en-US" w:eastAsia="zh-CN"/>
                <w:rPrChange w:id="2958" w:author="赵翔-深圳" w:date="2024-12-20T20:55:49Z">
                  <w:rPr>
                    <w:ins w:id="2959" w:author="刘崇麟" w:date="2024-12-20T10:33:32Z"/>
                    <w:rFonts w:hint="eastAsia" w:cs="Times New Roman"/>
                    <w:sz w:val="24"/>
                    <w:szCs w:val="24"/>
                    <w:lang w:val="en-US" w:eastAsia="zh-CN"/>
                  </w:rPr>
                </w:rPrChange>
              </w:rPr>
              <w:pPrChange w:id="2956" w:author="刘崇麟" w:date="2024-12-20T10:36:33Z">
                <w:pPr>
                  <w:spacing w:line="360" w:lineRule="auto"/>
                  <w:ind w:firstLine="424" w:firstLineChars="200"/>
                </w:pPr>
              </w:pPrChange>
            </w:pPr>
            <w:ins w:id="2960" w:author="刘崇麟" w:date="2024-12-20T10:36:43Z">
              <w:r>
                <w:rPr>
                  <w:rFonts w:hint="default" w:cs="Times New Roman"/>
                  <w:sz w:val="21"/>
                  <w:szCs w:val="21"/>
                  <w:lang w:val="en-US" w:eastAsia="zh-CN"/>
                </w:rPr>
                <w:t>YK53+175.9</w:t>
              </w:r>
            </w:ins>
          </w:p>
        </w:tc>
        <w:tc>
          <w:tcPr>
            <w:tcW w:w="1701" w:type="dxa"/>
            <w:shd w:val="clear" w:color="auto" w:fill="auto"/>
            <w:vAlign w:val="center"/>
          </w:tcPr>
          <w:p w14:paraId="0ABE6AE3">
            <w:pPr>
              <w:spacing w:line="240" w:lineRule="auto"/>
              <w:ind w:firstLine="0" w:firstLineChars="0"/>
              <w:jc w:val="center"/>
              <w:rPr>
                <w:ins w:id="2962" w:author="刘崇麟" w:date="2024-12-20T10:33:32Z"/>
                <w:rFonts w:hint="default" w:cs="Times New Roman"/>
                <w:sz w:val="21"/>
                <w:szCs w:val="21"/>
                <w:lang w:val="en-US" w:eastAsia="zh-CN"/>
                <w:rPrChange w:id="2963" w:author="赵翔-深圳" w:date="2024-12-20T20:55:49Z">
                  <w:rPr>
                    <w:ins w:id="2964" w:author="刘崇麟" w:date="2024-12-20T10:33:32Z"/>
                    <w:rFonts w:hint="eastAsia" w:cs="Times New Roman"/>
                    <w:sz w:val="24"/>
                    <w:szCs w:val="24"/>
                    <w:lang w:val="en-US" w:eastAsia="zh-CN"/>
                  </w:rPr>
                </w:rPrChange>
              </w:rPr>
              <w:pPrChange w:id="2961" w:author="刘崇麟" w:date="2024-12-20T10:36:33Z">
                <w:pPr>
                  <w:spacing w:line="360" w:lineRule="auto"/>
                  <w:ind w:firstLine="424" w:firstLineChars="200"/>
                </w:pPr>
              </w:pPrChange>
            </w:pPr>
            <w:ins w:id="2965" w:author="刘崇麟" w:date="2024-12-20T10:37:31Z">
              <w:r>
                <w:rPr>
                  <w:rFonts w:hint="default" w:cs="Times New Roman"/>
                  <w:sz w:val="21"/>
                  <w:szCs w:val="21"/>
                  <w:lang w:val="en-US" w:eastAsia="zh-CN"/>
                </w:rPr>
                <w:t>防火涂料剥落</w:t>
              </w:r>
            </w:ins>
          </w:p>
        </w:tc>
        <w:tc>
          <w:tcPr>
            <w:tcW w:w="2900" w:type="dxa"/>
            <w:shd w:val="clear" w:color="auto" w:fill="auto"/>
            <w:vAlign w:val="center"/>
          </w:tcPr>
          <w:p w14:paraId="73475431">
            <w:pPr>
              <w:spacing w:line="240" w:lineRule="auto"/>
              <w:ind w:firstLine="0" w:firstLineChars="0"/>
              <w:jc w:val="center"/>
              <w:rPr>
                <w:ins w:id="2967" w:author="刘崇麟" w:date="2024-12-20T10:33:32Z"/>
                <w:rFonts w:hint="default" w:cs="Times New Roman"/>
                <w:sz w:val="21"/>
                <w:szCs w:val="21"/>
                <w:lang w:val="en-US" w:eastAsia="zh-CN"/>
                <w:rPrChange w:id="2968" w:author="赵翔-深圳" w:date="2024-12-20T20:55:49Z">
                  <w:rPr>
                    <w:ins w:id="2969" w:author="刘崇麟" w:date="2024-12-20T10:33:32Z"/>
                    <w:rFonts w:hint="eastAsia" w:cs="Times New Roman"/>
                    <w:sz w:val="24"/>
                    <w:szCs w:val="24"/>
                    <w:lang w:val="en-US" w:eastAsia="zh-CN"/>
                  </w:rPr>
                </w:rPrChange>
              </w:rPr>
              <w:pPrChange w:id="2966" w:author="刘崇麟" w:date="2024-12-20T10:36:33Z">
                <w:pPr>
                  <w:spacing w:line="360" w:lineRule="auto"/>
                  <w:ind w:firstLine="424" w:firstLineChars="200"/>
                </w:pPr>
              </w:pPrChange>
            </w:pPr>
            <w:ins w:id="2970" w:author="刘崇麟" w:date="2024-12-20T10:36:59Z">
              <w:r>
                <w:rPr>
                  <w:rFonts w:hint="default" w:cs="Times New Roman"/>
                  <w:sz w:val="21"/>
                  <w:szCs w:val="21"/>
                  <w:lang w:val="en-US" w:eastAsia="zh-CN"/>
                </w:rPr>
                <w:t>左拱顶距距地面高度9.</w:t>
              </w:r>
            </w:ins>
            <w:ins w:id="2971" w:author="刘崇麟" w:date="2024-12-20T10:37:06Z">
              <w:r>
                <w:rPr>
                  <w:rFonts w:hint="default" w:cs="Times New Roman"/>
                  <w:sz w:val="21"/>
                  <w:szCs w:val="21"/>
                  <w:lang w:val="en-US" w:eastAsia="zh-CN"/>
                  <w:rPrChange w:id="2972" w:author="赵翔-深圳" w:date="2024-12-20T20:55:49Z">
                    <w:rPr>
                      <w:rFonts w:hint="eastAsia" w:cs="Times New Roman"/>
                      <w:sz w:val="21"/>
                      <w:szCs w:val="21"/>
                      <w:lang w:val="en-US" w:eastAsia="zh-CN"/>
                    </w:rPr>
                  </w:rPrChange>
                </w:rPr>
                <w:t>8</w:t>
              </w:r>
            </w:ins>
            <w:ins w:id="2973" w:author="刘崇麟" w:date="2024-12-20T10:36:59Z">
              <w:r>
                <w:rPr>
                  <w:rFonts w:hint="default" w:cs="Times New Roman"/>
                  <w:sz w:val="21"/>
                  <w:szCs w:val="21"/>
                  <w:lang w:val="en-US" w:eastAsia="zh-CN"/>
                </w:rPr>
                <w:t>m，长0.</w:t>
              </w:r>
            </w:ins>
            <w:ins w:id="2974" w:author="刘崇麟" w:date="2024-12-20T10:37:14Z">
              <w:r>
                <w:rPr>
                  <w:rFonts w:hint="default" w:cs="Times New Roman"/>
                  <w:sz w:val="21"/>
                  <w:szCs w:val="21"/>
                  <w:lang w:val="en-US" w:eastAsia="zh-CN"/>
                  <w:rPrChange w:id="2975" w:author="赵翔-深圳" w:date="2024-12-20T20:55:49Z">
                    <w:rPr>
                      <w:rFonts w:hint="eastAsia" w:cs="Times New Roman"/>
                      <w:sz w:val="21"/>
                      <w:szCs w:val="21"/>
                      <w:lang w:val="en-US" w:eastAsia="zh-CN"/>
                    </w:rPr>
                  </w:rPrChange>
                </w:rPr>
                <w:t>1</w:t>
              </w:r>
            </w:ins>
            <w:ins w:id="2976" w:author="刘崇麟" w:date="2024-12-20T10:36:59Z">
              <w:r>
                <w:rPr>
                  <w:rFonts w:hint="default" w:cs="Times New Roman"/>
                  <w:sz w:val="21"/>
                  <w:szCs w:val="21"/>
                  <w:lang w:val="en-US" w:eastAsia="zh-CN"/>
                </w:rPr>
                <w:t>m，宽0.</w:t>
              </w:r>
            </w:ins>
            <w:ins w:id="2977" w:author="刘崇麟" w:date="2024-12-20T10:37:16Z">
              <w:r>
                <w:rPr>
                  <w:rFonts w:hint="default" w:cs="Times New Roman"/>
                  <w:sz w:val="21"/>
                  <w:szCs w:val="21"/>
                  <w:lang w:val="en-US" w:eastAsia="zh-CN"/>
                  <w:rPrChange w:id="2978" w:author="赵翔-深圳" w:date="2024-12-20T20:55:49Z">
                    <w:rPr>
                      <w:rFonts w:hint="eastAsia" w:cs="Times New Roman"/>
                      <w:sz w:val="21"/>
                      <w:szCs w:val="21"/>
                      <w:lang w:val="en-US" w:eastAsia="zh-CN"/>
                    </w:rPr>
                  </w:rPrChange>
                </w:rPr>
                <w:t>16</w:t>
              </w:r>
            </w:ins>
            <w:ins w:id="2979" w:author="刘崇麟" w:date="2024-12-20T10:36:59Z">
              <w:r>
                <w:rPr>
                  <w:rFonts w:hint="default" w:cs="Times New Roman"/>
                  <w:sz w:val="21"/>
                  <w:szCs w:val="21"/>
                  <w:lang w:val="en-US" w:eastAsia="zh-CN"/>
                </w:rPr>
                <w:t>m，面积为0</w:t>
              </w:r>
            </w:ins>
            <w:ins w:id="2980" w:author="赵翔-深圳" w:date="2024-12-20T20:55:19Z">
              <w:r>
                <w:rPr>
                  <w:rFonts w:hint="default" w:cs="Times New Roman"/>
                  <w:sz w:val="21"/>
                  <w:szCs w:val="21"/>
                  <w:lang w:val="en-US" w:eastAsia="zh-CN"/>
                  <w:rPrChange w:id="2981" w:author="赵翔-深圳" w:date="2024-12-20T20:55:49Z">
                    <w:rPr>
                      <w:rFonts w:hint="eastAsia" w:cs="Times New Roman"/>
                      <w:sz w:val="21"/>
                      <w:szCs w:val="21"/>
                      <w:lang w:val="en-US" w:eastAsia="zh-CN"/>
                    </w:rPr>
                  </w:rPrChange>
                </w:rPr>
                <w:t>.</w:t>
              </w:r>
            </w:ins>
            <w:ins w:id="2982" w:author="赵翔-深圳" w:date="2024-12-20T20:55:21Z">
              <w:r>
                <w:rPr>
                  <w:rFonts w:hint="default" w:cs="Times New Roman"/>
                  <w:sz w:val="21"/>
                  <w:szCs w:val="21"/>
                  <w:lang w:val="en-US" w:eastAsia="zh-CN"/>
                  <w:rPrChange w:id="2983" w:author="赵翔-深圳" w:date="2024-12-20T20:55:49Z">
                    <w:rPr>
                      <w:rFonts w:hint="eastAsia" w:cs="Times New Roman"/>
                      <w:sz w:val="21"/>
                      <w:szCs w:val="21"/>
                      <w:lang w:val="en-US" w:eastAsia="zh-CN"/>
                    </w:rPr>
                  </w:rPrChange>
                </w:rPr>
                <w:t>0</w:t>
              </w:r>
            </w:ins>
            <w:ins w:id="2984" w:author="刘崇麟" w:date="2024-12-20T10:36:59Z">
              <w:del w:id="2985" w:author="赵翔-深圳" w:date="2024-12-20T20:55:18Z">
                <w:r>
                  <w:rPr>
                    <w:rFonts w:hint="default" w:cs="Times New Roman"/>
                    <w:sz w:val="21"/>
                    <w:szCs w:val="21"/>
                    <w:lang w:val="en-US" w:eastAsia="zh-CN"/>
                  </w:rPr>
                  <w:delText>.</w:delText>
                </w:r>
              </w:del>
            </w:ins>
            <w:ins w:id="2986" w:author="刘崇麟" w:date="2024-12-20T10:37:20Z">
              <w:r>
                <w:rPr>
                  <w:rFonts w:hint="default" w:cs="Times New Roman"/>
                  <w:sz w:val="21"/>
                  <w:szCs w:val="21"/>
                  <w:lang w:val="en-US" w:eastAsia="zh-CN"/>
                  <w:rPrChange w:id="2987" w:author="赵翔-深圳" w:date="2024-12-20T20:55:49Z">
                    <w:rPr>
                      <w:rFonts w:hint="eastAsia" w:cs="Times New Roman"/>
                      <w:sz w:val="21"/>
                      <w:szCs w:val="21"/>
                      <w:lang w:val="en-US" w:eastAsia="zh-CN"/>
                    </w:rPr>
                  </w:rPrChange>
                </w:rPr>
                <w:t>1</w:t>
              </w:r>
            </w:ins>
            <w:ins w:id="2988" w:author="刘崇麟" w:date="2024-12-20T10:36:59Z">
              <w:r>
                <w:rPr>
                  <w:rFonts w:hint="default" w:cs="Times New Roman"/>
                  <w:sz w:val="21"/>
                  <w:szCs w:val="21"/>
                  <w:lang w:val="en-US" w:eastAsia="zh-CN"/>
                </w:rPr>
                <w:t>m²。</w:t>
              </w:r>
            </w:ins>
          </w:p>
        </w:tc>
        <w:tc>
          <w:tcPr>
            <w:tcW w:w="996" w:type="dxa"/>
            <w:shd w:val="clear" w:color="auto" w:fill="auto"/>
            <w:vAlign w:val="center"/>
          </w:tcPr>
          <w:p w14:paraId="2C42D149">
            <w:pPr>
              <w:spacing w:line="240" w:lineRule="auto"/>
              <w:ind w:firstLine="0" w:firstLineChars="0"/>
              <w:jc w:val="center"/>
              <w:rPr>
                <w:ins w:id="2990" w:author="刘崇麟" w:date="2024-12-20T10:33:32Z"/>
                <w:rFonts w:hint="default" w:cs="Times New Roman"/>
                <w:sz w:val="21"/>
                <w:szCs w:val="21"/>
                <w:lang w:val="en-US" w:eastAsia="zh-CN"/>
                <w:rPrChange w:id="2991" w:author="赵翔-深圳" w:date="2024-12-20T20:55:49Z">
                  <w:rPr>
                    <w:ins w:id="2992" w:author="刘崇麟" w:date="2024-12-20T10:33:32Z"/>
                    <w:rFonts w:hint="eastAsia" w:cs="Times New Roman"/>
                    <w:sz w:val="24"/>
                    <w:szCs w:val="24"/>
                    <w:lang w:val="en-US" w:eastAsia="zh-CN"/>
                  </w:rPr>
                </w:rPrChange>
              </w:rPr>
              <w:pPrChange w:id="2989" w:author="刘崇麟" w:date="2024-12-20T10:36:33Z">
                <w:pPr>
                  <w:spacing w:line="360" w:lineRule="auto"/>
                  <w:ind w:firstLine="424" w:firstLineChars="200"/>
                </w:pPr>
              </w:pPrChange>
            </w:pPr>
            <w:ins w:id="2993" w:author="刘崇麟" w:date="2024-12-20T10:37:23Z">
              <w:r>
                <w:rPr>
                  <w:rFonts w:hint="default" w:cs="Times New Roman"/>
                  <w:sz w:val="21"/>
                  <w:szCs w:val="21"/>
                  <w:lang w:val="en-US" w:eastAsia="zh-CN"/>
                </w:rPr>
                <w:t>3.2.8.</w:t>
              </w:r>
            </w:ins>
            <w:ins w:id="2994" w:author="刘崇麟" w:date="2024-12-20T10:37:25Z">
              <w:r>
                <w:rPr>
                  <w:rFonts w:hint="default" w:cs="Times New Roman"/>
                  <w:sz w:val="21"/>
                  <w:szCs w:val="21"/>
                  <w:lang w:val="en-US" w:eastAsia="zh-CN"/>
                  <w:rPrChange w:id="2995" w:author="赵翔-深圳" w:date="2024-12-20T20:55:49Z">
                    <w:rPr>
                      <w:rFonts w:hint="eastAsia" w:cs="Times New Roman"/>
                      <w:sz w:val="21"/>
                      <w:szCs w:val="21"/>
                      <w:lang w:val="en-US" w:eastAsia="zh-CN"/>
                    </w:rPr>
                  </w:rPrChange>
                </w:rPr>
                <w:t>2</w:t>
              </w:r>
            </w:ins>
          </w:p>
        </w:tc>
        <w:tc>
          <w:tcPr>
            <w:tcW w:w="690" w:type="dxa"/>
            <w:shd w:val="clear" w:color="auto" w:fill="auto"/>
            <w:vAlign w:val="center"/>
          </w:tcPr>
          <w:p w14:paraId="49362946">
            <w:pPr>
              <w:spacing w:line="240" w:lineRule="auto"/>
              <w:ind w:firstLine="0" w:firstLineChars="0"/>
              <w:jc w:val="center"/>
              <w:rPr>
                <w:ins w:id="2997" w:author="刘崇麟" w:date="2024-12-20T10:33:32Z"/>
                <w:rFonts w:hint="default" w:cs="Times New Roman"/>
                <w:sz w:val="21"/>
                <w:szCs w:val="21"/>
                <w:lang w:val="en-US" w:eastAsia="zh-CN"/>
                <w:rPrChange w:id="2998" w:author="赵翔-深圳" w:date="2024-12-20T20:55:49Z">
                  <w:rPr>
                    <w:ins w:id="2999" w:author="刘崇麟" w:date="2024-12-20T10:33:32Z"/>
                    <w:rFonts w:hint="eastAsia" w:cs="Times New Roman"/>
                    <w:sz w:val="24"/>
                    <w:szCs w:val="24"/>
                    <w:lang w:val="en-US" w:eastAsia="zh-CN"/>
                  </w:rPr>
                </w:rPrChange>
              </w:rPr>
              <w:pPrChange w:id="2996" w:author="刘崇麟" w:date="2024-12-20T10:36:33Z">
                <w:pPr>
                  <w:spacing w:line="360" w:lineRule="auto"/>
                  <w:ind w:firstLine="424" w:firstLineChars="200"/>
                </w:pPr>
              </w:pPrChange>
            </w:pPr>
            <w:ins w:id="3000" w:author="刘崇麟" w:date="2024-12-20T10:37:28Z">
              <w:r>
                <w:rPr>
                  <w:rFonts w:hint="default" w:cs="Times New Roman"/>
                  <w:sz w:val="21"/>
                  <w:szCs w:val="21"/>
                  <w:lang w:val="en-US" w:eastAsia="zh-CN"/>
                </w:rPr>
                <w:t>1</w:t>
              </w:r>
            </w:ins>
          </w:p>
        </w:tc>
      </w:tr>
      <w:tr w14:paraId="692C0E8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ins w:id="3001" w:author="刘崇麟" w:date="2024-12-20T10:33:32Z"/>
        </w:trPr>
        <w:tc>
          <w:tcPr>
            <w:tcW w:w="9171" w:type="dxa"/>
            <w:gridSpan w:val="6"/>
            <w:shd w:val="clear" w:color="auto" w:fill="auto"/>
            <w:vAlign w:val="center"/>
          </w:tcPr>
          <w:p w14:paraId="17D18F94">
            <w:pPr>
              <w:spacing w:line="240" w:lineRule="auto"/>
              <w:ind w:firstLine="0" w:firstLineChars="0"/>
              <w:jc w:val="center"/>
              <w:rPr>
                <w:ins w:id="3003" w:author="刘崇麟" w:date="2024-12-20T10:33:32Z"/>
                <w:rFonts w:hint="default" w:cs="Times New Roman"/>
                <w:sz w:val="21"/>
                <w:szCs w:val="21"/>
                <w:lang w:val="en-US" w:eastAsia="zh-CN"/>
                <w:rPrChange w:id="3004" w:author="赵翔-深圳" w:date="2024-12-20T20:55:49Z">
                  <w:rPr>
                    <w:ins w:id="3005" w:author="刘崇麟" w:date="2024-12-20T10:33:32Z"/>
                    <w:rFonts w:hint="eastAsia" w:cs="Times New Roman"/>
                    <w:sz w:val="24"/>
                    <w:szCs w:val="24"/>
                    <w:lang w:val="en-US" w:eastAsia="zh-CN"/>
                  </w:rPr>
                </w:rPrChange>
              </w:rPr>
              <w:pPrChange w:id="3002" w:author="刘崇麟" w:date="2024-12-20T10:36:33Z">
                <w:pPr>
                  <w:spacing w:line="360" w:lineRule="auto"/>
                  <w:ind w:firstLine="424" w:firstLineChars="200"/>
                </w:pPr>
              </w:pPrChange>
            </w:pPr>
            <w:ins w:id="3006" w:author="刘崇麟" w:date="2024-12-20T10:33:32Z">
              <w:r>
                <w:rPr>
                  <w:rFonts w:hint="default" w:cs="Times New Roman"/>
                  <w:sz w:val="21"/>
                  <w:szCs w:val="21"/>
                  <w:lang w:val="en-US" w:eastAsia="zh-CN"/>
                  <w:rPrChange w:id="3007" w:author="赵翔-深圳" w:date="2024-12-20T20:55:49Z">
                    <w:rPr>
                      <w:rFonts w:hint="eastAsia" w:cs="Times New Roman"/>
                      <w:sz w:val="24"/>
                      <w:szCs w:val="24"/>
                      <w:lang w:val="en-US" w:eastAsia="zh-CN"/>
                    </w:rPr>
                  </w:rPrChange>
                </w:rPr>
                <w:t>典型病害图</w:t>
              </w:r>
            </w:ins>
          </w:p>
        </w:tc>
      </w:tr>
      <w:tr w14:paraId="536C2D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ins w:id="3008" w:author="刘崇麟" w:date="2024-12-20T10:33:32Z"/>
        </w:trPr>
        <w:tc>
          <w:tcPr>
            <w:tcW w:w="4585" w:type="dxa"/>
            <w:gridSpan w:val="3"/>
            <w:shd w:val="clear" w:color="auto" w:fill="auto"/>
            <w:vAlign w:val="center"/>
          </w:tcPr>
          <w:p w14:paraId="256DA54A">
            <w:pPr>
              <w:spacing w:line="240" w:lineRule="auto"/>
              <w:ind w:firstLine="0" w:firstLineChars="0"/>
              <w:jc w:val="center"/>
              <w:rPr>
                <w:ins w:id="3010" w:author="刘崇麟" w:date="2024-12-20T10:33:32Z"/>
                <w:rFonts w:hint="default" w:cs="Times New Roman"/>
                <w:sz w:val="21"/>
                <w:szCs w:val="21"/>
                <w:lang w:val="en-US" w:eastAsia="zh-CN"/>
                <w:rPrChange w:id="3011" w:author="赵翔-深圳" w:date="2024-12-20T20:55:49Z">
                  <w:rPr>
                    <w:ins w:id="3012" w:author="刘崇麟" w:date="2024-12-20T10:33:32Z"/>
                    <w:rFonts w:hint="eastAsia" w:cs="Times New Roman"/>
                    <w:sz w:val="24"/>
                    <w:szCs w:val="24"/>
                    <w:lang w:val="en-US" w:eastAsia="zh-CN"/>
                  </w:rPr>
                </w:rPrChange>
              </w:rPr>
              <w:pPrChange w:id="3009" w:author="刘崇麟" w:date="2024-12-20T10:36:33Z">
                <w:pPr>
                  <w:spacing w:line="360" w:lineRule="auto"/>
                  <w:ind w:firstLine="424" w:firstLineChars="200"/>
                </w:pPr>
              </w:pPrChange>
            </w:pPr>
            <w:ins w:id="3013" w:author="刘崇麟" w:date="2024-12-20T10:37:52Z">
              <w:del w:id="3014" w:author="赵翔-深圳" w:date="2024-12-20T20:54:20Z">
                <w:r>
                  <w:rPr>
                    <w:rFonts w:hint="default" w:cs="Times New Roman"/>
                    <w:sz w:val="21"/>
                    <w:szCs w:val="21"/>
                    <w:lang w:val="en-US" w:eastAsia="zh-CN"/>
                  </w:rPr>
                  <w:drawing>
                    <wp:inline distT="0" distB="0" distL="114300" distR="114300">
                      <wp:extent cx="2830195" cy="3132455"/>
                      <wp:effectExtent l="0" t="0" r="8255" b="10795"/>
                      <wp:docPr id="77" name="图片 77" descr="YK53+146+左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YK53+146+左拱顶剥落防火涂层剥落"/>
                              <pic:cNvPicPr>
                                <a:picLocks noChangeAspect="1"/>
                              </pic:cNvPicPr>
                            </pic:nvPicPr>
                            <pic:blipFill>
                              <a:blip r:embed="rId58"/>
                              <a:stretch>
                                <a:fillRect/>
                              </a:stretch>
                            </pic:blipFill>
                            <pic:spPr>
                              <a:xfrm>
                                <a:off x="0" y="0"/>
                                <a:ext cx="2830195" cy="3132455"/>
                              </a:xfrm>
                              <a:prstGeom prst="rect">
                                <a:avLst/>
                              </a:prstGeom>
                            </pic:spPr>
                          </pic:pic>
                        </a:graphicData>
                      </a:graphic>
                    </wp:inline>
                  </w:drawing>
                </w:r>
              </w:del>
            </w:ins>
            <w:ins w:id="3017" w:author="赵翔-深圳" w:date="2024-12-20T20:54:20Z">
              <w:r>
                <w:rPr>
                  <w:rFonts w:hint="default" w:cs="Times New Roman"/>
                  <w:sz w:val="21"/>
                  <w:szCs w:val="21"/>
                  <w:lang w:val="en-US" w:eastAsia="zh-CN"/>
                </w:rPr>
                <w:drawing>
                  <wp:inline distT="0" distB="0" distL="114300" distR="114300">
                    <wp:extent cx="2818130" cy="2286000"/>
                    <wp:effectExtent l="0" t="0" r="1270" b="0"/>
                    <wp:docPr id="83" name="图片 83" descr="YK53+146+左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YK53+146+左拱顶剥落防火涂层剥落"/>
                            <pic:cNvPicPr>
                              <a:picLocks noChangeAspect="1"/>
                            </pic:cNvPicPr>
                          </pic:nvPicPr>
                          <pic:blipFill>
                            <a:blip r:embed="rId58"/>
                            <a:stretch>
                              <a:fillRect/>
                            </a:stretch>
                          </pic:blipFill>
                          <pic:spPr>
                            <a:xfrm>
                              <a:off x="0" y="0"/>
                              <a:ext cx="2818130" cy="2286000"/>
                            </a:xfrm>
                            <a:prstGeom prst="rect">
                              <a:avLst/>
                            </a:prstGeom>
                          </pic:spPr>
                        </pic:pic>
                      </a:graphicData>
                    </a:graphic>
                  </wp:inline>
                </w:drawing>
              </w:r>
            </w:ins>
          </w:p>
          <w:p w14:paraId="5639ED68">
            <w:pPr>
              <w:spacing w:line="240" w:lineRule="auto"/>
              <w:ind w:firstLine="0" w:firstLineChars="0"/>
              <w:jc w:val="center"/>
              <w:rPr>
                <w:ins w:id="3020" w:author="刘崇麟" w:date="2024-12-20T10:33:32Z"/>
                <w:rFonts w:hint="default" w:cs="Times New Roman"/>
                <w:sz w:val="21"/>
                <w:szCs w:val="21"/>
                <w:lang w:val="en-US" w:eastAsia="zh-CN"/>
                <w:rPrChange w:id="3021" w:author="赵翔-深圳" w:date="2024-12-20T20:55:49Z">
                  <w:rPr>
                    <w:ins w:id="3022" w:author="刘崇麟" w:date="2024-12-20T10:33:32Z"/>
                    <w:rFonts w:hint="eastAsia" w:cs="Times New Roman"/>
                    <w:sz w:val="24"/>
                    <w:szCs w:val="24"/>
                    <w:lang w:val="en-US" w:eastAsia="zh-CN"/>
                  </w:rPr>
                </w:rPrChange>
              </w:rPr>
              <w:pPrChange w:id="3019" w:author="刘崇麟" w:date="2024-12-20T10:36:33Z">
                <w:pPr>
                  <w:spacing w:line="360" w:lineRule="auto"/>
                  <w:ind w:firstLine="424" w:firstLineChars="200"/>
                </w:pPr>
              </w:pPrChange>
            </w:pPr>
            <w:ins w:id="3023" w:author="刘崇麟" w:date="2024-12-20T10:33:32Z">
              <w:r>
                <w:rPr>
                  <w:rFonts w:hint="default" w:cs="Times New Roman"/>
                  <w:sz w:val="21"/>
                  <w:szCs w:val="21"/>
                  <w:lang w:val="en-US" w:eastAsia="zh-CN"/>
                  <w:rPrChange w:id="3024" w:author="赵翔-深圳" w:date="2024-12-20T20:55:49Z">
                    <w:rPr>
                      <w:rFonts w:hint="eastAsia" w:cs="Times New Roman"/>
                      <w:sz w:val="24"/>
                      <w:szCs w:val="24"/>
                      <w:lang w:val="en-US" w:eastAsia="zh-CN"/>
                    </w:rPr>
                  </w:rPrChange>
                </w:rPr>
                <w:t>3.</w:t>
              </w:r>
            </w:ins>
            <w:ins w:id="3025" w:author="刘崇麟" w:date="2024-12-20T10:38:10Z">
              <w:r>
                <w:rPr>
                  <w:rFonts w:hint="default" w:cs="Times New Roman"/>
                  <w:sz w:val="21"/>
                  <w:szCs w:val="21"/>
                  <w:lang w:val="en-US" w:eastAsia="zh-CN"/>
                  <w:rPrChange w:id="3026" w:author="赵翔-深圳" w:date="2024-12-20T20:55:49Z">
                    <w:rPr>
                      <w:rFonts w:hint="eastAsia" w:cs="Times New Roman"/>
                      <w:sz w:val="21"/>
                      <w:szCs w:val="21"/>
                      <w:lang w:val="en-US" w:eastAsia="zh-CN"/>
                    </w:rPr>
                  </w:rPrChange>
                </w:rPr>
                <w:t>2</w:t>
              </w:r>
            </w:ins>
            <w:ins w:id="3027" w:author="刘崇麟" w:date="2024-12-20T10:33:32Z">
              <w:r>
                <w:rPr>
                  <w:rFonts w:hint="default" w:cs="Times New Roman"/>
                  <w:sz w:val="21"/>
                  <w:szCs w:val="21"/>
                  <w:lang w:val="en-US" w:eastAsia="zh-CN"/>
                  <w:rPrChange w:id="3028" w:author="赵翔-深圳" w:date="2024-12-20T20:55:49Z">
                    <w:rPr>
                      <w:rFonts w:hint="eastAsia" w:cs="Times New Roman"/>
                      <w:sz w:val="24"/>
                      <w:szCs w:val="24"/>
                      <w:lang w:val="en-US" w:eastAsia="zh-CN"/>
                    </w:rPr>
                  </w:rPrChange>
                </w:rPr>
                <w:t>.8.1</w:t>
              </w:r>
            </w:ins>
          </w:p>
        </w:tc>
        <w:tc>
          <w:tcPr>
            <w:tcW w:w="4586" w:type="dxa"/>
            <w:gridSpan w:val="3"/>
            <w:shd w:val="clear" w:color="auto" w:fill="auto"/>
            <w:vAlign w:val="center"/>
          </w:tcPr>
          <w:p w14:paraId="6AE71835">
            <w:pPr>
              <w:spacing w:line="240" w:lineRule="auto"/>
              <w:ind w:firstLine="0" w:firstLineChars="0"/>
              <w:jc w:val="center"/>
              <w:rPr>
                <w:ins w:id="3030" w:author="刘崇麟" w:date="2024-12-20T10:33:32Z"/>
                <w:rFonts w:hint="default" w:cs="Times New Roman"/>
                <w:sz w:val="21"/>
                <w:szCs w:val="21"/>
                <w:lang w:val="en-US" w:eastAsia="zh-CN"/>
                <w:rPrChange w:id="3031" w:author="赵翔-深圳" w:date="2024-12-20T20:55:49Z">
                  <w:rPr>
                    <w:ins w:id="3032" w:author="刘崇麟" w:date="2024-12-20T10:33:32Z"/>
                    <w:rFonts w:hint="eastAsia" w:cs="Times New Roman"/>
                    <w:sz w:val="24"/>
                    <w:szCs w:val="24"/>
                    <w:lang w:val="en-US" w:eastAsia="zh-CN"/>
                  </w:rPr>
                </w:rPrChange>
              </w:rPr>
              <w:pPrChange w:id="3029" w:author="刘崇麟" w:date="2024-12-20T10:36:33Z">
                <w:pPr>
                  <w:spacing w:line="360" w:lineRule="auto"/>
                  <w:ind w:firstLine="424" w:firstLineChars="200"/>
                </w:pPr>
              </w:pPrChange>
            </w:pPr>
            <w:ins w:id="3033" w:author="刘崇麟" w:date="2024-12-20T10:37:57Z">
              <w:r>
                <w:rPr>
                  <w:rFonts w:hint="default" w:cs="Times New Roman"/>
                  <w:sz w:val="21"/>
                  <w:szCs w:val="21"/>
                  <w:lang w:val="en-US" w:eastAsia="zh-CN"/>
                </w:rPr>
                <w:drawing>
                  <wp:inline distT="0" distB="0" distL="114300" distR="114300">
                    <wp:extent cx="2771140" cy="2286000"/>
                    <wp:effectExtent l="0" t="0" r="10160" b="0"/>
                    <wp:docPr id="79" name="图片 79" descr="YK53+176+左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YK53+176+左拱顶剥落防火涂层剥落"/>
                            <pic:cNvPicPr>
                              <a:picLocks noChangeAspect="1"/>
                            </pic:cNvPicPr>
                          </pic:nvPicPr>
                          <pic:blipFill>
                            <a:blip r:embed="rId59"/>
                            <a:stretch>
                              <a:fillRect/>
                            </a:stretch>
                          </pic:blipFill>
                          <pic:spPr>
                            <a:xfrm>
                              <a:off x="0" y="0"/>
                              <a:ext cx="2771140" cy="2286000"/>
                            </a:xfrm>
                            <a:prstGeom prst="rect">
                              <a:avLst/>
                            </a:prstGeom>
                          </pic:spPr>
                        </pic:pic>
                      </a:graphicData>
                    </a:graphic>
                  </wp:inline>
                </w:drawing>
              </w:r>
            </w:ins>
          </w:p>
          <w:p w14:paraId="130F8733">
            <w:pPr>
              <w:spacing w:line="240" w:lineRule="auto"/>
              <w:ind w:firstLine="0" w:firstLineChars="0"/>
              <w:jc w:val="center"/>
              <w:rPr>
                <w:ins w:id="3036" w:author="刘崇麟" w:date="2024-12-20T10:33:32Z"/>
                <w:rFonts w:hint="default" w:cs="Times New Roman"/>
                <w:sz w:val="21"/>
                <w:szCs w:val="21"/>
                <w:lang w:val="en-US" w:eastAsia="zh-CN"/>
                <w:rPrChange w:id="3037" w:author="赵翔-深圳" w:date="2024-12-20T20:55:49Z">
                  <w:rPr>
                    <w:ins w:id="3038" w:author="刘崇麟" w:date="2024-12-20T10:33:32Z"/>
                    <w:rFonts w:hint="eastAsia" w:cs="Times New Roman"/>
                    <w:sz w:val="24"/>
                    <w:szCs w:val="24"/>
                    <w:lang w:val="en-US" w:eastAsia="zh-CN"/>
                  </w:rPr>
                </w:rPrChange>
              </w:rPr>
              <w:pPrChange w:id="3035" w:author="刘崇麟" w:date="2024-12-20T10:36:33Z">
                <w:pPr>
                  <w:spacing w:line="360" w:lineRule="auto"/>
                  <w:ind w:firstLine="424" w:firstLineChars="200"/>
                </w:pPr>
              </w:pPrChange>
            </w:pPr>
            <w:ins w:id="3039" w:author="刘崇麟" w:date="2024-12-20T10:38:00Z">
              <w:r>
                <w:rPr>
                  <w:rFonts w:hint="default" w:cs="Times New Roman"/>
                  <w:sz w:val="21"/>
                  <w:szCs w:val="21"/>
                  <w:lang w:val="en-US" w:eastAsia="zh-CN"/>
                  <w:rPrChange w:id="3040" w:author="赵翔-深圳" w:date="2024-12-20T20:55:49Z">
                    <w:rPr>
                      <w:rFonts w:hint="eastAsia" w:cs="Times New Roman"/>
                      <w:sz w:val="21"/>
                      <w:szCs w:val="21"/>
                      <w:lang w:val="en-US" w:eastAsia="zh-CN"/>
                    </w:rPr>
                  </w:rPrChange>
                </w:rPr>
                <w:t>3.</w:t>
              </w:r>
            </w:ins>
            <w:ins w:id="3041" w:author="刘崇麟" w:date="2024-12-20T10:38:06Z">
              <w:r>
                <w:rPr>
                  <w:rFonts w:hint="default" w:cs="Times New Roman"/>
                  <w:sz w:val="21"/>
                  <w:szCs w:val="21"/>
                  <w:lang w:val="en-US" w:eastAsia="zh-CN"/>
                  <w:rPrChange w:id="3042" w:author="赵翔-深圳" w:date="2024-12-20T20:55:49Z">
                    <w:rPr>
                      <w:rFonts w:hint="eastAsia" w:cs="Times New Roman"/>
                      <w:sz w:val="21"/>
                      <w:szCs w:val="21"/>
                      <w:lang w:val="en-US" w:eastAsia="zh-CN"/>
                    </w:rPr>
                  </w:rPrChange>
                </w:rPr>
                <w:t>2</w:t>
              </w:r>
            </w:ins>
            <w:ins w:id="3043" w:author="刘崇麟" w:date="2024-12-20T10:38:02Z">
              <w:r>
                <w:rPr>
                  <w:rFonts w:hint="default" w:cs="Times New Roman"/>
                  <w:sz w:val="21"/>
                  <w:szCs w:val="21"/>
                  <w:lang w:val="en-US" w:eastAsia="zh-CN"/>
                  <w:rPrChange w:id="3044" w:author="赵翔-深圳" w:date="2024-12-20T20:55:49Z">
                    <w:rPr>
                      <w:rFonts w:hint="eastAsia" w:cs="Times New Roman"/>
                      <w:sz w:val="21"/>
                      <w:szCs w:val="21"/>
                      <w:lang w:val="en-US" w:eastAsia="zh-CN"/>
                    </w:rPr>
                  </w:rPrChange>
                </w:rPr>
                <w:t>.</w:t>
              </w:r>
            </w:ins>
            <w:ins w:id="3045" w:author="刘崇麟" w:date="2024-12-20T10:38:03Z">
              <w:r>
                <w:rPr>
                  <w:rFonts w:hint="default" w:cs="Times New Roman"/>
                  <w:sz w:val="21"/>
                  <w:szCs w:val="21"/>
                  <w:lang w:val="en-US" w:eastAsia="zh-CN"/>
                  <w:rPrChange w:id="3046" w:author="赵翔-深圳" w:date="2024-12-20T20:55:49Z">
                    <w:rPr>
                      <w:rFonts w:hint="eastAsia" w:cs="Times New Roman"/>
                      <w:sz w:val="21"/>
                      <w:szCs w:val="21"/>
                      <w:lang w:val="en-US" w:eastAsia="zh-CN"/>
                    </w:rPr>
                  </w:rPrChange>
                </w:rPr>
                <w:t>8.2</w:t>
              </w:r>
            </w:ins>
          </w:p>
        </w:tc>
      </w:tr>
    </w:tbl>
    <w:p w14:paraId="7740CA8E">
      <w:pPr>
        <w:spacing w:line="360" w:lineRule="auto"/>
        <w:ind w:firstLine="424" w:firstLineChars="200"/>
        <w:rPr>
          <w:rFonts w:hint="default" w:ascii="Times New Roman" w:hAnsi="Times New Roman" w:eastAsia="宋体" w:cs="Times New Roman"/>
          <w:sz w:val="24"/>
          <w:szCs w:val="24"/>
          <w:lang w:val="en-US" w:eastAsia="zh-CN"/>
        </w:rPr>
      </w:pPr>
    </w:p>
    <w:p w14:paraId="1DF21C85">
      <w:pPr>
        <w:pStyle w:val="6"/>
        <w:numPr>
          <w:ilvl w:val="2"/>
          <w:numId w:val="0"/>
        </w:numPr>
      </w:pPr>
      <w:bookmarkStart w:id="167" w:name="_Toc30272"/>
      <w:r>
        <w:t xml:space="preserve">3.2.9 </w:t>
      </w:r>
      <w:r>
        <w:rPr>
          <w:lang w:bidi="ar"/>
        </w:rPr>
        <w:t>标志、标线、轮廓标</w:t>
      </w:r>
      <w:bookmarkEnd w:id="167"/>
    </w:p>
    <w:p w14:paraId="2D70E172">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35827C38">
      <w:pPr>
        <w:pStyle w:val="4"/>
        <w:spacing w:before="156"/>
        <w:ind w:left="0"/>
        <w:rPr>
          <w:rFonts w:ascii="Times New Roman" w:hAnsi="Times New Roman"/>
        </w:rPr>
      </w:pPr>
      <w:bookmarkStart w:id="168" w:name="_Toc181002954"/>
      <w:bookmarkStart w:id="169" w:name="_Toc2176"/>
      <w:bookmarkStart w:id="170" w:name="_Toc24284"/>
      <w:bookmarkStart w:id="171" w:name="_Toc16001"/>
      <w:bookmarkStart w:id="172" w:name="_Toc29406"/>
      <w:bookmarkStart w:id="173" w:name="_Toc417293055"/>
      <w:bookmarkStart w:id="174" w:name="_Toc26478"/>
      <w:bookmarkStart w:id="175" w:name="_Toc417292813"/>
      <w:bookmarkStart w:id="176" w:name="_Toc417294349"/>
      <w:bookmarkStart w:id="177" w:name="_Toc32206"/>
      <w:bookmarkStart w:id="178" w:name="_Toc375836403"/>
      <w:bookmarkStart w:id="179" w:name="_Toc314241920"/>
      <w:r>
        <w:rPr>
          <w:rFonts w:ascii="Times New Roman" w:hAnsi="Times New Roman"/>
        </w:rPr>
        <w:t>其他工程设施</w:t>
      </w:r>
      <w:bookmarkEnd w:id="168"/>
      <w:bookmarkEnd w:id="169"/>
      <w:bookmarkEnd w:id="170"/>
      <w:bookmarkEnd w:id="171"/>
    </w:p>
    <w:p w14:paraId="4210B79A">
      <w:pPr>
        <w:pStyle w:val="5"/>
        <w:numPr>
          <w:ilvl w:val="1"/>
          <w:numId w:val="0"/>
        </w:numPr>
        <w:spacing w:before="156"/>
      </w:pPr>
      <w:bookmarkStart w:id="180" w:name="_Toc7554"/>
      <w:bookmarkStart w:id="181" w:name="_Toc181002955"/>
      <w:bookmarkStart w:id="182" w:name="_Toc277"/>
      <w:r>
        <w:t>4.1 电缆沟</w:t>
      </w:r>
      <w:bookmarkEnd w:id="180"/>
      <w:bookmarkEnd w:id="181"/>
      <w:bookmarkEnd w:id="182"/>
    </w:p>
    <w:p w14:paraId="21866B14">
      <w:pPr>
        <w:spacing w:line="360" w:lineRule="auto"/>
        <w:ind w:firstLine="424" w:firstLineChars="200"/>
        <w:rPr>
          <w:rFonts w:hint="default"/>
          <w:sz w:val="24"/>
          <w:szCs w:val="24"/>
          <w:lang w:val="en-US"/>
        </w:rPr>
      </w:pPr>
      <w:r>
        <w:rPr>
          <w:rStyle w:val="105"/>
          <w:rFonts w:hint="eastAsia"/>
          <w:lang w:val="en-US" w:eastAsia="zh-CN"/>
        </w:rPr>
        <w:t>赤水溪隧道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3257E3EC">
      <w:pPr>
        <w:spacing w:line="360" w:lineRule="auto"/>
        <w:ind w:firstLine="424" w:firstLineChars="200"/>
        <w:rPr>
          <w:rFonts w:hint="default" w:eastAsia="宋体"/>
          <w:sz w:val="24"/>
          <w:szCs w:val="24"/>
          <w:lang w:val="en-US" w:eastAsia="zh-CN"/>
        </w:rPr>
      </w:pPr>
      <w:r>
        <w:rPr>
          <w:rFonts w:hint="eastAsia"/>
          <w:sz w:val="24"/>
          <w:szCs w:val="24"/>
          <w:lang w:val="en-US" w:eastAsia="zh-CN"/>
        </w:rPr>
        <w:t>赤水溪隧道右洞电缆沟，未发现明显病害，技术状况值评定为0。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E7B8D7A">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447B2066">
            <w:pPr>
              <w:jc w:val="center"/>
            </w:pPr>
            <w:ins w:id="3047" w:author="赵翔-深圳" w:date="2024-12-20T22:16:30Z">
              <w:r>
                <w:rPr/>
                <w:drawing>
                  <wp:inline distT="0" distB="0" distL="0" distR="0">
                    <wp:extent cx="2673350" cy="2004060"/>
                    <wp:effectExtent l="0" t="0" r="12700" b="1524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noChangeArrowheads="1"/>
                            </pic:cNvPicPr>
                          </pic:nvPicPr>
                          <pic:blipFill>
                            <a:blip r:embed="rId60"/>
                            <a:srcRect/>
                            <a:stretch>
                              <a:fillRect/>
                            </a:stretch>
                          </pic:blipFill>
                          <pic:spPr>
                            <a:xfrm>
                              <a:off x="0" y="0"/>
                              <a:ext cx="2673437" cy="2004511"/>
                            </a:xfrm>
                            <a:prstGeom prst="rect">
                              <a:avLst/>
                            </a:prstGeom>
                          </pic:spPr>
                        </pic:pic>
                      </a:graphicData>
                    </a:graphic>
                  </wp:inline>
                </w:drawing>
              </w:r>
            </w:ins>
            <w:ins w:id="3049" w:author="刘崇麟" w:date="2024-12-20T10:40:57Z">
              <w:del w:id="3050" w:author="赵翔-深圳" w:date="2024-12-20T22:16:28Z">
                <w:r>
                  <w:rPr/>
                  <w:drawing>
                    <wp:inline distT="0" distB="0" distL="0" distR="0">
                      <wp:extent cx="3228975" cy="2023110"/>
                      <wp:effectExtent l="0" t="0" r="9525" b="1524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pic:cNvPicPr>
                                <a:picLocks noChangeAspect="1" noChangeArrowheads="1"/>
                              </pic:cNvPicPr>
                            </pic:nvPicPr>
                            <pic:blipFill>
                              <a:blip r:embed="rId61"/>
                              <a:srcRect/>
                              <a:stretch>
                                <a:fillRect/>
                              </a:stretch>
                            </pic:blipFill>
                            <pic:spPr>
                              <a:xfrm>
                                <a:off x="0" y="0"/>
                                <a:ext cx="3228975" cy="2023110"/>
                              </a:xfrm>
                              <a:prstGeom prst="rect">
                                <a:avLst/>
                              </a:prstGeom>
                            </pic:spPr>
                          </pic:pic>
                        </a:graphicData>
                      </a:graphic>
                    </wp:inline>
                  </w:drawing>
                </w:r>
              </w:del>
            </w:ins>
            <w:del w:id="3053" w:author="刘崇麟" w:date="2024-12-20T10:39:06Z">
              <w:r>
                <w:rPr/>
                <w:drawing>
                  <wp:inline distT="0" distB="0" distL="0" distR="0">
                    <wp:extent cx="2673350" cy="2004060"/>
                    <wp:effectExtent l="0" t="0" r="12700" b="152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62"/>
                            <a:srcRect/>
                            <a:stretch>
                              <a:fillRect/>
                            </a:stretch>
                          </pic:blipFill>
                          <pic:spPr>
                            <a:xfrm>
                              <a:off x="0" y="0"/>
                              <a:ext cx="2673437" cy="2004511"/>
                            </a:xfrm>
                            <a:prstGeom prst="rect">
                              <a:avLst/>
                            </a:prstGeom>
                          </pic:spPr>
                        </pic:pic>
                      </a:graphicData>
                    </a:graphic>
                  </wp:inline>
                </w:drawing>
              </w:r>
            </w:del>
          </w:p>
          <w:p w14:paraId="42F635BE">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31C698CF">
            <w:pPr>
              <w:jc w:val="both"/>
              <w:rPr>
                <w:ins w:id="3056" w:author="刘崇麟" w:date="2024-12-20T10:40:42Z"/>
              </w:rPr>
              <w:pPrChange w:id="3055" w:author="刘崇麟" w:date="2024-12-20T10:39:31Z">
                <w:pPr>
                  <w:jc w:val="center"/>
                </w:pPr>
              </w:pPrChange>
            </w:pPr>
            <w:ins w:id="3057" w:author="赵翔-深圳" w:date="2024-12-20T22:16:41Z">
              <w:r>
                <w:rPr/>
                <w:drawing>
                  <wp:inline distT="0" distB="0" distL="0" distR="0">
                    <wp:extent cx="2673350" cy="2004060"/>
                    <wp:effectExtent l="0" t="0" r="12700" b="1524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noChangeArrowheads="1"/>
                            </pic:cNvPicPr>
                          </pic:nvPicPr>
                          <pic:blipFill>
                            <a:blip r:embed="rId63"/>
                            <a:srcRect/>
                            <a:stretch>
                              <a:fillRect/>
                            </a:stretch>
                          </pic:blipFill>
                          <pic:spPr>
                            <a:xfrm>
                              <a:off x="0" y="0"/>
                              <a:ext cx="2673437" cy="2004511"/>
                            </a:xfrm>
                            <a:prstGeom prst="rect">
                              <a:avLst/>
                            </a:prstGeom>
                          </pic:spPr>
                        </pic:pic>
                      </a:graphicData>
                    </a:graphic>
                  </wp:inline>
                </w:drawing>
              </w:r>
            </w:ins>
            <w:ins w:id="3059" w:author="刘崇麟" w:date="2024-12-20T10:40:55Z">
              <w:del w:id="3060" w:author="赵翔-深圳" w:date="2024-12-20T22:16:39Z">
                <w:r>
                  <w:rPr/>
                  <w:drawing>
                    <wp:inline distT="0" distB="0" distL="0" distR="0">
                      <wp:extent cx="2948305" cy="2023110"/>
                      <wp:effectExtent l="0" t="0" r="4445" b="15240"/>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64"/>
                              <a:srcRect/>
                              <a:stretch>
                                <a:fillRect/>
                              </a:stretch>
                            </pic:blipFill>
                            <pic:spPr>
                              <a:xfrm>
                                <a:off x="0" y="0"/>
                                <a:ext cx="2948305" cy="2023110"/>
                              </a:xfrm>
                              <a:prstGeom prst="rect">
                                <a:avLst/>
                              </a:prstGeom>
                            </pic:spPr>
                          </pic:pic>
                        </a:graphicData>
                      </a:graphic>
                    </wp:inline>
                  </w:drawing>
                </w:r>
              </w:del>
            </w:ins>
          </w:p>
          <w:p w14:paraId="77121924">
            <w:pPr>
              <w:jc w:val="both"/>
              <w:rPr>
                <w:del w:id="3064" w:author="刘崇麟" w:date="2024-12-20T10:39:30Z"/>
              </w:rPr>
              <w:pPrChange w:id="3063" w:author="刘崇麟" w:date="2024-12-20T10:39:31Z">
                <w:pPr>
                  <w:jc w:val="center"/>
                </w:pPr>
              </w:pPrChange>
            </w:pPr>
            <w:ins w:id="3065" w:author="刘崇麟" w:date="2024-12-20T10:40:43Z">
              <w:r>
                <w:rPr>
                  <w:rFonts w:hint="eastAsia"/>
                  <w:lang w:val="en-US" w:eastAsia="zh-CN"/>
                </w:rPr>
                <w:t>4.</w:t>
              </w:r>
            </w:ins>
            <w:ins w:id="3066" w:author="刘崇麟" w:date="2024-12-20T10:40:44Z">
              <w:r>
                <w:rPr>
                  <w:rFonts w:hint="eastAsia"/>
                  <w:lang w:val="en-US" w:eastAsia="zh-CN"/>
                </w:rPr>
                <w:t>1.</w:t>
              </w:r>
            </w:ins>
            <w:ins w:id="3067" w:author="刘崇麟" w:date="2024-12-20T10:40:45Z">
              <w:r>
                <w:rPr>
                  <w:rFonts w:hint="eastAsia"/>
                  <w:lang w:val="en-US" w:eastAsia="zh-CN"/>
                </w:rPr>
                <w:t>1.2</w:t>
              </w:r>
            </w:ins>
            <w:del w:id="3068" w:author="刘崇麟" w:date="2024-12-20T10:39:30Z">
              <w:r>
                <w:rPr/>
                <w:drawing>
                  <wp:inline distT="0" distB="0" distL="0" distR="0">
                    <wp:extent cx="2673350" cy="2004060"/>
                    <wp:effectExtent l="0" t="0" r="12700" b="1524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65"/>
                            <a:srcRect/>
                            <a:stretch>
                              <a:fillRect/>
                            </a:stretch>
                          </pic:blipFill>
                          <pic:spPr>
                            <a:xfrm>
                              <a:off x="0" y="0"/>
                              <a:ext cx="2673437" cy="2004511"/>
                            </a:xfrm>
                            <a:prstGeom prst="rect">
                              <a:avLst/>
                            </a:prstGeom>
                          </pic:spPr>
                        </pic:pic>
                      </a:graphicData>
                    </a:graphic>
                  </wp:inline>
                </w:drawing>
              </w:r>
            </w:del>
          </w:p>
          <w:p w14:paraId="0E617D6B">
            <w:pPr>
              <w:jc w:val="center"/>
              <w:rPr>
                <w:rFonts w:hint="default" w:eastAsia="宋体"/>
                <w:lang w:val="en-US" w:eastAsia="zh-CN"/>
              </w:rPr>
            </w:pPr>
            <w:del w:id="3070" w:author="刘崇麟" w:date="2024-12-20T10:39:30Z">
              <w:r>
                <w:rPr>
                  <w:rFonts w:hint="eastAsia"/>
                  <w:lang w:val="en-US" w:eastAsia="zh-CN"/>
                </w:rPr>
                <w:delText>4.1.1.2</w:delText>
              </w:r>
            </w:del>
          </w:p>
        </w:tc>
      </w:tr>
    </w:tbl>
    <w:p w14:paraId="40A72D85">
      <w:pPr>
        <w:jc w:val="center"/>
      </w:pPr>
    </w:p>
    <w:p w14:paraId="3115844F">
      <w:pPr>
        <w:pStyle w:val="5"/>
        <w:numPr>
          <w:ilvl w:val="1"/>
          <w:numId w:val="0"/>
        </w:numPr>
        <w:spacing w:before="156"/>
      </w:pPr>
      <w:bookmarkStart w:id="183" w:name="_Toc24538"/>
      <w:bookmarkStart w:id="184" w:name="_Toc25294"/>
      <w:bookmarkStart w:id="185" w:name="_Toc181002956"/>
      <w:r>
        <w:t>4.2 设备洞室</w:t>
      </w:r>
      <w:bookmarkEnd w:id="183"/>
      <w:bookmarkEnd w:id="184"/>
      <w:bookmarkEnd w:id="185"/>
    </w:p>
    <w:p w14:paraId="4C9BF378">
      <w:pPr>
        <w:spacing w:line="360" w:lineRule="auto"/>
        <w:ind w:firstLine="424" w:firstLineChars="200"/>
        <w:rPr>
          <w:sz w:val="24"/>
          <w:szCs w:val="24"/>
        </w:rPr>
      </w:pPr>
      <w:r>
        <w:rPr>
          <w:rStyle w:val="105"/>
          <w:rFonts w:hint="eastAsia"/>
          <w:lang w:val="en-US" w:eastAsia="zh-CN"/>
        </w:rPr>
        <w:t>赤水溪隧道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43FE6FB3">
      <w:pPr>
        <w:spacing w:line="360" w:lineRule="auto"/>
        <w:ind w:firstLine="424" w:firstLineChars="200"/>
        <w:rPr>
          <w:sz w:val="24"/>
          <w:szCs w:val="24"/>
        </w:rPr>
      </w:pPr>
      <w:r>
        <w:rPr>
          <w:rStyle w:val="105"/>
          <w:rFonts w:hint="eastAsia"/>
          <w:lang w:val="en-US" w:eastAsia="zh-CN"/>
        </w:rPr>
        <w:t>赤水溪隧道右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32D342E0">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1A221F9E">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75C95DE7">
            <w:pPr>
              <w:jc w:val="center"/>
              <w:rPr>
                <w:szCs w:val="21"/>
              </w:rPr>
            </w:pPr>
            <w:ins w:id="3071" w:author="赵翔-深圳" w:date="2024-12-20T22:16:48Z">
              <w:r>
                <w:rPr/>
                <w:drawing>
                  <wp:inline distT="0" distB="0" distL="0" distR="0">
                    <wp:extent cx="2673350" cy="2004060"/>
                    <wp:effectExtent l="0" t="0" r="12700" b="1524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pic:cNvPicPr>
                              <a:picLocks noChangeAspect="1" noChangeArrowheads="1"/>
                            </pic:cNvPicPr>
                          </pic:nvPicPr>
                          <pic:blipFill>
                            <a:blip r:embed="rId66"/>
                            <a:srcRect/>
                            <a:stretch>
                              <a:fillRect/>
                            </a:stretch>
                          </pic:blipFill>
                          <pic:spPr>
                            <a:xfrm>
                              <a:off x="0" y="0"/>
                              <a:ext cx="2673437" cy="2004511"/>
                            </a:xfrm>
                            <a:prstGeom prst="rect">
                              <a:avLst/>
                            </a:prstGeom>
                          </pic:spPr>
                        </pic:pic>
                      </a:graphicData>
                    </a:graphic>
                  </wp:inline>
                </w:drawing>
              </w:r>
            </w:ins>
            <w:ins w:id="3073" w:author="刘崇麟" w:date="2024-12-20T10:39:50Z">
              <w:del w:id="3074" w:author="赵翔-深圳" w:date="2024-12-20T20:56:48Z">
                <w:r>
                  <w:rPr/>
                  <w:drawing>
                    <wp:inline distT="0" distB="0" distL="0" distR="0">
                      <wp:extent cx="2673350" cy="2004060"/>
                      <wp:effectExtent l="0" t="0" r="12700" b="1524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67"/>
                              <a:srcRect/>
                              <a:stretch>
                                <a:fillRect/>
                              </a:stretch>
                            </pic:blipFill>
                            <pic:spPr>
                              <a:xfrm>
                                <a:off x="0" y="0"/>
                                <a:ext cx="2673437" cy="2004511"/>
                              </a:xfrm>
                              <a:prstGeom prst="rect">
                                <a:avLst/>
                              </a:prstGeom>
                            </pic:spPr>
                          </pic:pic>
                        </a:graphicData>
                      </a:graphic>
                    </wp:inline>
                  </w:drawing>
                </w:r>
              </w:del>
            </w:ins>
            <w:del w:id="3077" w:author="刘崇麟" w:date="2024-12-20T10:39:40Z">
              <w:r>
                <w:rPr/>
                <w:drawing>
                  <wp:inline distT="0" distB="0" distL="0" distR="0">
                    <wp:extent cx="2673350" cy="2004060"/>
                    <wp:effectExtent l="0" t="0" r="12700"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8"/>
                            <a:srcRect/>
                            <a:stretch>
                              <a:fillRect/>
                            </a:stretch>
                          </pic:blipFill>
                          <pic:spPr>
                            <a:xfrm>
                              <a:off x="0" y="0"/>
                              <a:ext cx="2673437" cy="2004511"/>
                            </a:xfrm>
                            <a:prstGeom prst="rect">
                              <a:avLst/>
                            </a:prstGeom>
                          </pic:spPr>
                        </pic:pic>
                      </a:graphicData>
                    </a:graphic>
                  </wp:inline>
                </w:drawing>
              </w:r>
            </w:del>
          </w:p>
        </w:tc>
        <w:tc>
          <w:tcPr>
            <w:tcW w:w="4586" w:type="dxa"/>
            <w:shd w:val="clear" w:color="auto" w:fill="auto"/>
            <w:vAlign w:val="center"/>
          </w:tcPr>
          <w:p w14:paraId="76E3AFA2">
            <w:pPr>
              <w:jc w:val="center"/>
            </w:pPr>
            <w:ins w:id="3079" w:author="赵翔-深圳" w:date="2024-12-20T22:16:59Z">
              <w:r>
                <w:rPr/>
                <w:drawing>
                  <wp:inline distT="0" distB="0" distL="0" distR="0">
                    <wp:extent cx="2673350" cy="2004060"/>
                    <wp:effectExtent l="0" t="0" r="12700" b="1524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pic:cNvPicPr>
                              <a:picLocks noChangeAspect="1" noChangeArrowheads="1"/>
                            </pic:cNvPicPr>
                          </pic:nvPicPr>
                          <pic:blipFill>
                            <a:blip r:embed="rId69"/>
                            <a:srcRect/>
                            <a:stretch>
                              <a:fillRect/>
                            </a:stretch>
                          </pic:blipFill>
                          <pic:spPr>
                            <a:xfrm>
                              <a:off x="0" y="0"/>
                              <a:ext cx="2673437" cy="2004511"/>
                            </a:xfrm>
                            <a:prstGeom prst="rect">
                              <a:avLst/>
                            </a:prstGeom>
                          </pic:spPr>
                        </pic:pic>
                      </a:graphicData>
                    </a:graphic>
                  </wp:inline>
                </w:drawing>
              </w:r>
            </w:ins>
            <w:ins w:id="3081" w:author="刘崇麟" w:date="2024-12-20T10:39:57Z">
              <w:del w:id="3082" w:author="赵翔-深圳" w:date="2024-12-20T22:16:57Z">
                <w:r>
                  <w:rPr/>
                  <w:drawing>
                    <wp:inline distT="0" distB="0" distL="0" distR="0">
                      <wp:extent cx="2698750" cy="2023110"/>
                      <wp:effectExtent l="0" t="0" r="6350" b="1524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pic:cNvPicPr>
                                <a:picLocks noChangeAspect="1" noChangeArrowheads="1"/>
                              </pic:cNvPicPr>
                            </pic:nvPicPr>
                            <pic:blipFill>
                              <a:blip r:embed="rId70"/>
                              <a:srcRect/>
                              <a:stretch>
                                <a:fillRect/>
                              </a:stretch>
                            </pic:blipFill>
                            <pic:spPr>
                              <a:xfrm>
                                <a:off x="0" y="0"/>
                                <a:ext cx="2698750" cy="2023110"/>
                              </a:xfrm>
                              <a:prstGeom prst="rect">
                                <a:avLst/>
                              </a:prstGeom>
                            </pic:spPr>
                          </pic:pic>
                        </a:graphicData>
                      </a:graphic>
                    </wp:inline>
                  </w:drawing>
                </w:r>
              </w:del>
            </w:ins>
            <w:del w:id="3085" w:author="刘崇麟" w:date="2024-12-20T10:39:40Z">
              <w:r>
                <w:rPr/>
                <w:drawing>
                  <wp:inline distT="0" distB="0" distL="0" distR="0">
                    <wp:extent cx="2673350" cy="2004060"/>
                    <wp:effectExtent l="0" t="0" r="12700" b="152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71"/>
                            <a:srcRect/>
                            <a:stretch>
                              <a:fillRect/>
                            </a:stretch>
                          </pic:blipFill>
                          <pic:spPr>
                            <a:xfrm>
                              <a:off x="0" y="0"/>
                              <a:ext cx="2673437" cy="2004511"/>
                            </a:xfrm>
                            <a:prstGeom prst="rect">
                              <a:avLst/>
                            </a:prstGeom>
                          </pic:spPr>
                        </pic:pic>
                      </a:graphicData>
                    </a:graphic>
                  </wp:inline>
                </w:drawing>
              </w:r>
            </w:del>
          </w:p>
        </w:tc>
      </w:tr>
      <w:tr w14:paraId="7EF3A726">
        <w:tblPrEx>
          <w:tblCellMar>
            <w:top w:w="0" w:type="dxa"/>
            <w:left w:w="57" w:type="dxa"/>
            <w:bottom w:w="0" w:type="dxa"/>
            <w:right w:w="57" w:type="dxa"/>
          </w:tblCellMar>
        </w:tblPrEx>
        <w:trPr>
          <w:jc w:val="center"/>
        </w:trPr>
        <w:tc>
          <w:tcPr>
            <w:tcW w:w="4585" w:type="dxa"/>
            <w:shd w:val="clear" w:color="auto" w:fill="auto"/>
            <w:vAlign w:val="center"/>
          </w:tcPr>
          <w:p w14:paraId="039719FD">
            <w:pPr>
              <w:pStyle w:val="6"/>
              <w:numPr>
                <w:ilvl w:val="0"/>
                <w:numId w:val="0"/>
              </w:numPr>
              <w:jc w:val="center"/>
              <w:rPr>
                <w:rFonts w:eastAsia="宋体"/>
                <w:b w:val="0"/>
                <w:sz w:val="21"/>
                <w:szCs w:val="21"/>
              </w:rPr>
            </w:pPr>
            <w:bookmarkStart w:id="186" w:name="_Toc3869"/>
            <w:r>
              <w:rPr>
                <w:rFonts w:eastAsia="宋体"/>
                <w:b w:val="0"/>
                <w:sz w:val="21"/>
                <w:szCs w:val="21"/>
              </w:rPr>
              <w:t>4.2.1.1</w:t>
            </w:r>
            <w:bookmarkEnd w:id="186"/>
          </w:p>
        </w:tc>
        <w:tc>
          <w:tcPr>
            <w:tcW w:w="4586" w:type="dxa"/>
            <w:shd w:val="clear" w:color="auto" w:fill="auto"/>
            <w:vAlign w:val="center"/>
          </w:tcPr>
          <w:p w14:paraId="69E1A163">
            <w:pPr>
              <w:pStyle w:val="6"/>
              <w:numPr>
                <w:ilvl w:val="0"/>
                <w:numId w:val="0"/>
              </w:numPr>
              <w:jc w:val="center"/>
              <w:rPr>
                <w:rFonts w:eastAsia="宋体"/>
                <w:b w:val="0"/>
                <w:sz w:val="21"/>
                <w:szCs w:val="21"/>
              </w:rPr>
            </w:pPr>
            <w:bookmarkStart w:id="187" w:name="_Toc21962"/>
            <w:r>
              <w:rPr>
                <w:rFonts w:eastAsia="宋体"/>
                <w:b w:val="0"/>
                <w:sz w:val="21"/>
                <w:szCs w:val="21"/>
              </w:rPr>
              <w:t>4.2.1.2</w:t>
            </w:r>
            <w:bookmarkEnd w:id="187"/>
          </w:p>
        </w:tc>
      </w:tr>
    </w:tbl>
    <w:p w14:paraId="1B1A6DA3">
      <w:pPr>
        <w:pStyle w:val="5"/>
        <w:numPr>
          <w:ilvl w:val="1"/>
          <w:numId w:val="0"/>
        </w:numPr>
        <w:spacing w:before="156"/>
      </w:pPr>
      <w:bookmarkStart w:id="188" w:name="_Toc12373"/>
      <w:bookmarkStart w:id="189" w:name="_Toc21176"/>
      <w:bookmarkStart w:id="190" w:name="_Toc181002957"/>
      <w:r>
        <w:t>4.3 洞外联络通道</w:t>
      </w:r>
      <w:bookmarkEnd w:id="188"/>
      <w:bookmarkEnd w:id="189"/>
      <w:bookmarkEnd w:id="190"/>
    </w:p>
    <w:p w14:paraId="1C2235CD">
      <w:pPr>
        <w:spacing w:line="360" w:lineRule="auto"/>
        <w:ind w:firstLine="424" w:firstLineChars="200"/>
        <w:rPr>
          <w:rFonts w:hint="default" w:eastAsia="宋体"/>
          <w:lang w:val="en-US" w:eastAsia="zh-CN"/>
        </w:rPr>
      </w:pPr>
      <w:r>
        <w:rPr>
          <w:rStyle w:val="105"/>
          <w:rFonts w:hint="eastAsia"/>
          <w:lang w:val="en-US" w:eastAsia="zh-CN"/>
        </w:rPr>
        <w:t>赤水溪隧道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3568A801">
      <w:pPr>
        <w:spacing w:line="360" w:lineRule="auto"/>
        <w:ind w:firstLine="424" w:firstLineChars="200"/>
        <w:rPr>
          <w:sz w:val="24"/>
          <w:szCs w:val="24"/>
        </w:rPr>
      </w:pPr>
      <w:r>
        <w:rPr>
          <w:rStyle w:val="105"/>
          <w:rFonts w:hint="eastAsia"/>
          <w:lang w:val="en-US" w:eastAsia="zh-CN"/>
        </w:rPr>
        <w:t>赤水溪隧道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61DEA77E">
      <w:pPr>
        <w:jc w:val="center"/>
        <w:rPr>
          <w:szCs w:val="21"/>
        </w:rPr>
      </w:pPr>
      <w:ins w:id="3087" w:author="赵翔-深圳" w:date="2024-12-20T22:17:39Z">
        <w:r>
          <w:rPr/>
          <w:drawing>
            <wp:inline distT="0" distB="0" distL="0" distR="0">
              <wp:extent cx="2673350" cy="2004060"/>
              <wp:effectExtent l="0" t="0" r="12700" b="1524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pic:cNvPicPr>
                        <a:picLocks noChangeAspect="1" noChangeArrowheads="1"/>
                      </pic:cNvPicPr>
                    </pic:nvPicPr>
                    <pic:blipFill>
                      <a:blip r:embed="rId72"/>
                      <a:srcRect/>
                      <a:stretch>
                        <a:fillRect/>
                      </a:stretch>
                    </pic:blipFill>
                    <pic:spPr>
                      <a:xfrm>
                        <a:off x="0" y="0"/>
                        <a:ext cx="2673437" cy="2004511"/>
                      </a:xfrm>
                      <a:prstGeom prst="rect">
                        <a:avLst/>
                      </a:prstGeom>
                    </pic:spPr>
                  </pic:pic>
                </a:graphicData>
              </a:graphic>
            </wp:inline>
          </w:drawing>
        </w:r>
      </w:ins>
      <w:ins w:id="3089" w:author="刘崇麟" w:date="2024-12-20T10:40:14Z">
        <w:del w:id="3090" w:author="赵翔-深圳" w:date="2024-12-20T22:17:15Z">
          <w:r>
            <w:rPr>
              <w:rFonts w:hint="eastAsia"/>
              <w:lang w:val="en-US" w:eastAsia="zh-CN"/>
            </w:rPr>
            <w:drawing>
              <wp:inline distT="0" distB="0" distL="114300" distR="114300">
                <wp:extent cx="2682240" cy="2011680"/>
                <wp:effectExtent l="0" t="0" r="3810" b="7620"/>
                <wp:docPr id="89" name="图片 89" descr="赤水溪低位水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赤水溪低位水池1"/>
                        <pic:cNvPicPr>
                          <a:picLocks noChangeAspect="1"/>
                        </pic:cNvPicPr>
                      </pic:nvPicPr>
                      <pic:blipFill>
                        <a:blip r:embed="rId73"/>
                        <a:stretch>
                          <a:fillRect/>
                        </a:stretch>
                      </pic:blipFill>
                      <pic:spPr>
                        <a:xfrm>
                          <a:off x="0" y="0"/>
                          <a:ext cx="2682240" cy="2011680"/>
                        </a:xfrm>
                        <a:prstGeom prst="rect">
                          <a:avLst/>
                        </a:prstGeom>
                      </pic:spPr>
                    </pic:pic>
                  </a:graphicData>
                </a:graphic>
              </wp:inline>
            </w:drawing>
          </w:r>
        </w:del>
      </w:ins>
      <w:ins w:id="3093" w:author="刘崇麟" w:date="2024-12-20T10:41:32Z">
        <w:del w:id="3094" w:author="赵翔-深圳" w:date="2024-12-20T22:17:36Z">
          <w:r>
            <w:rPr>
              <w:rFonts w:hint="eastAsia"/>
              <w:lang w:val="en-US" w:eastAsia="zh-CN"/>
            </w:rPr>
            <w:drawing>
              <wp:inline distT="0" distB="0" distL="114300" distR="114300">
                <wp:extent cx="2702560" cy="2026920"/>
                <wp:effectExtent l="0" t="0" r="2540" b="11430"/>
                <wp:docPr id="94" name="图片 94" descr="赤水溪低位水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赤水溪低位水池2"/>
                        <pic:cNvPicPr>
                          <a:picLocks noChangeAspect="1"/>
                        </pic:cNvPicPr>
                      </pic:nvPicPr>
                      <pic:blipFill>
                        <a:blip r:embed="rId74"/>
                        <a:stretch>
                          <a:fillRect/>
                        </a:stretch>
                      </pic:blipFill>
                      <pic:spPr>
                        <a:xfrm>
                          <a:off x="0" y="0"/>
                          <a:ext cx="2702560" cy="2026920"/>
                        </a:xfrm>
                        <a:prstGeom prst="rect">
                          <a:avLst/>
                        </a:prstGeom>
                      </pic:spPr>
                    </pic:pic>
                  </a:graphicData>
                </a:graphic>
              </wp:inline>
            </w:drawing>
          </w:r>
        </w:del>
      </w:ins>
      <w:del w:id="3097" w:author="刘崇麟" w:date="2024-12-20T10:40:01Z">
        <w:r>
          <w:rPr/>
          <w:drawing>
            <wp:inline distT="0" distB="0" distL="0" distR="0">
              <wp:extent cx="2673350" cy="2004060"/>
              <wp:effectExtent l="0" t="0" r="12700"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5"/>
                      <a:srcRect/>
                      <a:stretch>
                        <a:fillRect/>
                      </a:stretch>
                    </pic:blipFill>
                    <pic:spPr>
                      <a:xfrm>
                        <a:off x="0" y="0"/>
                        <a:ext cx="2673437" cy="2004511"/>
                      </a:xfrm>
                      <a:prstGeom prst="rect">
                        <a:avLst/>
                      </a:prstGeom>
                    </pic:spPr>
                  </pic:pic>
                </a:graphicData>
              </a:graphic>
            </wp:inline>
          </w:drawing>
        </w:r>
      </w:del>
    </w:p>
    <w:p w14:paraId="65C1B844">
      <w:pPr>
        <w:jc w:val="center"/>
        <w:rPr>
          <w:rFonts w:hint="default" w:eastAsia="宋体"/>
          <w:lang w:val="en-US" w:eastAsia="zh-CN"/>
        </w:rPr>
      </w:pPr>
      <w:r>
        <w:t>4.3.</w:t>
      </w:r>
      <w:r>
        <w:rPr>
          <w:rFonts w:hint="eastAsia"/>
          <w:lang w:val="en-US" w:eastAsia="zh-CN"/>
        </w:rPr>
        <w:t>1.</w:t>
      </w:r>
      <w:ins w:id="3099" w:author="刘崇麟" w:date="2024-12-20T10:41:36Z">
        <w:r>
          <w:rPr>
            <w:rFonts w:hint="eastAsia"/>
            <w:lang w:val="en-US" w:eastAsia="zh-CN"/>
          </w:rPr>
          <w:t>1</w:t>
        </w:r>
      </w:ins>
      <w:ins w:id="3100" w:author="刘崇麟" w:date="2024-12-20T10:41:37Z">
        <w:r>
          <w:rPr>
            <w:rFonts w:hint="eastAsia"/>
            <w:lang w:val="en-US" w:eastAsia="zh-CN"/>
          </w:rPr>
          <w:t xml:space="preserve"> </w:t>
        </w:r>
      </w:ins>
      <w:ins w:id="3101" w:author="刘崇麟" w:date="2024-12-20T10:41:37Z">
        <w:del w:id="3102" w:author="赵翔-深圳" w:date="2024-12-20T22:17:19Z">
          <w:r>
            <w:rPr>
              <w:rFonts w:hint="eastAsia"/>
              <w:lang w:val="en-US" w:eastAsia="zh-CN"/>
            </w:rPr>
            <w:delText xml:space="preserve"> </w:delText>
          </w:r>
        </w:del>
      </w:ins>
      <w:ins w:id="3103" w:author="刘崇麟" w:date="2024-12-20T10:41:37Z">
        <w:r>
          <w:rPr>
            <w:rFonts w:hint="eastAsia"/>
            <w:lang w:val="en-US" w:eastAsia="zh-CN"/>
          </w:rPr>
          <w:t xml:space="preserve"> </w:t>
        </w:r>
      </w:ins>
      <w:ins w:id="3104" w:author="刘崇麟" w:date="2024-12-20T10:41:38Z">
        <w:r>
          <w:rPr>
            <w:rFonts w:hint="eastAsia"/>
            <w:lang w:val="en-US" w:eastAsia="zh-CN"/>
          </w:rPr>
          <w:t xml:space="preserve">   </w:t>
        </w:r>
      </w:ins>
      <w:ins w:id="3105" w:author="刘崇麟" w:date="2024-12-20T10:41:44Z">
        <w:r>
          <w:rPr>
            <w:rFonts w:hint="eastAsia"/>
            <w:lang w:val="en-US" w:eastAsia="zh-CN"/>
          </w:rPr>
          <w:t xml:space="preserve"> </w:t>
        </w:r>
      </w:ins>
      <w:ins w:id="3106" w:author="刘崇麟" w:date="2024-12-20T10:41:45Z">
        <w:r>
          <w:rPr>
            <w:rFonts w:hint="eastAsia"/>
            <w:lang w:val="en-US" w:eastAsia="zh-CN"/>
          </w:rPr>
          <w:t xml:space="preserve">    </w:t>
        </w:r>
      </w:ins>
      <w:ins w:id="3107" w:author="刘崇麟" w:date="2024-12-20T10:41:46Z">
        <w:r>
          <w:rPr>
            <w:rFonts w:hint="eastAsia"/>
            <w:lang w:val="en-US" w:eastAsia="zh-CN"/>
          </w:rPr>
          <w:t xml:space="preserve">                       </w:t>
        </w:r>
      </w:ins>
      <w:ins w:id="3108" w:author="刘崇麟" w:date="2024-12-20T10:41:47Z">
        <w:r>
          <w:rPr>
            <w:rFonts w:hint="eastAsia"/>
            <w:lang w:val="en-US" w:eastAsia="zh-CN"/>
          </w:rPr>
          <w:t xml:space="preserve">    </w:t>
        </w:r>
      </w:ins>
      <w:ins w:id="3109" w:author="刘崇麟" w:date="2024-12-20T10:41:48Z">
        <w:r>
          <w:rPr>
            <w:rFonts w:hint="eastAsia"/>
            <w:lang w:val="en-US" w:eastAsia="zh-CN"/>
          </w:rPr>
          <w:t xml:space="preserve"> </w:t>
        </w:r>
      </w:ins>
      <w:ins w:id="3110" w:author="刘崇麟" w:date="2024-12-20T10:41:39Z">
        <w:r>
          <w:rPr>
            <w:rFonts w:hint="eastAsia"/>
            <w:lang w:val="en-US" w:eastAsia="zh-CN"/>
          </w:rPr>
          <w:t xml:space="preserve"> </w:t>
        </w:r>
      </w:ins>
      <w:ins w:id="3111" w:author="刘崇麟" w:date="2024-12-20T10:41:39Z">
        <w:del w:id="3112" w:author="赵翔-深圳" w:date="2024-12-20T22:17:23Z">
          <w:r>
            <w:rPr>
              <w:rFonts w:hint="eastAsia"/>
              <w:lang w:val="en-US" w:eastAsia="zh-CN"/>
            </w:rPr>
            <w:delText>4.</w:delText>
          </w:r>
        </w:del>
      </w:ins>
      <w:ins w:id="3113" w:author="刘崇麟" w:date="2024-12-20T10:41:40Z">
        <w:del w:id="3114" w:author="赵翔-深圳" w:date="2024-12-20T22:17:23Z">
          <w:r>
            <w:rPr>
              <w:rFonts w:hint="eastAsia"/>
              <w:lang w:val="en-US" w:eastAsia="zh-CN"/>
            </w:rPr>
            <w:delText>3</w:delText>
          </w:r>
        </w:del>
      </w:ins>
      <w:ins w:id="3115" w:author="刘崇麟" w:date="2024-12-20T10:41:41Z">
        <w:del w:id="3116" w:author="赵翔-深圳" w:date="2024-12-20T22:17:22Z">
          <w:r>
            <w:rPr>
              <w:rFonts w:hint="eastAsia"/>
              <w:lang w:val="en-US" w:eastAsia="zh-CN"/>
            </w:rPr>
            <w:delText>.</w:delText>
          </w:r>
        </w:del>
      </w:ins>
      <w:ins w:id="3117" w:author="刘崇麟" w:date="2024-12-20T10:41:43Z">
        <w:del w:id="3118" w:author="赵翔-深圳" w:date="2024-12-20T22:17:22Z">
          <w:r>
            <w:rPr>
              <w:rFonts w:hint="eastAsia"/>
              <w:lang w:val="en-US" w:eastAsia="zh-CN"/>
            </w:rPr>
            <w:delText>1</w:delText>
          </w:r>
        </w:del>
      </w:ins>
      <w:ins w:id="3119" w:author="刘崇麟" w:date="2024-12-20T10:41:43Z">
        <w:del w:id="3120" w:author="赵翔-深圳" w:date="2024-12-20T22:17:21Z">
          <w:r>
            <w:rPr>
              <w:rFonts w:hint="eastAsia"/>
              <w:lang w:val="en-US" w:eastAsia="zh-CN"/>
            </w:rPr>
            <w:delText>.2</w:delText>
          </w:r>
        </w:del>
      </w:ins>
      <w:del w:id="3121" w:author="刘崇麟" w:date="2024-12-20T10:41:35Z">
        <w:r>
          <w:rPr>
            <w:rFonts w:hint="eastAsia"/>
            <w:lang w:val="en-US" w:eastAsia="zh-CN"/>
          </w:rPr>
          <w:delText>1</w:delText>
        </w:r>
      </w:del>
    </w:p>
    <w:p w14:paraId="2276C87D">
      <w:pPr>
        <w:pStyle w:val="5"/>
        <w:numPr>
          <w:ilvl w:val="1"/>
          <w:numId w:val="0"/>
        </w:numPr>
        <w:spacing w:before="156"/>
      </w:pPr>
      <w:bookmarkStart w:id="191" w:name="_Toc181002958"/>
      <w:bookmarkStart w:id="192" w:name="_Toc1159"/>
      <w:bookmarkStart w:id="193" w:name="_Toc12850"/>
      <w:r>
        <w:t>4.4 洞口绿化</w:t>
      </w:r>
      <w:bookmarkEnd w:id="191"/>
      <w:bookmarkEnd w:id="192"/>
      <w:bookmarkEnd w:id="193"/>
    </w:p>
    <w:p w14:paraId="04507C6F">
      <w:pPr>
        <w:spacing w:line="360" w:lineRule="auto"/>
        <w:ind w:firstLine="424" w:firstLineChars="200"/>
        <w:rPr>
          <w:sz w:val="24"/>
          <w:szCs w:val="24"/>
        </w:rPr>
      </w:pPr>
      <w:r>
        <w:rPr>
          <w:rStyle w:val="105"/>
          <w:rFonts w:hint="eastAsia"/>
          <w:lang w:val="en-US" w:eastAsia="zh-CN"/>
        </w:rPr>
        <w:t>赤水溪隧道</w:t>
      </w:r>
      <w:r>
        <w:rPr>
          <w:sz w:val="24"/>
          <w:szCs w:val="24"/>
        </w:rPr>
        <w:t>洞口绿化，未发现明显病害，技术状况值评定为0。</w:t>
      </w:r>
    </w:p>
    <w:p w14:paraId="706B34AA">
      <w:pPr>
        <w:jc w:val="center"/>
        <w:rPr>
          <w:szCs w:val="21"/>
        </w:rPr>
      </w:pPr>
      <w:ins w:id="3122" w:author="赵翔-深圳" w:date="2024-12-20T22:17:51Z">
        <w:r>
          <w:rPr/>
          <w:drawing>
            <wp:inline distT="0" distB="0" distL="0" distR="0">
              <wp:extent cx="2673350" cy="2004060"/>
              <wp:effectExtent l="0" t="0" r="12700" b="15240"/>
              <wp:docPr id="213"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pic:cNvPicPr>
                        <a:picLocks noChangeAspect="1" noChangeArrowheads="1"/>
                      </pic:cNvPicPr>
                    </pic:nvPicPr>
                    <pic:blipFill>
                      <a:blip r:embed="rId76"/>
                      <a:srcRect/>
                      <a:stretch>
                        <a:fillRect/>
                      </a:stretch>
                    </pic:blipFill>
                    <pic:spPr>
                      <a:xfrm>
                        <a:off x="0" y="0"/>
                        <a:ext cx="2673437" cy="2004511"/>
                      </a:xfrm>
                      <a:prstGeom prst="rect">
                        <a:avLst/>
                      </a:prstGeom>
                    </pic:spPr>
                  </pic:pic>
                </a:graphicData>
              </a:graphic>
            </wp:inline>
          </w:drawing>
        </w:r>
      </w:ins>
      <w:ins w:id="3124" w:author="刘崇麟" w:date="2024-12-20T10:41:19Z">
        <w:del w:id="3125" w:author="赵翔-深圳" w:date="2024-12-20T22:17:49Z">
          <w:r>
            <w:rPr/>
            <w:drawing>
              <wp:inline distT="0" distB="0" distL="0" distR="0">
                <wp:extent cx="2673350" cy="2004060"/>
                <wp:effectExtent l="0" t="0" r="12700" b="1524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noChangeArrowheads="1"/>
                        </pic:cNvPicPr>
                      </pic:nvPicPr>
                      <pic:blipFill>
                        <a:blip r:embed="rId77"/>
                        <a:srcRect/>
                        <a:stretch>
                          <a:fillRect/>
                        </a:stretch>
                      </pic:blipFill>
                      <pic:spPr>
                        <a:xfrm>
                          <a:off x="0" y="0"/>
                          <a:ext cx="2673437" cy="2004511"/>
                        </a:xfrm>
                        <a:prstGeom prst="rect">
                          <a:avLst/>
                        </a:prstGeom>
                      </pic:spPr>
                    </pic:pic>
                  </a:graphicData>
                </a:graphic>
              </wp:inline>
            </w:drawing>
          </w:r>
        </w:del>
      </w:ins>
      <w:del w:id="3128" w:author="刘崇麟" w:date="2024-12-20T10:41:18Z">
        <w:r>
          <w:rPr/>
          <w:drawing>
            <wp:inline distT="0" distB="0" distL="0" distR="0">
              <wp:extent cx="2673350" cy="2004060"/>
              <wp:effectExtent l="0" t="0" r="12700" b="152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78"/>
                      <a:srcRect/>
                      <a:stretch>
                        <a:fillRect/>
                      </a:stretch>
                    </pic:blipFill>
                    <pic:spPr>
                      <a:xfrm>
                        <a:off x="0" y="0"/>
                        <a:ext cx="2673437" cy="2004511"/>
                      </a:xfrm>
                      <a:prstGeom prst="rect">
                        <a:avLst/>
                      </a:prstGeom>
                    </pic:spPr>
                  </pic:pic>
                </a:graphicData>
              </a:graphic>
            </wp:inline>
          </w:drawing>
        </w:r>
      </w:del>
    </w:p>
    <w:p w14:paraId="1C60173A">
      <w:pPr>
        <w:jc w:val="center"/>
      </w:pPr>
      <w:r>
        <w:t>4.4.1.1</w:t>
      </w:r>
    </w:p>
    <w:p w14:paraId="0CFD97CD">
      <w:pPr>
        <w:jc w:val="both"/>
        <w:rPr>
          <w:szCs w:val="21"/>
        </w:rPr>
      </w:pPr>
    </w:p>
    <w:p w14:paraId="46B0A314">
      <w:pPr>
        <w:pStyle w:val="5"/>
        <w:numPr>
          <w:ilvl w:val="1"/>
          <w:numId w:val="0"/>
        </w:numPr>
        <w:spacing w:before="156"/>
        <w:rPr>
          <w:rFonts w:hint="eastAsia"/>
          <w:lang w:val="en-US" w:eastAsia="zh-CN"/>
        </w:rPr>
      </w:pPr>
      <w:bookmarkStart w:id="194" w:name="_Toc26643"/>
      <w:r>
        <w:t>4.</w:t>
      </w:r>
      <w:r>
        <w:rPr>
          <w:rFonts w:hint="eastAsia"/>
          <w:lang w:val="en-US" w:eastAsia="zh-CN"/>
        </w:rPr>
        <w:t>5</w:t>
      </w:r>
      <w:r>
        <w:t xml:space="preserve"> </w:t>
      </w:r>
      <w:r>
        <w:rPr>
          <w:rFonts w:hint="eastAsia"/>
          <w:lang w:val="en-US" w:eastAsia="zh-CN"/>
        </w:rPr>
        <w:t>房屋设施</w:t>
      </w:r>
      <w:bookmarkEnd w:id="194"/>
    </w:p>
    <w:p w14:paraId="01109B86">
      <w:pPr>
        <w:rPr>
          <w:rFonts w:hint="default"/>
          <w:lang w:val="en-US" w:eastAsia="zh-CN"/>
        </w:rPr>
      </w:pPr>
      <w:r>
        <w:rPr>
          <w:rFonts w:hint="eastAsia"/>
          <w:lang w:val="en-US" w:eastAsia="zh-CN"/>
        </w:rPr>
        <w:t xml:space="preserve">     </w:t>
      </w:r>
      <w:r>
        <w:rPr>
          <w:rStyle w:val="105"/>
          <w:rFonts w:hint="eastAsia"/>
          <w:lang w:val="en-US" w:eastAsia="zh-CN"/>
        </w:rPr>
        <w:t>赤水溪隧道房屋设施</w:t>
      </w:r>
      <w:r>
        <w:rPr>
          <w:sz w:val="24"/>
          <w:szCs w:val="24"/>
        </w:rPr>
        <w:t>，未发现明显病害，技术状况值评定为0。</w:t>
      </w:r>
    </w:p>
    <w:p w14:paraId="0A72AD81">
      <w:pPr>
        <w:jc w:val="center"/>
      </w:pPr>
      <w:ins w:id="3130" w:author="赵翔-深圳" w:date="2024-12-20T22:17:58Z">
        <w:r>
          <w:rPr/>
          <w:drawing>
            <wp:inline distT="0" distB="0" distL="0" distR="0">
              <wp:extent cx="2673350" cy="2004060"/>
              <wp:effectExtent l="0" t="0" r="12700" b="15240"/>
              <wp:docPr id="214"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pic:cNvPicPr>
                        <a:picLocks noChangeAspect="1" noChangeArrowheads="1"/>
                      </pic:cNvPicPr>
                    </pic:nvPicPr>
                    <pic:blipFill>
                      <a:blip r:embed="rId79"/>
                      <a:srcRect/>
                      <a:stretch>
                        <a:fillRect/>
                      </a:stretch>
                    </pic:blipFill>
                    <pic:spPr>
                      <a:xfrm>
                        <a:off x="0" y="0"/>
                        <a:ext cx="2673437" cy="2004511"/>
                      </a:xfrm>
                      <a:prstGeom prst="rect">
                        <a:avLst/>
                      </a:prstGeom>
                    </pic:spPr>
                  </pic:pic>
                </a:graphicData>
              </a:graphic>
            </wp:inline>
          </w:drawing>
        </w:r>
      </w:ins>
      <w:ins w:id="3132" w:author="刘崇麟" w:date="2024-12-20T10:42:05Z">
        <w:del w:id="3133" w:author="赵翔-深圳" w:date="2024-12-20T22:17:56Z">
          <w:r>
            <w:rPr/>
            <w:drawing>
              <wp:inline distT="0" distB="0" distL="0" distR="0">
                <wp:extent cx="2673350" cy="2004060"/>
                <wp:effectExtent l="0" t="0" r="12700" b="1524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noChangeArrowheads="1"/>
                        </pic:cNvPicPr>
                      </pic:nvPicPr>
                      <pic:blipFill>
                        <a:blip r:embed="rId80"/>
                        <a:srcRect/>
                        <a:stretch>
                          <a:fillRect/>
                        </a:stretch>
                      </pic:blipFill>
                      <pic:spPr>
                        <a:xfrm>
                          <a:off x="0" y="0"/>
                          <a:ext cx="2673437" cy="2004511"/>
                        </a:xfrm>
                        <a:prstGeom prst="rect">
                          <a:avLst/>
                        </a:prstGeom>
                      </pic:spPr>
                    </pic:pic>
                  </a:graphicData>
                </a:graphic>
              </wp:inline>
            </w:drawing>
          </w:r>
        </w:del>
      </w:ins>
      <w:del w:id="3136" w:author="刘崇麟" w:date="2024-12-20T10:42:05Z">
        <w:r>
          <w:rPr/>
          <w:drawing>
            <wp:inline distT="0" distB="0" distL="0" distR="0">
              <wp:extent cx="2673350" cy="2004060"/>
              <wp:effectExtent l="0" t="0" r="1270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1"/>
                      <a:srcRect/>
                      <a:stretch>
                        <a:fillRect/>
                      </a:stretch>
                    </pic:blipFill>
                    <pic:spPr>
                      <a:xfrm>
                        <a:off x="0" y="0"/>
                        <a:ext cx="2673437" cy="2004511"/>
                      </a:xfrm>
                      <a:prstGeom prst="rect">
                        <a:avLst/>
                      </a:prstGeom>
                    </pic:spPr>
                  </pic:pic>
                </a:graphicData>
              </a:graphic>
            </wp:inline>
          </w:drawing>
        </w:r>
      </w:del>
    </w:p>
    <w:p w14:paraId="6BA64DB6">
      <w:pPr>
        <w:jc w:val="center"/>
        <w:rPr>
          <w:rFonts w:hint="default" w:eastAsia="宋体"/>
          <w:lang w:val="en-US" w:eastAsia="zh-CN"/>
        </w:rPr>
      </w:pPr>
      <w:r>
        <w:rPr>
          <w:rFonts w:hint="eastAsia"/>
          <w:lang w:val="en-US" w:eastAsia="zh-CN"/>
        </w:rPr>
        <w:t>4.5.1.1</w:t>
      </w:r>
    </w:p>
    <w:p w14:paraId="686F2B5C">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lang w:val="en-US" w:eastAsia="zh-CN"/>
        </w:rPr>
      </w:pPr>
    </w:p>
    <w:p w14:paraId="63982A37">
      <w:pPr>
        <w:pStyle w:val="5"/>
        <w:numPr>
          <w:ilvl w:val="1"/>
          <w:numId w:val="0"/>
        </w:numPr>
        <w:spacing w:before="156"/>
      </w:pPr>
      <w:bookmarkStart w:id="195" w:name="_Toc181002964"/>
      <w:bookmarkStart w:id="196" w:name="_Toc13798"/>
      <w:bookmarkStart w:id="197" w:name="_Toc18937"/>
      <w:r>
        <w:t>4.</w:t>
      </w:r>
      <w:r>
        <w:rPr>
          <w:rFonts w:hint="eastAsia"/>
          <w:lang w:val="en-US" w:eastAsia="zh-CN"/>
        </w:rPr>
        <w:t>6</w:t>
      </w:r>
      <w:r>
        <w:t xml:space="preserve"> 洞口雕塑、隧道铭牌</w:t>
      </w:r>
      <w:bookmarkEnd w:id="195"/>
      <w:bookmarkEnd w:id="196"/>
      <w:bookmarkEnd w:id="197"/>
    </w:p>
    <w:p w14:paraId="3DCC31CE">
      <w:pPr>
        <w:spacing w:line="360" w:lineRule="auto"/>
        <w:ind w:firstLine="424" w:firstLineChars="200"/>
        <w:rPr>
          <w:rFonts w:hint="eastAsia" w:eastAsia="宋体"/>
          <w:sz w:val="24"/>
          <w:szCs w:val="24"/>
          <w:lang w:val="en-US" w:eastAsia="zh-CN"/>
        </w:rPr>
      </w:pPr>
      <w:r>
        <w:rPr>
          <w:rStyle w:val="105"/>
          <w:rFonts w:hint="eastAsia"/>
          <w:lang w:val="en-US" w:eastAsia="zh-CN"/>
        </w:rPr>
        <w:t>赤水溪隧道洞口雕塑</w:t>
      </w:r>
      <w:r>
        <w:rPr>
          <w:sz w:val="24"/>
          <w:szCs w:val="24"/>
        </w:rPr>
        <w:t>，未发现明显病害，技术状况值评定为0。</w:t>
      </w:r>
      <w:r>
        <w:rPr>
          <w:rFonts w:hint="eastAsia"/>
          <w:sz w:val="24"/>
          <w:szCs w:val="24"/>
          <w:lang w:val="en-US" w:eastAsia="zh-CN"/>
        </w:rPr>
        <w:t xml:space="preserve"> </w:t>
      </w:r>
    </w:p>
    <w:p w14:paraId="66EC21CA">
      <w:pPr>
        <w:jc w:val="center"/>
      </w:pPr>
      <w:ins w:id="3138" w:author="赵翔-深圳" w:date="2024-12-20T22:18:07Z">
        <w:r>
          <w:rPr/>
          <w:drawing>
            <wp:inline distT="0" distB="0" distL="0" distR="0">
              <wp:extent cx="2673350" cy="2004060"/>
              <wp:effectExtent l="0" t="0" r="12700" b="15240"/>
              <wp:docPr id="215"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pic:cNvPicPr>
                        <a:picLocks noChangeAspect="1" noChangeArrowheads="1"/>
                      </pic:cNvPicPr>
                    </pic:nvPicPr>
                    <pic:blipFill>
                      <a:blip r:embed="rId82"/>
                      <a:srcRect/>
                      <a:stretch>
                        <a:fillRect/>
                      </a:stretch>
                    </pic:blipFill>
                    <pic:spPr>
                      <a:xfrm>
                        <a:off x="0" y="0"/>
                        <a:ext cx="2673437" cy="2004511"/>
                      </a:xfrm>
                      <a:prstGeom prst="rect">
                        <a:avLst/>
                      </a:prstGeom>
                    </pic:spPr>
                  </pic:pic>
                </a:graphicData>
              </a:graphic>
            </wp:inline>
          </w:drawing>
        </w:r>
      </w:ins>
      <w:ins w:id="3140" w:author="赵翔-深圳" w:date="2024-12-20T22:18:21Z">
        <w:r>
          <w:rPr/>
          <w:drawing>
            <wp:inline distT="0" distB="0" distL="0" distR="0">
              <wp:extent cx="2673350" cy="2004060"/>
              <wp:effectExtent l="0" t="0" r="12700" b="15240"/>
              <wp:docPr id="216"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pic:cNvPicPr>
                        <a:picLocks noChangeAspect="1" noChangeArrowheads="1"/>
                      </pic:cNvPicPr>
                    </pic:nvPicPr>
                    <pic:blipFill>
                      <a:blip r:embed="rId83"/>
                      <a:srcRect/>
                      <a:stretch>
                        <a:fillRect/>
                      </a:stretch>
                    </pic:blipFill>
                    <pic:spPr>
                      <a:xfrm>
                        <a:off x="0" y="0"/>
                        <a:ext cx="2673437" cy="2004511"/>
                      </a:xfrm>
                      <a:prstGeom prst="rect">
                        <a:avLst/>
                      </a:prstGeom>
                    </pic:spPr>
                  </pic:pic>
                </a:graphicData>
              </a:graphic>
            </wp:inline>
          </w:drawing>
        </w:r>
      </w:ins>
      <w:ins w:id="3142" w:author="刘崇麟" w:date="2024-12-20T10:42:33Z">
        <w:del w:id="3143" w:author="赵翔-深圳" w:date="2024-12-20T20:59:15Z">
          <w:r>
            <w:rPr>
              <w:rFonts w:hint="eastAsia"/>
              <w:lang w:val="en-US" w:eastAsia="zh-CN"/>
            </w:rPr>
            <w:drawing>
              <wp:inline distT="0" distB="0" distL="114300" distR="114300">
                <wp:extent cx="2682240" cy="2011680"/>
                <wp:effectExtent l="0" t="0" r="3810" b="7620"/>
                <wp:docPr id="98" name="图片 98" descr="赤水溪低位水池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赤水溪低位水池3"/>
                        <pic:cNvPicPr>
                          <a:picLocks noChangeAspect="1"/>
                        </pic:cNvPicPr>
                      </pic:nvPicPr>
                      <pic:blipFill>
                        <a:blip r:embed="rId84"/>
                        <a:stretch>
                          <a:fillRect/>
                        </a:stretch>
                      </pic:blipFill>
                      <pic:spPr>
                        <a:xfrm>
                          <a:off x="0" y="0"/>
                          <a:ext cx="2682240" cy="2011680"/>
                        </a:xfrm>
                        <a:prstGeom prst="rect">
                          <a:avLst/>
                        </a:prstGeom>
                      </pic:spPr>
                    </pic:pic>
                  </a:graphicData>
                </a:graphic>
              </wp:inline>
            </w:drawing>
          </w:r>
        </w:del>
      </w:ins>
      <w:del w:id="3146" w:author="刘崇麟" w:date="2024-12-20T10:42:14Z">
        <w:r>
          <w:rPr/>
          <w:drawing>
            <wp:inline distT="0" distB="0" distL="0" distR="0">
              <wp:extent cx="2673350" cy="2004060"/>
              <wp:effectExtent l="0" t="0" r="1270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5"/>
                      <a:srcRect/>
                      <a:stretch>
                        <a:fillRect/>
                      </a:stretch>
                    </pic:blipFill>
                    <pic:spPr>
                      <a:xfrm>
                        <a:off x="0" y="0"/>
                        <a:ext cx="2673437" cy="2004511"/>
                      </a:xfrm>
                      <a:prstGeom prst="rect">
                        <a:avLst/>
                      </a:prstGeom>
                    </pic:spPr>
                  </pic:pic>
                </a:graphicData>
              </a:graphic>
            </wp:inline>
          </w:drawing>
        </w:r>
      </w:del>
      <w:del w:id="3148" w:author="刘崇麟" w:date="2024-12-20T10:42:39Z">
        <w:r>
          <w:rPr/>
          <w:drawing>
            <wp:inline distT="0" distB="0" distL="0" distR="0">
              <wp:extent cx="2673350" cy="2004060"/>
              <wp:effectExtent l="0" t="0" r="1270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86"/>
                      <a:srcRect/>
                      <a:stretch>
                        <a:fillRect/>
                      </a:stretch>
                    </pic:blipFill>
                    <pic:spPr>
                      <a:xfrm>
                        <a:off x="0" y="0"/>
                        <a:ext cx="2673437" cy="2004511"/>
                      </a:xfrm>
                      <a:prstGeom prst="rect">
                        <a:avLst/>
                      </a:prstGeom>
                    </pic:spPr>
                  </pic:pic>
                </a:graphicData>
              </a:graphic>
            </wp:inline>
          </w:drawing>
        </w:r>
      </w:del>
    </w:p>
    <w:p w14:paraId="6E2A00A9">
      <w:pPr>
        <w:jc w:val="center"/>
        <w:rPr>
          <w:rFonts w:hint="default" w:eastAsia="宋体"/>
          <w:lang w:val="en-US" w:eastAsia="zh-CN"/>
        </w:rPr>
      </w:pPr>
      <w:r>
        <w:rPr>
          <w:rFonts w:hint="eastAsia"/>
          <w:lang w:val="en-US" w:eastAsia="zh-CN"/>
        </w:rPr>
        <w:t>4.6.1.1</w:t>
      </w:r>
    </w:p>
    <w:p w14:paraId="1D0AA4AA">
      <w:pPr>
        <w:numPr>
          <w:ilvl w:val="1"/>
          <w:numId w:val="0"/>
        </w:numPr>
        <w:autoSpaceDE w:val="0"/>
        <w:autoSpaceDN w:val="0"/>
        <w:adjustRightInd w:val="0"/>
        <w:spacing w:before="156" w:line="360" w:lineRule="auto"/>
        <w:ind w:firstLine="424" w:firstLineChars="200"/>
        <w:jc w:val="center"/>
        <w:rPr>
          <w:sz w:val="24"/>
        </w:rPr>
      </w:pPr>
    </w:p>
    <w:p w14:paraId="06F932B5">
      <w:pPr>
        <w:pStyle w:val="4"/>
        <w:spacing w:before="156"/>
        <w:ind w:left="0"/>
        <w:rPr>
          <w:rFonts w:ascii="Times New Roman" w:hAnsi="Times New Roman"/>
        </w:rPr>
      </w:pPr>
      <w:bookmarkStart w:id="198" w:name="_Toc22616"/>
      <w:bookmarkStart w:id="199" w:name="_Toc31673"/>
      <w:bookmarkStart w:id="200" w:name="_Toc181002965"/>
      <w:r>
        <w:rPr>
          <w:rFonts w:ascii="Times New Roman" w:hAnsi="Times New Roman"/>
        </w:rPr>
        <w:t>隧道技术状况评定</w:t>
      </w:r>
      <w:bookmarkEnd w:id="172"/>
      <w:bookmarkEnd w:id="173"/>
      <w:bookmarkEnd w:id="174"/>
      <w:bookmarkEnd w:id="175"/>
      <w:bookmarkEnd w:id="176"/>
      <w:bookmarkEnd w:id="198"/>
      <w:bookmarkEnd w:id="199"/>
      <w:bookmarkEnd w:id="200"/>
    </w:p>
    <w:p w14:paraId="4DF5B0C4">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201" w:name="_Toc12815"/>
      <w:r>
        <w:rPr>
          <w:color w:val="000000" w:themeColor="text1"/>
          <w:sz w:val="24"/>
          <w14:textFill>
            <w14:solidFill>
              <w14:schemeClr w14:val="tx1"/>
            </w14:solidFill>
          </w14:textFill>
        </w:rPr>
        <w:t>本隧道其他工程设施技术状况评分≥70，故评定为1类。</w:t>
      </w:r>
    </w:p>
    <w:bookmarkEnd w:id="201"/>
    <w:p w14:paraId="00607516">
      <w:pPr>
        <w:pStyle w:val="5"/>
        <w:spacing w:before="156"/>
      </w:pPr>
      <w:bookmarkStart w:id="202" w:name="_Toc17401"/>
      <w:bookmarkStart w:id="203" w:name="_Toc181002966"/>
      <w:bookmarkStart w:id="204" w:name="_Toc20190"/>
      <w:r>
        <w:t>土建结构</w:t>
      </w:r>
      <w:bookmarkEnd w:id="202"/>
      <w:bookmarkEnd w:id="203"/>
      <w:bookmarkEnd w:id="204"/>
    </w:p>
    <w:p w14:paraId="765A22E6">
      <w:pPr>
        <w:pStyle w:val="6"/>
        <w:numPr>
          <w:ilvl w:val="2"/>
          <w:numId w:val="0"/>
        </w:numPr>
      </w:pPr>
      <w:bookmarkStart w:id="205" w:name="_Toc25796"/>
      <w:r>
        <w:t>5.1.1 左洞</w:t>
      </w:r>
      <w:bookmarkEnd w:id="205"/>
    </w:p>
    <w:p w14:paraId="4F43C304">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38BDC2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0747EE78">
            <w:pPr>
              <w:jc w:val="center"/>
              <w:rPr>
                <w:rFonts w:hint="default"/>
                <w:sz w:val="18"/>
                <w:szCs w:val="18"/>
                <w:rPrChange w:id="3150" w:author="赵翔-深圳" w:date="2024-12-20T21:07:45Z">
                  <w:rPr>
                    <w:sz w:val="18"/>
                    <w:szCs w:val="18"/>
                  </w:rPr>
                </w:rPrChange>
              </w:rPr>
            </w:pPr>
            <w:r>
              <w:rPr>
                <w:rFonts w:hint="default"/>
                <w:sz w:val="18"/>
                <w:szCs w:val="18"/>
                <w:rPrChange w:id="3151" w:author="赵翔-深圳" w:date="2024-12-20T21:07:45Z">
                  <w:rPr>
                    <w:sz w:val="18"/>
                    <w:szCs w:val="18"/>
                  </w:rPr>
                </w:rPrChange>
              </w:rPr>
              <w:t>隧道情况</w:t>
            </w:r>
          </w:p>
        </w:tc>
        <w:tc>
          <w:tcPr>
            <w:tcW w:w="906" w:type="dxa"/>
            <w:shd w:val="clear" w:color="auto" w:fill="auto"/>
            <w:vAlign w:val="center"/>
          </w:tcPr>
          <w:p w14:paraId="05FFE2DF">
            <w:pPr>
              <w:jc w:val="center"/>
              <w:rPr>
                <w:rFonts w:hint="default"/>
                <w:sz w:val="18"/>
                <w:szCs w:val="18"/>
                <w:rPrChange w:id="3152" w:author="赵翔-深圳" w:date="2024-12-20T21:07:45Z">
                  <w:rPr>
                    <w:sz w:val="18"/>
                    <w:szCs w:val="18"/>
                  </w:rPr>
                </w:rPrChange>
              </w:rPr>
            </w:pPr>
            <w:r>
              <w:rPr>
                <w:rFonts w:hint="default"/>
                <w:sz w:val="18"/>
                <w:szCs w:val="18"/>
                <w:rPrChange w:id="3153" w:author="赵翔-深圳" w:date="2024-12-20T21:07:45Z">
                  <w:rPr>
                    <w:sz w:val="18"/>
                    <w:szCs w:val="18"/>
                  </w:rPr>
                </w:rPrChange>
              </w:rPr>
              <w:t>隧道</w:t>
            </w:r>
          </w:p>
          <w:p w14:paraId="6A104E76">
            <w:pPr>
              <w:jc w:val="center"/>
              <w:rPr>
                <w:rFonts w:hint="default"/>
                <w:sz w:val="18"/>
                <w:szCs w:val="18"/>
                <w:rPrChange w:id="3154" w:author="赵翔-深圳" w:date="2024-12-20T21:07:45Z">
                  <w:rPr>
                    <w:sz w:val="18"/>
                    <w:szCs w:val="18"/>
                  </w:rPr>
                </w:rPrChange>
              </w:rPr>
            </w:pPr>
            <w:r>
              <w:rPr>
                <w:rFonts w:hint="default"/>
                <w:sz w:val="18"/>
                <w:szCs w:val="18"/>
                <w:rPrChange w:id="3155" w:author="赵翔-深圳" w:date="2024-12-20T21:07:45Z">
                  <w:rPr>
                    <w:sz w:val="18"/>
                    <w:szCs w:val="18"/>
                  </w:rPr>
                </w:rPrChange>
              </w:rPr>
              <w:t>名称</w:t>
            </w:r>
          </w:p>
        </w:tc>
        <w:tc>
          <w:tcPr>
            <w:tcW w:w="1140" w:type="dxa"/>
            <w:gridSpan w:val="2"/>
            <w:shd w:val="clear" w:color="auto" w:fill="auto"/>
            <w:vAlign w:val="center"/>
          </w:tcPr>
          <w:p w14:paraId="037F6A7F">
            <w:pPr>
              <w:jc w:val="center"/>
              <w:rPr>
                <w:rFonts w:hint="default" w:eastAsia="宋体"/>
                <w:sz w:val="18"/>
                <w:szCs w:val="18"/>
                <w:lang w:val="en-US" w:eastAsia="zh-CN"/>
                <w:rPrChange w:id="3156" w:author="赵翔-深圳" w:date="2024-12-20T21:07:45Z">
                  <w:rPr>
                    <w:rFonts w:hint="eastAsia" w:eastAsia="宋体"/>
                    <w:sz w:val="18"/>
                    <w:szCs w:val="18"/>
                    <w:lang w:val="en-US" w:eastAsia="zh-CN"/>
                  </w:rPr>
                </w:rPrChange>
              </w:rPr>
            </w:pPr>
            <w:r>
              <w:rPr>
                <w:rFonts w:hint="default"/>
                <w:sz w:val="18"/>
                <w:szCs w:val="18"/>
                <w:lang w:val="en-US" w:eastAsia="zh-CN"/>
                <w:rPrChange w:id="3157" w:author="赵翔-深圳" w:date="2024-12-20T21:07:45Z">
                  <w:rPr>
                    <w:rFonts w:hint="eastAsia"/>
                    <w:sz w:val="18"/>
                    <w:szCs w:val="18"/>
                    <w:lang w:val="en-US" w:eastAsia="zh-CN"/>
                  </w:rPr>
                </w:rPrChange>
              </w:rPr>
              <w:t>赤水溪隧道左洞</w:t>
            </w:r>
          </w:p>
        </w:tc>
        <w:tc>
          <w:tcPr>
            <w:tcW w:w="917" w:type="dxa"/>
            <w:shd w:val="clear" w:color="auto" w:fill="auto"/>
            <w:vAlign w:val="center"/>
          </w:tcPr>
          <w:p w14:paraId="492487E0">
            <w:pPr>
              <w:jc w:val="center"/>
              <w:rPr>
                <w:rFonts w:hint="default"/>
                <w:sz w:val="18"/>
                <w:szCs w:val="18"/>
                <w:rPrChange w:id="3158" w:author="赵翔-深圳" w:date="2024-12-20T21:07:45Z">
                  <w:rPr>
                    <w:sz w:val="18"/>
                    <w:szCs w:val="18"/>
                  </w:rPr>
                </w:rPrChange>
              </w:rPr>
            </w:pPr>
            <w:r>
              <w:rPr>
                <w:rFonts w:hint="default"/>
                <w:sz w:val="18"/>
                <w:szCs w:val="18"/>
                <w:rPrChange w:id="3159" w:author="赵翔-深圳" w:date="2024-12-20T21:07:45Z">
                  <w:rPr>
                    <w:sz w:val="18"/>
                    <w:szCs w:val="18"/>
                  </w:rPr>
                </w:rPrChange>
              </w:rPr>
              <w:t>路线</w:t>
            </w:r>
          </w:p>
          <w:p w14:paraId="2F0EFD1E">
            <w:pPr>
              <w:jc w:val="center"/>
              <w:rPr>
                <w:rFonts w:hint="default"/>
                <w:sz w:val="18"/>
                <w:szCs w:val="18"/>
                <w:rPrChange w:id="3160" w:author="赵翔-深圳" w:date="2024-12-20T21:07:45Z">
                  <w:rPr>
                    <w:sz w:val="18"/>
                    <w:szCs w:val="18"/>
                  </w:rPr>
                </w:rPrChange>
              </w:rPr>
            </w:pPr>
            <w:r>
              <w:rPr>
                <w:rFonts w:hint="default"/>
                <w:sz w:val="18"/>
                <w:szCs w:val="18"/>
                <w:rPrChange w:id="3161" w:author="赵翔-深圳" w:date="2024-12-20T21:07:45Z">
                  <w:rPr>
                    <w:sz w:val="18"/>
                    <w:szCs w:val="18"/>
                  </w:rPr>
                </w:rPrChange>
              </w:rPr>
              <w:t>名称</w:t>
            </w:r>
          </w:p>
        </w:tc>
        <w:tc>
          <w:tcPr>
            <w:tcW w:w="917" w:type="dxa"/>
            <w:shd w:val="clear" w:color="auto" w:fill="auto"/>
            <w:vAlign w:val="center"/>
          </w:tcPr>
          <w:p w14:paraId="5963109C">
            <w:pPr>
              <w:jc w:val="center"/>
              <w:rPr>
                <w:rFonts w:hint="default" w:eastAsia="宋体"/>
                <w:sz w:val="18"/>
                <w:szCs w:val="18"/>
                <w:lang w:val="en-US" w:eastAsia="zh-CN"/>
              </w:rPr>
            </w:pPr>
            <w:ins w:id="3162" w:author="赵翔-深圳" w:date="2024-12-20T21:01:12Z">
              <w:r>
                <w:rPr>
                  <w:rFonts w:hint="default"/>
                  <w:sz w:val="18"/>
                  <w:szCs w:val="18"/>
                  <w:lang w:val="en-US" w:eastAsia="zh-CN"/>
                  <w:rPrChange w:id="3163" w:author="赵翔-深圳" w:date="2024-12-20T21:07:45Z">
                    <w:rPr>
                      <w:rFonts w:hint="eastAsia"/>
                      <w:sz w:val="18"/>
                      <w:szCs w:val="18"/>
                      <w:lang w:val="en-US" w:eastAsia="zh-CN"/>
                    </w:rPr>
                  </w:rPrChange>
                </w:rPr>
                <w:t>呼和浩特-北海</w:t>
              </w:r>
            </w:ins>
            <w:del w:id="3164" w:author="赵翔-深圳" w:date="2024-12-20T21:01:04Z">
              <w:r>
                <w:rPr>
                  <w:rFonts w:hint="default"/>
                  <w:sz w:val="18"/>
                  <w:szCs w:val="18"/>
                  <w:lang w:val="en-US" w:eastAsia="zh-CN"/>
                  <w:rPrChange w:id="3165" w:author="赵翔-深圳" w:date="2024-12-20T21:07:45Z">
                    <w:rPr>
                      <w:rFonts w:hint="eastAsia"/>
                      <w:sz w:val="18"/>
                      <w:szCs w:val="18"/>
                      <w:lang w:val="en-US" w:eastAsia="zh-CN"/>
                    </w:rPr>
                  </w:rPrChange>
                </w:rPr>
                <w:delText>平</w:delText>
              </w:r>
            </w:del>
            <w:del w:id="3166" w:author="赵翔-深圳" w:date="2024-12-20T21:01:03Z">
              <w:r>
                <w:rPr>
                  <w:rFonts w:hint="default"/>
                  <w:sz w:val="18"/>
                  <w:szCs w:val="18"/>
                  <w:lang w:val="en-US" w:eastAsia="zh-CN"/>
                  <w:rPrChange w:id="3167" w:author="赵翔-深圳" w:date="2024-12-20T21:07:45Z">
                    <w:rPr>
                      <w:rFonts w:hint="eastAsia"/>
                      <w:sz w:val="18"/>
                      <w:szCs w:val="18"/>
                      <w:lang w:val="en-US" w:eastAsia="zh-CN"/>
                    </w:rPr>
                  </w:rPrChange>
                </w:rPr>
                <w:delText>江—洞</w:delText>
              </w:r>
            </w:del>
            <w:del w:id="3168" w:author="赵翔-深圳" w:date="2024-12-20T21:01:02Z">
              <w:r>
                <w:rPr>
                  <w:rFonts w:hint="default"/>
                  <w:sz w:val="18"/>
                  <w:szCs w:val="18"/>
                  <w:lang w:val="en-US" w:eastAsia="zh-CN"/>
                  <w:rPrChange w:id="3169" w:author="赵翔-深圳" w:date="2024-12-20T21:07:45Z">
                    <w:rPr>
                      <w:rFonts w:hint="eastAsia"/>
                      <w:sz w:val="18"/>
                      <w:szCs w:val="18"/>
                      <w:lang w:val="en-US" w:eastAsia="zh-CN"/>
                    </w:rPr>
                  </w:rPrChange>
                </w:rPr>
                <w:delText>口</w:delText>
              </w:r>
            </w:del>
          </w:p>
        </w:tc>
        <w:tc>
          <w:tcPr>
            <w:tcW w:w="835" w:type="dxa"/>
            <w:shd w:val="clear" w:color="auto" w:fill="auto"/>
            <w:vAlign w:val="center"/>
          </w:tcPr>
          <w:p w14:paraId="63C72905">
            <w:pPr>
              <w:jc w:val="center"/>
              <w:rPr>
                <w:rFonts w:hint="default"/>
                <w:sz w:val="18"/>
                <w:szCs w:val="18"/>
                <w:rPrChange w:id="3170" w:author="赵翔-深圳" w:date="2024-12-20T21:07:45Z">
                  <w:rPr>
                    <w:sz w:val="18"/>
                    <w:szCs w:val="18"/>
                  </w:rPr>
                </w:rPrChange>
              </w:rPr>
            </w:pPr>
            <w:r>
              <w:rPr>
                <w:rFonts w:hint="default"/>
                <w:sz w:val="18"/>
                <w:szCs w:val="18"/>
                <w:rPrChange w:id="3171" w:author="赵翔-深圳" w:date="2024-12-20T21:07:45Z">
                  <w:rPr>
                    <w:sz w:val="18"/>
                    <w:szCs w:val="18"/>
                  </w:rPr>
                </w:rPrChange>
              </w:rPr>
              <w:t>隧道长度</w:t>
            </w:r>
          </w:p>
          <w:p w14:paraId="449FB40D">
            <w:pPr>
              <w:jc w:val="center"/>
              <w:rPr>
                <w:rFonts w:hint="default"/>
                <w:sz w:val="18"/>
                <w:szCs w:val="18"/>
                <w:rPrChange w:id="3172" w:author="赵翔-深圳" w:date="2024-12-20T21:07:45Z">
                  <w:rPr>
                    <w:sz w:val="18"/>
                    <w:szCs w:val="18"/>
                  </w:rPr>
                </w:rPrChange>
              </w:rPr>
            </w:pPr>
            <w:r>
              <w:rPr>
                <w:rFonts w:hint="default"/>
                <w:sz w:val="18"/>
                <w:szCs w:val="18"/>
                <w:rPrChange w:id="3173" w:author="赵翔-深圳" w:date="2024-12-20T21:07:45Z">
                  <w:rPr>
                    <w:sz w:val="18"/>
                    <w:szCs w:val="18"/>
                  </w:rPr>
                </w:rPrChange>
              </w:rPr>
              <w:t>（m）</w:t>
            </w:r>
          </w:p>
        </w:tc>
        <w:tc>
          <w:tcPr>
            <w:tcW w:w="999" w:type="dxa"/>
            <w:gridSpan w:val="2"/>
            <w:shd w:val="clear" w:color="auto" w:fill="auto"/>
            <w:vAlign w:val="center"/>
          </w:tcPr>
          <w:p w14:paraId="2F7721D8">
            <w:pPr>
              <w:jc w:val="center"/>
              <w:rPr>
                <w:rFonts w:hint="default" w:eastAsia="宋体"/>
                <w:sz w:val="18"/>
                <w:szCs w:val="18"/>
                <w:lang w:val="en-US" w:eastAsia="zh-CN"/>
              </w:rPr>
            </w:pPr>
            <w:ins w:id="3174" w:author="赵翔-深圳" w:date="2024-12-20T22:19:16Z">
              <w:r>
                <w:rPr>
                  <w:rFonts w:hint="eastAsia" w:ascii="Times New Roman" w:hAnsi="Times New Roman" w:eastAsia="宋体" w:cs="Times New Roman"/>
                  <w:sz w:val="18"/>
                  <w:szCs w:val="18"/>
                  <w:lang w:val="en-US" w:eastAsia="zh-CN"/>
                </w:rPr>
                <w:t>1</w:t>
              </w:r>
            </w:ins>
            <w:ins w:id="3175" w:author="赵翔-深圳" w:date="2024-12-20T22:19:17Z">
              <w:r>
                <w:rPr>
                  <w:rFonts w:hint="eastAsia" w:ascii="Times New Roman" w:hAnsi="Times New Roman" w:eastAsia="宋体" w:cs="Times New Roman"/>
                  <w:sz w:val="18"/>
                  <w:szCs w:val="18"/>
                  <w:lang w:val="en-US" w:eastAsia="zh-CN"/>
                </w:rPr>
                <w:t>6</w:t>
              </w:r>
            </w:ins>
            <w:ins w:id="3176" w:author="赵翔-深圳" w:date="2024-12-20T22:19:19Z">
              <w:r>
                <w:rPr>
                  <w:rFonts w:hint="eastAsia" w:ascii="Times New Roman" w:hAnsi="Times New Roman" w:eastAsia="宋体" w:cs="Times New Roman"/>
                  <w:sz w:val="18"/>
                  <w:szCs w:val="18"/>
                  <w:lang w:val="en-US" w:eastAsia="zh-CN"/>
                </w:rPr>
                <w:t>02</w:t>
              </w:r>
            </w:ins>
            <w:del w:id="3177" w:author="赵翔-深圳" w:date="2024-12-20T20:59:41Z">
              <w:r>
                <w:rPr>
                  <w:rFonts w:hint="default"/>
                  <w:sz w:val="18"/>
                  <w:szCs w:val="18"/>
                  <w:lang w:val="en-US" w:eastAsia="zh-CN"/>
                  <w:rPrChange w:id="3178" w:author="赵翔-深圳" w:date="2024-12-20T21:07:45Z">
                    <w:rPr>
                      <w:rFonts w:hint="eastAsia"/>
                      <w:sz w:val="18"/>
                      <w:szCs w:val="18"/>
                      <w:lang w:val="en-US" w:eastAsia="zh-CN"/>
                    </w:rPr>
                  </w:rPrChange>
                </w:rPr>
                <w:delText>78</w:delText>
              </w:r>
            </w:del>
            <w:del w:id="3179" w:author="赵翔-深圳" w:date="2024-12-20T20:59:40Z">
              <w:r>
                <w:rPr>
                  <w:rFonts w:hint="default"/>
                  <w:sz w:val="18"/>
                  <w:szCs w:val="18"/>
                  <w:lang w:val="en-US" w:eastAsia="zh-CN"/>
                  <w:rPrChange w:id="3180" w:author="赵翔-深圳" w:date="2024-12-20T21:07:45Z">
                    <w:rPr>
                      <w:rFonts w:hint="eastAsia"/>
                      <w:sz w:val="18"/>
                      <w:szCs w:val="18"/>
                      <w:lang w:val="en-US" w:eastAsia="zh-CN"/>
                    </w:rPr>
                  </w:rPrChange>
                </w:rPr>
                <w:delText>7</w:delText>
              </w:r>
            </w:del>
          </w:p>
        </w:tc>
        <w:tc>
          <w:tcPr>
            <w:tcW w:w="917" w:type="dxa"/>
            <w:shd w:val="clear" w:color="auto" w:fill="auto"/>
            <w:vAlign w:val="center"/>
          </w:tcPr>
          <w:p w14:paraId="3847B3DE">
            <w:pPr>
              <w:jc w:val="center"/>
              <w:rPr>
                <w:rFonts w:hint="default"/>
                <w:sz w:val="18"/>
                <w:szCs w:val="18"/>
                <w:rPrChange w:id="3181" w:author="赵翔-深圳" w:date="2024-12-20T21:07:45Z">
                  <w:rPr>
                    <w:sz w:val="18"/>
                    <w:szCs w:val="18"/>
                  </w:rPr>
                </w:rPrChange>
              </w:rPr>
            </w:pPr>
            <w:r>
              <w:rPr>
                <w:rFonts w:hint="default"/>
                <w:sz w:val="18"/>
                <w:szCs w:val="18"/>
                <w:rPrChange w:id="3182" w:author="赵翔-深圳" w:date="2024-12-20T21:07:45Z">
                  <w:rPr>
                    <w:sz w:val="18"/>
                    <w:szCs w:val="18"/>
                  </w:rPr>
                </w:rPrChange>
              </w:rPr>
              <w:t>建成</w:t>
            </w:r>
          </w:p>
          <w:p w14:paraId="74DA235A">
            <w:pPr>
              <w:jc w:val="center"/>
              <w:rPr>
                <w:rFonts w:hint="default"/>
                <w:sz w:val="18"/>
                <w:szCs w:val="18"/>
                <w:rPrChange w:id="3183" w:author="赵翔-深圳" w:date="2024-12-20T21:07:45Z">
                  <w:rPr>
                    <w:sz w:val="18"/>
                    <w:szCs w:val="18"/>
                  </w:rPr>
                </w:rPrChange>
              </w:rPr>
            </w:pPr>
            <w:r>
              <w:rPr>
                <w:rFonts w:hint="default"/>
                <w:sz w:val="18"/>
                <w:szCs w:val="18"/>
                <w:rPrChange w:id="3184" w:author="赵翔-深圳" w:date="2024-12-20T21:07:45Z">
                  <w:rPr>
                    <w:sz w:val="18"/>
                    <w:szCs w:val="18"/>
                  </w:rPr>
                </w:rPrChange>
              </w:rPr>
              <w:t>时间</w:t>
            </w:r>
          </w:p>
        </w:tc>
        <w:tc>
          <w:tcPr>
            <w:tcW w:w="1048" w:type="dxa"/>
            <w:shd w:val="clear" w:color="auto" w:fill="auto"/>
            <w:vAlign w:val="center"/>
          </w:tcPr>
          <w:p w14:paraId="7A458AD3">
            <w:pPr>
              <w:jc w:val="center"/>
              <w:rPr>
                <w:rFonts w:hint="default" w:eastAsia="宋体"/>
                <w:sz w:val="18"/>
                <w:szCs w:val="18"/>
                <w:lang w:val="en-US" w:eastAsia="zh-CN"/>
              </w:rPr>
            </w:pPr>
            <w:r>
              <w:rPr>
                <w:rFonts w:hint="default"/>
                <w:sz w:val="18"/>
                <w:szCs w:val="18"/>
                <w:lang w:val="en-US" w:eastAsia="zh-CN"/>
                <w:rPrChange w:id="3185" w:author="赵翔-深圳" w:date="2024-12-20T21:07:45Z">
                  <w:rPr>
                    <w:rFonts w:hint="eastAsia"/>
                    <w:sz w:val="18"/>
                    <w:szCs w:val="18"/>
                    <w:lang w:val="en-US" w:eastAsia="zh-CN"/>
                  </w:rPr>
                </w:rPrChange>
              </w:rPr>
              <w:t>202</w:t>
            </w:r>
            <w:ins w:id="3186" w:author="赵翔-深圳" w:date="2024-12-20T21:00:24Z">
              <w:r>
                <w:rPr>
                  <w:rFonts w:hint="default"/>
                  <w:sz w:val="18"/>
                  <w:szCs w:val="18"/>
                  <w:lang w:val="en-US" w:eastAsia="zh-CN"/>
                  <w:rPrChange w:id="3187" w:author="赵翔-深圳" w:date="2024-12-20T21:07:45Z">
                    <w:rPr>
                      <w:rFonts w:hint="eastAsia"/>
                      <w:sz w:val="18"/>
                      <w:szCs w:val="18"/>
                      <w:lang w:val="en-US" w:eastAsia="zh-CN"/>
                    </w:rPr>
                  </w:rPrChange>
                </w:rPr>
                <w:t>3</w:t>
              </w:r>
            </w:ins>
            <w:del w:id="3188" w:author="赵翔-深圳" w:date="2024-12-20T21:00:24Z">
              <w:r>
                <w:rPr>
                  <w:rFonts w:hint="default"/>
                  <w:sz w:val="18"/>
                  <w:szCs w:val="18"/>
                  <w:lang w:val="en-US" w:eastAsia="zh-CN"/>
                  <w:rPrChange w:id="3189" w:author="赵翔-深圳" w:date="2024-12-20T21:07:45Z">
                    <w:rPr>
                      <w:rFonts w:hint="eastAsia"/>
                      <w:sz w:val="18"/>
                      <w:szCs w:val="18"/>
                      <w:lang w:val="en-US" w:eastAsia="zh-CN"/>
                    </w:rPr>
                  </w:rPrChange>
                </w:rPr>
                <w:delText>1</w:delText>
              </w:r>
            </w:del>
            <w:r>
              <w:rPr>
                <w:rFonts w:hint="default"/>
                <w:sz w:val="18"/>
                <w:szCs w:val="18"/>
                <w:lang w:val="en-US" w:eastAsia="zh-CN"/>
                <w:rPrChange w:id="3190" w:author="赵翔-深圳" w:date="2024-12-20T21:07:45Z">
                  <w:rPr>
                    <w:rFonts w:hint="eastAsia"/>
                    <w:sz w:val="18"/>
                    <w:szCs w:val="18"/>
                    <w:lang w:val="en-US" w:eastAsia="zh-CN"/>
                  </w:rPr>
                </w:rPrChange>
              </w:rPr>
              <w:t>.12</w:t>
            </w:r>
          </w:p>
        </w:tc>
      </w:tr>
      <w:tr w14:paraId="36D406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28EF42D9">
            <w:pPr>
              <w:jc w:val="center"/>
              <w:rPr>
                <w:rFonts w:hint="default"/>
                <w:sz w:val="18"/>
                <w:szCs w:val="18"/>
                <w:rPrChange w:id="3191" w:author="赵翔-深圳" w:date="2024-12-20T21:07:45Z">
                  <w:rPr>
                    <w:sz w:val="18"/>
                    <w:szCs w:val="18"/>
                  </w:rPr>
                </w:rPrChange>
              </w:rPr>
            </w:pPr>
            <w:r>
              <w:rPr>
                <w:rFonts w:hint="default"/>
                <w:sz w:val="18"/>
                <w:szCs w:val="18"/>
                <w:rPrChange w:id="3192" w:author="赵翔-深圳" w:date="2024-12-20T21:07:45Z">
                  <w:rPr>
                    <w:sz w:val="18"/>
                    <w:szCs w:val="18"/>
                  </w:rPr>
                </w:rPrChange>
              </w:rPr>
              <w:t>评定情况</w:t>
            </w:r>
          </w:p>
        </w:tc>
        <w:tc>
          <w:tcPr>
            <w:tcW w:w="906" w:type="dxa"/>
            <w:shd w:val="clear" w:color="auto" w:fill="auto"/>
            <w:vAlign w:val="center"/>
          </w:tcPr>
          <w:p w14:paraId="3DA6BA7E">
            <w:pPr>
              <w:jc w:val="center"/>
              <w:rPr>
                <w:rFonts w:hint="default"/>
                <w:sz w:val="18"/>
                <w:szCs w:val="18"/>
                <w:rPrChange w:id="3193" w:author="赵翔-深圳" w:date="2024-12-20T21:07:45Z">
                  <w:rPr>
                    <w:sz w:val="18"/>
                    <w:szCs w:val="18"/>
                  </w:rPr>
                </w:rPrChange>
              </w:rPr>
            </w:pPr>
            <w:r>
              <w:rPr>
                <w:rFonts w:hint="default"/>
                <w:sz w:val="18"/>
                <w:szCs w:val="18"/>
                <w:rPrChange w:id="3194" w:author="赵翔-深圳" w:date="2024-12-20T21:07:45Z">
                  <w:rPr>
                    <w:sz w:val="18"/>
                    <w:szCs w:val="18"/>
                  </w:rPr>
                </w:rPrChange>
              </w:rPr>
              <w:t>管养</w:t>
            </w:r>
          </w:p>
          <w:p w14:paraId="3A2C471D">
            <w:pPr>
              <w:jc w:val="center"/>
              <w:rPr>
                <w:rFonts w:hint="default"/>
                <w:sz w:val="18"/>
                <w:szCs w:val="18"/>
                <w:rPrChange w:id="3195" w:author="赵翔-深圳" w:date="2024-12-20T21:07:45Z">
                  <w:rPr>
                    <w:sz w:val="18"/>
                    <w:szCs w:val="18"/>
                  </w:rPr>
                </w:rPrChange>
              </w:rPr>
            </w:pPr>
            <w:r>
              <w:rPr>
                <w:rFonts w:hint="default"/>
                <w:sz w:val="18"/>
                <w:szCs w:val="18"/>
                <w:rPrChange w:id="3196" w:author="赵翔-深圳" w:date="2024-12-20T21:07:45Z">
                  <w:rPr>
                    <w:sz w:val="18"/>
                    <w:szCs w:val="18"/>
                  </w:rPr>
                </w:rPrChange>
              </w:rPr>
              <w:t>单位</w:t>
            </w:r>
          </w:p>
        </w:tc>
        <w:tc>
          <w:tcPr>
            <w:tcW w:w="1140" w:type="dxa"/>
            <w:gridSpan w:val="2"/>
            <w:shd w:val="clear" w:color="auto" w:fill="auto"/>
            <w:vAlign w:val="center"/>
          </w:tcPr>
          <w:p w14:paraId="779ECFDF">
            <w:pPr>
              <w:jc w:val="center"/>
              <w:rPr>
                <w:rFonts w:hint="default" w:eastAsia="宋体"/>
                <w:sz w:val="18"/>
                <w:szCs w:val="18"/>
                <w:lang w:val="en-US" w:eastAsia="zh-CN"/>
              </w:rPr>
              <w:pPrChange w:id="3197" w:author="赵翔-深圳" w:date="2024-12-20T21:00:57Z">
                <w:pPr>
                  <w:jc w:val="both"/>
                </w:pPr>
              </w:pPrChange>
            </w:pPr>
            <w:ins w:id="3198" w:author="赵翔-深圳" w:date="2024-12-20T21:00:53Z">
              <w:r>
                <w:rPr>
                  <w:rFonts w:hint="default"/>
                  <w:sz w:val="18"/>
                  <w:szCs w:val="18"/>
                  <w:lang w:val="en-US" w:eastAsia="zh-CN"/>
                  <w:rPrChange w:id="3199" w:author="赵翔-深圳" w:date="2024-12-20T21:07:45Z">
                    <w:rPr>
                      <w:rFonts w:hint="eastAsia"/>
                      <w:sz w:val="18"/>
                      <w:szCs w:val="18"/>
                      <w:lang w:val="en-US" w:eastAsia="zh-CN"/>
                    </w:rPr>
                  </w:rPrChange>
                </w:rPr>
                <w:t>南</w:t>
              </w:r>
            </w:ins>
            <w:ins w:id="3200" w:author="赵翔-深圳" w:date="2024-12-20T21:00:54Z">
              <w:r>
                <w:rPr>
                  <w:rFonts w:hint="default"/>
                  <w:sz w:val="18"/>
                  <w:szCs w:val="18"/>
                  <w:lang w:val="en-US" w:eastAsia="zh-CN"/>
                  <w:rPrChange w:id="3201" w:author="赵翔-深圳" w:date="2024-12-20T21:07:45Z">
                    <w:rPr>
                      <w:rFonts w:hint="eastAsia"/>
                      <w:sz w:val="18"/>
                      <w:szCs w:val="18"/>
                      <w:lang w:val="en-US" w:eastAsia="zh-CN"/>
                    </w:rPr>
                  </w:rPrChange>
                </w:rPr>
                <w:t>金</w:t>
              </w:r>
            </w:ins>
            <w:del w:id="3202" w:author="赵翔-深圳" w:date="2024-12-20T21:00:51Z">
              <w:r>
                <w:rPr>
                  <w:rFonts w:hint="default"/>
                  <w:sz w:val="18"/>
                  <w:szCs w:val="18"/>
                  <w:lang w:val="en-US" w:eastAsia="zh-CN"/>
                  <w:rPrChange w:id="3203" w:author="赵翔-深圳" w:date="2024-12-20T21:07:45Z">
                    <w:rPr>
                      <w:rFonts w:hint="eastAsia"/>
                      <w:sz w:val="18"/>
                      <w:szCs w:val="18"/>
                      <w:lang w:val="en-US" w:eastAsia="zh-CN"/>
                    </w:rPr>
                  </w:rPrChange>
                </w:rPr>
                <w:delText>安化路产</w:delText>
              </w:r>
            </w:del>
            <w:r>
              <w:rPr>
                <w:rFonts w:hint="default"/>
                <w:sz w:val="18"/>
                <w:szCs w:val="18"/>
                <w:lang w:val="en-US" w:eastAsia="zh-CN"/>
                <w:rPrChange w:id="3204" w:author="赵翔-深圳" w:date="2024-12-20T21:07:45Z">
                  <w:rPr>
                    <w:rFonts w:hint="eastAsia"/>
                    <w:sz w:val="18"/>
                    <w:szCs w:val="18"/>
                    <w:lang w:val="en-US" w:eastAsia="zh-CN"/>
                  </w:rPr>
                </w:rPrChange>
              </w:rPr>
              <w:t>养护所</w:t>
            </w:r>
          </w:p>
        </w:tc>
        <w:tc>
          <w:tcPr>
            <w:tcW w:w="917" w:type="dxa"/>
            <w:shd w:val="clear" w:color="auto" w:fill="auto"/>
            <w:vAlign w:val="center"/>
          </w:tcPr>
          <w:p w14:paraId="7E8B3F23">
            <w:pPr>
              <w:jc w:val="center"/>
              <w:rPr>
                <w:rFonts w:hint="default"/>
                <w:sz w:val="18"/>
                <w:szCs w:val="18"/>
                <w:rPrChange w:id="3205" w:author="赵翔-深圳" w:date="2024-12-20T21:07:45Z">
                  <w:rPr>
                    <w:sz w:val="18"/>
                    <w:szCs w:val="18"/>
                  </w:rPr>
                </w:rPrChange>
              </w:rPr>
            </w:pPr>
            <w:r>
              <w:rPr>
                <w:rFonts w:hint="default"/>
                <w:sz w:val="18"/>
                <w:szCs w:val="18"/>
                <w:rPrChange w:id="3206" w:author="赵翔-深圳" w:date="2024-12-20T21:07:45Z">
                  <w:rPr>
                    <w:sz w:val="18"/>
                    <w:szCs w:val="18"/>
                  </w:rPr>
                </w:rPrChange>
              </w:rPr>
              <w:t>上次评定等级</w:t>
            </w:r>
          </w:p>
        </w:tc>
        <w:tc>
          <w:tcPr>
            <w:tcW w:w="917" w:type="dxa"/>
            <w:shd w:val="clear" w:color="auto" w:fill="auto"/>
            <w:vAlign w:val="center"/>
          </w:tcPr>
          <w:p w14:paraId="68715F73">
            <w:pPr>
              <w:jc w:val="center"/>
              <w:rPr>
                <w:rFonts w:hint="default" w:eastAsia="宋体"/>
                <w:sz w:val="18"/>
                <w:szCs w:val="18"/>
                <w:lang w:val="en-US" w:eastAsia="zh-CN"/>
                <w:rPrChange w:id="3207" w:author="赵翔-深圳" w:date="2024-12-20T21:07:45Z">
                  <w:rPr>
                    <w:rFonts w:hint="eastAsia" w:eastAsia="宋体"/>
                    <w:sz w:val="18"/>
                    <w:szCs w:val="18"/>
                    <w:lang w:val="en-US" w:eastAsia="zh-CN"/>
                  </w:rPr>
                </w:rPrChange>
              </w:rPr>
            </w:pPr>
            <w:ins w:id="3208" w:author="赵翔-深圳" w:date="2024-12-20T21:00:34Z">
              <w:r>
                <w:rPr>
                  <w:rFonts w:hint="default"/>
                  <w:sz w:val="18"/>
                  <w:szCs w:val="18"/>
                  <w:lang w:val="en-US" w:eastAsia="zh-CN"/>
                  <w:rPrChange w:id="3209" w:author="赵翔-深圳" w:date="2024-12-20T21:07:45Z">
                    <w:rPr>
                      <w:rFonts w:hint="eastAsia"/>
                      <w:sz w:val="18"/>
                      <w:szCs w:val="18"/>
                      <w:lang w:val="en-US" w:eastAsia="zh-CN"/>
                    </w:rPr>
                  </w:rPrChange>
                </w:rPr>
                <w:t>/</w:t>
              </w:r>
            </w:ins>
            <w:del w:id="3210" w:author="赵翔-深圳" w:date="2024-12-20T21:00:33Z">
              <w:r>
                <w:rPr>
                  <w:rFonts w:hint="default"/>
                  <w:sz w:val="18"/>
                  <w:szCs w:val="18"/>
                  <w:lang w:val="en-US" w:eastAsia="zh-CN"/>
                  <w:rPrChange w:id="3211" w:author="赵翔-深圳" w:date="2024-12-20T21:07:45Z">
                    <w:rPr>
                      <w:rFonts w:hint="eastAsia"/>
                      <w:sz w:val="18"/>
                      <w:szCs w:val="18"/>
                      <w:lang w:val="en-US" w:eastAsia="zh-CN"/>
                    </w:rPr>
                  </w:rPrChange>
                </w:rPr>
                <w:delText>1</w:delText>
              </w:r>
            </w:del>
          </w:p>
        </w:tc>
        <w:tc>
          <w:tcPr>
            <w:tcW w:w="835" w:type="dxa"/>
            <w:shd w:val="clear" w:color="auto" w:fill="auto"/>
            <w:vAlign w:val="center"/>
          </w:tcPr>
          <w:p w14:paraId="474FC952">
            <w:pPr>
              <w:jc w:val="center"/>
              <w:rPr>
                <w:rFonts w:hint="default"/>
                <w:sz w:val="18"/>
                <w:szCs w:val="18"/>
                <w:rPrChange w:id="3212" w:author="赵翔-深圳" w:date="2024-12-20T21:07:45Z">
                  <w:rPr>
                    <w:sz w:val="18"/>
                    <w:szCs w:val="18"/>
                  </w:rPr>
                </w:rPrChange>
              </w:rPr>
            </w:pPr>
            <w:r>
              <w:rPr>
                <w:rFonts w:hint="default"/>
                <w:sz w:val="18"/>
                <w:szCs w:val="18"/>
                <w:rPrChange w:id="3213" w:author="赵翔-深圳" w:date="2024-12-20T21:07:45Z">
                  <w:rPr>
                    <w:sz w:val="18"/>
                    <w:szCs w:val="18"/>
                  </w:rPr>
                </w:rPrChange>
              </w:rPr>
              <w:t>上次评定日期</w:t>
            </w:r>
          </w:p>
        </w:tc>
        <w:tc>
          <w:tcPr>
            <w:tcW w:w="999" w:type="dxa"/>
            <w:gridSpan w:val="2"/>
            <w:shd w:val="clear" w:color="auto" w:fill="auto"/>
            <w:vAlign w:val="center"/>
          </w:tcPr>
          <w:p w14:paraId="34ABCBAC">
            <w:pPr>
              <w:jc w:val="center"/>
              <w:rPr>
                <w:rFonts w:hint="default" w:eastAsia="宋体"/>
                <w:sz w:val="18"/>
                <w:szCs w:val="18"/>
                <w:lang w:val="en-US" w:eastAsia="zh-CN"/>
              </w:rPr>
            </w:pPr>
            <w:ins w:id="3214" w:author="赵翔-深圳" w:date="2024-12-20T21:00:39Z">
              <w:r>
                <w:rPr>
                  <w:rFonts w:hint="default"/>
                  <w:sz w:val="18"/>
                  <w:szCs w:val="18"/>
                  <w:lang w:val="en-US" w:eastAsia="zh-CN"/>
                  <w:rPrChange w:id="3215" w:author="赵翔-深圳" w:date="2024-12-20T21:07:45Z">
                    <w:rPr>
                      <w:rFonts w:hint="eastAsia"/>
                      <w:sz w:val="18"/>
                      <w:szCs w:val="18"/>
                      <w:lang w:val="en-US" w:eastAsia="zh-CN"/>
                    </w:rPr>
                  </w:rPrChange>
                </w:rPr>
                <w:t>/</w:t>
              </w:r>
            </w:ins>
            <w:del w:id="3216" w:author="赵翔-深圳" w:date="2024-12-20T21:00:38Z">
              <w:r>
                <w:rPr>
                  <w:rFonts w:hint="default"/>
                  <w:sz w:val="18"/>
                  <w:szCs w:val="18"/>
                  <w:rPrChange w:id="3217" w:author="赵翔-深圳" w:date="2024-12-20T21:07:45Z">
                    <w:rPr>
                      <w:sz w:val="18"/>
                      <w:szCs w:val="18"/>
                    </w:rPr>
                  </w:rPrChange>
                </w:rPr>
                <w:delText>20</w:delText>
              </w:r>
            </w:del>
            <w:del w:id="3218" w:author="赵翔-深圳" w:date="2024-12-20T21:00:37Z">
              <w:r>
                <w:rPr>
                  <w:rFonts w:hint="default"/>
                  <w:sz w:val="18"/>
                  <w:szCs w:val="18"/>
                  <w:rPrChange w:id="3219" w:author="赵翔-深圳" w:date="2024-12-20T21:07:45Z">
                    <w:rPr>
                      <w:sz w:val="18"/>
                      <w:szCs w:val="18"/>
                    </w:rPr>
                  </w:rPrChange>
                </w:rPr>
                <w:delText>2</w:delText>
              </w:r>
            </w:del>
            <w:del w:id="3220" w:author="赵翔-深圳" w:date="2024-12-20T21:00:37Z">
              <w:r>
                <w:rPr>
                  <w:rFonts w:hint="default"/>
                  <w:sz w:val="18"/>
                  <w:szCs w:val="18"/>
                  <w:lang w:val="en-US" w:eastAsia="zh-CN"/>
                  <w:rPrChange w:id="3221" w:author="赵翔-深圳" w:date="2024-12-20T21:07:45Z">
                    <w:rPr>
                      <w:rFonts w:hint="eastAsia"/>
                      <w:sz w:val="18"/>
                      <w:szCs w:val="18"/>
                      <w:lang w:val="en-US" w:eastAsia="zh-CN"/>
                    </w:rPr>
                  </w:rPrChange>
                </w:rPr>
                <w:delText>2.08</w:delText>
              </w:r>
            </w:del>
          </w:p>
        </w:tc>
        <w:tc>
          <w:tcPr>
            <w:tcW w:w="917" w:type="dxa"/>
            <w:shd w:val="clear" w:color="auto" w:fill="auto"/>
            <w:vAlign w:val="center"/>
          </w:tcPr>
          <w:p w14:paraId="6CC38344">
            <w:pPr>
              <w:jc w:val="center"/>
              <w:rPr>
                <w:rFonts w:hint="default"/>
                <w:sz w:val="18"/>
                <w:szCs w:val="18"/>
                <w:rPrChange w:id="3222" w:author="赵翔-深圳" w:date="2024-12-20T21:07:45Z">
                  <w:rPr>
                    <w:sz w:val="18"/>
                    <w:szCs w:val="18"/>
                  </w:rPr>
                </w:rPrChange>
              </w:rPr>
            </w:pPr>
            <w:r>
              <w:rPr>
                <w:rFonts w:hint="default"/>
                <w:sz w:val="18"/>
                <w:szCs w:val="18"/>
                <w:rPrChange w:id="3223" w:author="赵翔-深圳" w:date="2024-12-20T21:07:45Z">
                  <w:rPr>
                    <w:sz w:val="18"/>
                    <w:szCs w:val="18"/>
                  </w:rPr>
                </w:rPrChange>
              </w:rPr>
              <w:t>本次评定日期</w:t>
            </w:r>
          </w:p>
        </w:tc>
        <w:tc>
          <w:tcPr>
            <w:tcW w:w="1048" w:type="dxa"/>
            <w:shd w:val="clear" w:color="auto" w:fill="auto"/>
            <w:vAlign w:val="center"/>
          </w:tcPr>
          <w:p w14:paraId="3CC335C4">
            <w:pPr>
              <w:jc w:val="center"/>
              <w:rPr>
                <w:rFonts w:hint="default" w:eastAsia="宋体"/>
                <w:sz w:val="18"/>
                <w:szCs w:val="18"/>
                <w:lang w:val="en-US" w:eastAsia="zh-CN"/>
              </w:rPr>
            </w:pPr>
            <w:r>
              <w:rPr>
                <w:rFonts w:hint="default"/>
                <w:sz w:val="18"/>
                <w:szCs w:val="18"/>
                <w:lang w:val="en-US" w:eastAsia="zh-CN"/>
                <w:rPrChange w:id="3224" w:author="赵翔-深圳" w:date="2024-12-20T21:07:45Z">
                  <w:rPr>
                    <w:rFonts w:hint="eastAsia"/>
                    <w:sz w:val="18"/>
                    <w:szCs w:val="18"/>
                    <w:lang w:val="en-US" w:eastAsia="zh-CN"/>
                  </w:rPr>
                </w:rPrChange>
              </w:rPr>
              <w:t>2024.11</w:t>
            </w:r>
          </w:p>
        </w:tc>
      </w:tr>
      <w:tr w14:paraId="7F8B370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4B66384">
            <w:pPr>
              <w:jc w:val="center"/>
              <w:rPr>
                <w:rFonts w:hint="default"/>
                <w:sz w:val="18"/>
                <w:szCs w:val="18"/>
                <w:rPrChange w:id="3225" w:author="赵翔-深圳" w:date="2024-12-20T21:07:45Z">
                  <w:rPr>
                    <w:sz w:val="18"/>
                    <w:szCs w:val="18"/>
                  </w:rPr>
                </w:rPrChange>
              </w:rPr>
            </w:pPr>
          </w:p>
        </w:tc>
        <w:tc>
          <w:tcPr>
            <w:tcW w:w="906" w:type="dxa"/>
            <w:shd w:val="clear" w:color="auto" w:fill="auto"/>
            <w:vAlign w:val="center"/>
          </w:tcPr>
          <w:p w14:paraId="59D9516C">
            <w:pPr>
              <w:jc w:val="center"/>
              <w:rPr>
                <w:rFonts w:hint="default"/>
                <w:sz w:val="18"/>
                <w:szCs w:val="18"/>
                <w:rPrChange w:id="3226" w:author="赵翔-深圳" w:date="2024-12-20T21:07:45Z">
                  <w:rPr>
                    <w:sz w:val="16"/>
                    <w:szCs w:val="16"/>
                  </w:rPr>
                </w:rPrChange>
              </w:rPr>
            </w:pPr>
            <w:r>
              <w:rPr>
                <w:rFonts w:hint="default"/>
                <w:sz w:val="18"/>
                <w:szCs w:val="18"/>
                <w:rPrChange w:id="3227" w:author="赵翔-深圳" w:date="2024-12-20T21:07:45Z">
                  <w:rPr>
                    <w:sz w:val="16"/>
                    <w:szCs w:val="16"/>
                  </w:rPr>
                </w:rPrChange>
              </w:rPr>
              <w:t>分项名称</w:t>
            </w:r>
          </w:p>
        </w:tc>
        <w:tc>
          <w:tcPr>
            <w:tcW w:w="1140" w:type="dxa"/>
            <w:gridSpan w:val="2"/>
            <w:shd w:val="clear" w:color="auto" w:fill="auto"/>
            <w:vAlign w:val="center"/>
          </w:tcPr>
          <w:p w14:paraId="00AC0971">
            <w:pPr>
              <w:jc w:val="center"/>
              <w:rPr>
                <w:rFonts w:hint="default"/>
                <w:sz w:val="18"/>
                <w:szCs w:val="18"/>
                <w:rPrChange w:id="3228" w:author="赵翔-深圳" w:date="2024-12-20T21:07:45Z">
                  <w:rPr>
                    <w:sz w:val="18"/>
                    <w:szCs w:val="18"/>
                  </w:rPr>
                </w:rPrChange>
              </w:rPr>
            </w:pPr>
            <w:r>
              <w:rPr>
                <w:rFonts w:hint="default"/>
                <w:sz w:val="18"/>
                <w:szCs w:val="18"/>
                <w:rPrChange w:id="3229" w:author="赵翔-深圳" w:date="2024-12-20T21:07:45Z">
                  <w:rPr>
                    <w:sz w:val="18"/>
                    <w:szCs w:val="18"/>
                  </w:rPr>
                </w:rPrChange>
              </w:rPr>
              <w:t>位置</w:t>
            </w:r>
          </w:p>
        </w:tc>
        <w:tc>
          <w:tcPr>
            <w:tcW w:w="917" w:type="dxa"/>
            <w:shd w:val="clear" w:color="auto" w:fill="auto"/>
            <w:vAlign w:val="center"/>
          </w:tcPr>
          <w:p w14:paraId="011B1DAA">
            <w:pPr>
              <w:jc w:val="center"/>
              <w:rPr>
                <w:rFonts w:hint="default"/>
                <w:sz w:val="18"/>
                <w:szCs w:val="18"/>
                <w:rPrChange w:id="3230" w:author="赵翔-深圳" w:date="2024-12-20T21:07:45Z">
                  <w:rPr>
                    <w:sz w:val="18"/>
                    <w:szCs w:val="18"/>
                  </w:rPr>
                </w:rPrChange>
              </w:rPr>
            </w:pPr>
            <w:r>
              <w:rPr>
                <w:rFonts w:hint="default"/>
                <w:sz w:val="18"/>
                <w:szCs w:val="18"/>
                <w:rPrChange w:id="3231" w:author="赵翔-深圳" w:date="2024-12-20T21:07:45Z">
                  <w:rPr>
                    <w:sz w:val="18"/>
                    <w:szCs w:val="18"/>
                  </w:rPr>
                </w:rPrChange>
              </w:rPr>
              <w:t>状况值</w:t>
            </w:r>
          </w:p>
        </w:tc>
        <w:tc>
          <w:tcPr>
            <w:tcW w:w="917" w:type="dxa"/>
            <w:shd w:val="clear" w:color="auto" w:fill="auto"/>
            <w:vAlign w:val="center"/>
          </w:tcPr>
          <w:p w14:paraId="0B81AF44">
            <w:pPr>
              <w:jc w:val="center"/>
              <w:rPr>
                <w:rFonts w:hint="default"/>
                <w:sz w:val="18"/>
                <w:szCs w:val="18"/>
                <w:rPrChange w:id="3232" w:author="赵翔-深圳" w:date="2024-12-20T21:07:45Z">
                  <w:rPr>
                    <w:sz w:val="18"/>
                    <w:szCs w:val="18"/>
                  </w:rPr>
                </w:rPrChange>
              </w:rPr>
            </w:pPr>
            <w:r>
              <w:rPr>
                <w:rFonts w:hint="default"/>
                <w:sz w:val="18"/>
                <w:szCs w:val="18"/>
                <w:rPrChange w:id="3233" w:author="赵翔-深圳" w:date="2024-12-20T21:07:45Z">
                  <w:rPr>
                    <w:sz w:val="18"/>
                    <w:szCs w:val="18"/>
                  </w:rPr>
                </w:rPrChange>
              </w:rPr>
              <w:t>权重</w:t>
            </w:r>
            <w:r>
              <w:rPr>
                <w:rFonts w:hint="default"/>
                <w:sz w:val="18"/>
                <w:szCs w:val="18"/>
                <w:rPrChange w:id="3234" w:author="赵翔-深圳" w:date="2024-12-20T21:07:45Z">
                  <w:rPr>
                    <w:szCs w:val="21"/>
                  </w:rPr>
                </w:rPrChange>
              </w:rPr>
              <w:t>w</w:t>
            </w:r>
            <w:r>
              <w:rPr>
                <w:rFonts w:hint="default"/>
                <w:sz w:val="18"/>
                <w:szCs w:val="18"/>
                <w:vertAlign w:val="subscript"/>
                <w:rPrChange w:id="3235" w:author="赵翔-深圳" w:date="2024-12-20T21:07:45Z">
                  <w:rPr>
                    <w:szCs w:val="21"/>
                    <w:vertAlign w:val="subscript"/>
                  </w:rPr>
                </w:rPrChange>
              </w:rPr>
              <w:t>i</w:t>
            </w:r>
          </w:p>
        </w:tc>
        <w:tc>
          <w:tcPr>
            <w:tcW w:w="835" w:type="dxa"/>
            <w:shd w:val="clear" w:color="auto" w:fill="auto"/>
            <w:vAlign w:val="center"/>
          </w:tcPr>
          <w:p w14:paraId="7DA03D52">
            <w:pPr>
              <w:jc w:val="center"/>
              <w:rPr>
                <w:rFonts w:hint="default"/>
                <w:sz w:val="18"/>
                <w:szCs w:val="18"/>
                <w:rPrChange w:id="3236" w:author="赵翔-深圳" w:date="2024-12-20T21:07:45Z">
                  <w:rPr>
                    <w:sz w:val="18"/>
                    <w:szCs w:val="18"/>
                  </w:rPr>
                </w:rPrChange>
              </w:rPr>
            </w:pPr>
            <w:r>
              <w:rPr>
                <w:rFonts w:hint="default"/>
                <w:sz w:val="18"/>
                <w:szCs w:val="18"/>
                <w:rPrChange w:id="3237" w:author="赵翔-深圳" w:date="2024-12-20T21:07:45Z">
                  <w:rPr>
                    <w:sz w:val="18"/>
                    <w:szCs w:val="18"/>
                  </w:rPr>
                </w:rPrChange>
              </w:rPr>
              <w:t>检查项目</w:t>
            </w:r>
          </w:p>
        </w:tc>
        <w:tc>
          <w:tcPr>
            <w:tcW w:w="999" w:type="dxa"/>
            <w:gridSpan w:val="2"/>
            <w:shd w:val="clear" w:color="auto" w:fill="auto"/>
            <w:vAlign w:val="center"/>
          </w:tcPr>
          <w:p w14:paraId="7DB6D775">
            <w:pPr>
              <w:jc w:val="center"/>
              <w:rPr>
                <w:rFonts w:hint="default"/>
                <w:sz w:val="18"/>
                <w:szCs w:val="18"/>
                <w:rPrChange w:id="3238" w:author="赵翔-深圳" w:date="2024-12-20T21:07:45Z">
                  <w:rPr>
                    <w:sz w:val="18"/>
                    <w:szCs w:val="18"/>
                  </w:rPr>
                </w:rPrChange>
              </w:rPr>
            </w:pPr>
            <w:r>
              <w:rPr>
                <w:rFonts w:hint="default"/>
                <w:sz w:val="18"/>
                <w:szCs w:val="18"/>
                <w:rPrChange w:id="3239" w:author="赵翔-深圳" w:date="2024-12-20T21:07:45Z">
                  <w:rPr>
                    <w:sz w:val="18"/>
                    <w:szCs w:val="18"/>
                  </w:rPr>
                </w:rPrChange>
              </w:rPr>
              <w:t>位置</w:t>
            </w:r>
          </w:p>
        </w:tc>
        <w:tc>
          <w:tcPr>
            <w:tcW w:w="917" w:type="dxa"/>
            <w:shd w:val="clear" w:color="auto" w:fill="auto"/>
            <w:vAlign w:val="center"/>
          </w:tcPr>
          <w:p w14:paraId="3FCC191F">
            <w:pPr>
              <w:jc w:val="center"/>
              <w:rPr>
                <w:rFonts w:hint="default"/>
                <w:sz w:val="18"/>
                <w:szCs w:val="18"/>
                <w:rPrChange w:id="3240" w:author="赵翔-深圳" w:date="2024-12-20T21:07:45Z">
                  <w:rPr>
                    <w:sz w:val="18"/>
                    <w:szCs w:val="18"/>
                  </w:rPr>
                </w:rPrChange>
              </w:rPr>
            </w:pPr>
            <w:r>
              <w:rPr>
                <w:rFonts w:hint="default"/>
                <w:sz w:val="18"/>
                <w:szCs w:val="18"/>
                <w:rPrChange w:id="3241" w:author="赵翔-深圳" w:date="2024-12-20T21:07:45Z">
                  <w:rPr>
                    <w:sz w:val="18"/>
                    <w:szCs w:val="18"/>
                  </w:rPr>
                </w:rPrChange>
              </w:rPr>
              <w:t>状况值</w:t>
            </w:r>
          </w:p>
        </w:tc>
        <w:tc>
          <w:tcPr>
            <w:tcW w:w="1048" w:type="dxa"/>
            <w:shd w:val="clear" w:color="auto" w:fill="auto"/>
            <w:vAlign w:val="center"/>
          </w:tcPr>
          <w:p w14:paraId="514B6AAC">
            <w:pPr>
              <w:jc w:val="center"/>
              <w:rPr>
                <w:rFonts w:hint="default"/>
                <w:sz w:val="18"/>
                <w:szCs w:val="18"/>
                <w:rPrChange w:id="3242" w:author="赵翔-深圳" w:date="2024-12-20T21:07:45Z">
                  <w:rPr>
                    <w:sz w:val="18"/>
                    <w:szCs w:val="18"/>
                  </w:rPr>
                </w:rPrChange>
              </w:rPr>
            </w:pPr>
            <w:r>
              <w:rPr>
                <w:rFonts w:hint="default"/>
                <w:sz w:val="18"/>
                <w:szCs w:val="18"/>
                <w:rPrChange w:id="3243" w:author="赵翔-深圳" w:date="2024-12-20T21:07:45Z">
                  <w:rPr>
                    <w:sz w:val="18"/>
                    <w:szCs w:val="18"/>
                  </w:rPr>
                </w:rPrChange>
              </w:rPr>
              <w:t>权重</w:t>
            </w:r>
            <w:r>
              <w:rPr>
                <w:rFonts w:hint="default"/>
                <w:sz w:val="18"/>
                <w:szCs w:val="18"/>
                <w:rPrChange w:id="3244" w:author="赵翔-深圳" w:date="2024-12-20T21:07:45Z">
                  <w:rPr>
                    <w:szCs w:val="21"/>
                  </w:rPr>
                </w:rPrChange>
              </w:rPr>
              <w:t>w</w:t>
            </w:r>
            <w:r>
              <w:rPr>
                <w:rFonts w:hint="default"/>
                <w:sz w:val="18"/>
                <w:szCs w:val="18"/>
                <w:vertAlign w:val="subscript"/>
                <w:rPrChange w:id="3245" w:author="赵翔-深圳" w:date="2024-12-20T21:07:45Z">
                  <w:rPr>
                    <w:szCs w:val="21"/>
                    <w:vertAlign w:val="subscript"/>
                  </w:rPr>
                </w:rPrChange>
              </w:rPr>
              <w:t>i</w:t>
            </w:r>
          </w:p>
        </w:tc>
      </w:tr>
      <w:tr w14:paraId="5A75ED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57A4AA64">
            <w:pPr>
              <w:jc w:val="center"/>
              <w:rPr>
                <w:rFonts w:hint="default"/>
                <w:color w:val="000000"/>
                <w:sz w:val="18"/>
                <w:szCs w:val="18"/>
                <w:rPrChange w:id="3246" w:author="赵翔-深圳" w:date="2024-12-20T21:07:45Z">
                  <w:rPr>
                    <w:color w:val="000000"/>
                    <w:sz w:val="18"/>
                    <w:szCs w:val="18"/>
                  </w:rPr>
                </w:rPrChange>
              </w:rPr>
            </w:pPr>
            <w:r>
              <w:rPr>
                <w:rFonts w:hint="default"/>
                <w:color w:val="000000"/>
                <w:sz w:val="18"/>
                <w:szCs w:val="18"/>
                <w:rPrChange w:id="3247" w:author="赵翔-深圳" w:date="2024-12-20T21:07:45Z">
                  <w:rPr>
                    <w:color w:val="000000"/>
                    <w:sz w:val="18"/>
                    <w:szCs w:val="18"/>
                  </w:rPr>
                </w:rPrChange>
              </w:rPr>
              <w:t>洞门、洞口</w:t>
            </w:r>
          </w:p>
          <w:p w14:paraId="0630D0A2">
            <w:pPr>
              <w:jc w:val="center"/>
              <w:rPr>
                <w:rFonts w:hint="default"/>
                <w:sz w:val="18"/>
                <w:szCs w:val="18"/>
                <w:rPrChange w:id="3248" w:author="赵翔-深圳" w:date="2024-12-20T21:07:45Z">
                  <w:rPr>
                    <w:sz w:val="18"/>
                    <w:szCs w:val="18"/>
                  </w:rPr>
                </w:rPrChange>
              </w:rPr>
            </w:pPr>
            <w:r>
              <w:rPr>
                <w:rFonts w:hint="default"/>
                <w:color w:val="000000"/>
                <w:sz w:val="18"/>
                <w:szCs w:val="18"/>
                <w:rPrChange w:id="3249" w:author="赵翔-深圳" w:date="2024-12-20T21:07:45Z">
                  <w:rPr>
                    <w:color w:val="000000"/>
                    <w:sz w:val="18"/>
                    <w:szCs w:val="18"/>
                  </w:rPr>
                </w:rPrChange>
              </w:rPr>
              <w:t>技术状况评定</w:t>
            </w:r>
          </w:p>
        </w:tc>
        <w:tc>
          <w:tcPr>
            <w:tcW w:w="906" w:type="dxa"/>
            <w:vMerge w:val="restart"/>
            <w:shd w:val="clear" w:color="auto" w:fill="auto"/>
            <w:vAlign w:val="center"/>
          </w:tcPr>
          <w:p w14:paraId="1AF9605E">
            <w:pPr>
              <w:jc w:val="center"/>
              <w:rPr>
                <w:rFonts w:hint="default"/>
                <w:sz w:val="18"/>
                <w:szCs w:val="18"/>
                <w:rPrChange w:id="3250" w:author="赵翔-深圳" w:date="2024-12-20T21:07:45Z">
                  <w:rPr>
                    <w:sz w:val="18"/>
                    <w:szCs w:val="18"/>
                  </w:rPr>
                </w:rPrChange>
              </w:rPr>
            </w:pPr>
            <w:r>
              <w:rPr>
                <w:rFonts w:hint="default"/>
                <w:sz w:val="18"/>
                <w:szCs w:val="18"/>
                <w:rPrChange w:id="3251" w:author="赵翔-深圳" w:date="2024-12-20T21:07:45Z">
                  <w:rPr>
                    <w:sz w:val="18"/>
                    <w:szCs w:val="18"/>
                  </w:rPr>
                </w:rPrChange>
              </w:rPr>
              <w:t>洞口</w:t>
            </w:r>
          </w:p>
        </w:tc>
        <w:tc>
          <w:tcPr>
            <w:tcW w:w="1140" w:type="dxa"/>
            <w:gridSpan w:val="2"/>
            <w:shd w:val="clear" w:color="auto" w:fill="auto"/>
            <w:vAlign w:val="center"/>
          </w:tcPr>
          <w:p w14:paraId="17531628">
            <w:pPr>
              <w:jc w:val="center"/>
              <w:rPr>
                <w:rFonts w:hint="default"/>
                <w:sz w:val="18"/>
                <w:szCs w:val="18"/>
                <w:rPrChange w:id="3252" w:author="赵翔-深圳" w:date="2024-12-20T21:07:45Z">
                  <w:rPr>
                    <w:sz w:val="18"/>
                    <w:szCs w:val="18"/>
                  </w:rPr>
                </w:rPrChange>
              </w:rPr>
            </w:pPr>
            <w:r>
              <w:rPr>
                <w:rFonts w:hint="default"/>
                <w:sz w:val="18"/>
                <w:szCs w:val="18"/>
                <w:rPrChange w:id="3253" w:author="赵翔-深圳" w:date="2024-12-20T21:07:45Z">
                  <w:rPr>
                    <w:sz w:val="18"/>
                    <w:szCs w:val="18"/>
                  </w:rPr>
                </w:rPrChange>
              </w:rPr>
              <w:t>进口</w:t>
            </w:r>
          </w:p>
        </w:tc>
        <w:tc>
          <w:tcPr>
            <w:tcW w:w="917" w:type="dxa"/>
            <w:shd w:val="clear" w:color="auto" w:fill="auto"/>
            <w:vAlign w:val="center"/>
          </w:tcPr>
          <w:p w14:paraId="254D15C5">
            <w:pPr>
              <w:jc w:val="center"/>
              <w:rPr>
                <w:rFonts w:hint="default"/>
                <w:sz w:val="18"/>
                <w:szCs w:val="18"/>
                <w:rPrChange w:id="3254" w:author="赵翔-深圳" w:date="2024-12-20T21:07:45Z">
                  <w:rPr>
                    <w:sz w:val="18"/>
                    <w:szCs w:val="18"/>
                  </w:rPr>
                </w:rPrChange>
              </w:rPr>
            </w:pPr>
            <w:r>
              <w:rPr>
                <w:rFonts w:hint="default"/>
                <w:sz w:val="18"/>
                <w:szCs w:val="18"/>
                <w:rPrChange w:id="3255" w:author="赵翔-深圳" w:date="2024-12-20T21:07:45Z">
                  <w:rPr>
                    <w:sz w:val="18"/>
                    <w:szCs w:val="18"/>
                  </w:rPr>
                </w:rPrChange>
              </w:rPr>
              <w:t>0</w:t>
            </w:r>
          </w:p>
        </w:tc>
        <w:tc>
          <w:tcPr>
            <w:tcW w:w="917" w:type="dxa"/>
            <w:vMerge w:val="restart"/>
            <w:shd w:val="clear" w:color="auto" w:fill="auto"/>
            <w:vAlign w:val="center"/>
          </w:tcPr>
          <w:p w14:paraId="27621AEC">
            <w:pPr>
              <w:jc w:val="center"/>
              <w:rPr>
                <w:rFonts w:hint="default"/>
                <w:sz w:val="18"/>
                <w:szCs w:val="18"/>
                <w:rPrChange w:id="3256" w:author="赵翔-深圳" w:date="2024-12-20T21:07:45Z">
                  <w:rPr>
                    <w:sz w:val="18"/>
                    <w:szCs w:val="18"/>
                  </w:rPr>
                </w:rPrChange>
              </w:rPr>
            </w:pPr>
            <w:r>
              <w:rPr>
                <w:rFonts w:hint="default"/>
                <w:sz w:val="18"/>
                <w:szCs w:val="18"/>
                <w:rPrChange w:id="3257" w:author="赵翔-深圳" w:date="2024-12-20T21:07:45Z">
                  <w:rPr>
                    <w:sz w:val="18"/>
                    <w:szCs w:val="18"/>
                  </w:rPr>
                </w:rPrChange>
              </w:rPr>
              <w:t>15</w:t>
            </w:r>
          </w:p>
        </w:tc>
        <w:tc>
          <w:tcPr>
            <w:tcW w:w="835" w:type="dxa"/>
            <w:vMerge w:val="restart"/>
            <w:shd w:val="clear" w:color="auto" w:fill="auto"/>
            <w:vAlign w:val="center"/>
          </w:tcPr>
          <w:p w14:paraId="17AF4CB3">
            <w:pPr>
              <w:jc w:val="center"/>
              <w:rPr>
                <w:rFonts w:hint="default"/>
                <w:sz w:val="18"/>
                <w:szCs w:val="18"/>
                <w:rPrChange w:id="3258" w:author="赵翔-深圳" w:date="2024-12-20T21:07:45Z">
                  <w:rPr>
                    <w:sz w:val="18"/>
                    <w:szCs w:val="18"/>
                  </w:rPr>
                </w:rPrChange>
              </w:rPr>
            </w:pPr>
            <w:r>
              <w:rPr>
                <w:rFonts w:hint="default"/>
                <w:sz w:val="18"/>
                <w:szCs w:val="18"/>
                <w:rPrChange w:id="3259" w:author="赵翔-深圳" w:date="2024-12-20T21:07:45Z">
                  <w:rPr>
                    <w:sz w:val="18"/>
                    <w:szCs w:val="18"/>
                  </w:rPr>
                </w:rPrChange>
              </w:rPr>
              <w:t>洞门</w:t>
            </w:r>
          </w:p>
        </w:tc>
        <w:tc>
          <w:tcPr>
            <w:tcW w:w="999" w:type="dxa"/>
            <w:gridSpan w:val="2"/>
            <w:shd w:val="clear" w:color="auto" w:fill="auto"/>
            <w:vAlign w:val="center"/>
          </w:tcPr>
          <w:p w14:paraId="76664E53">
            <w:pPr>
              <w:jc w:val="center"/>
              <w:rPr>
                <w:rFonts w:hint="default"/>
                <w:sz w:val="18"/>
                <w:szCs w:val="18"/>
                <w:rPrChange w:id="3260" w:author="赵翔-深圳" w:date="2024-12-20T21:07:45Z">
                  <w:rPr>
                    <w:sz w:val="18"/>
                    <w:szCs w:val="18"/>
                  </w:rPr>
                </w:rPrChange>
              </w:rPr>
            </w:pPr>
            <w:r>
              <w:rPr>
                <w:rFonts w:hint="default"/>
                <w:sz w:val="18"/>
                <w:szCs w:val="18"/>
                <w:rPrChange w:id="3261" w:author="赵翔-深圳" w:date="2024-12-20T21:07:45Z">
                  <w:rPr>
                    <w:sz w:val="18"/>
                    <w:szCs w:val="18"/>
                  </w:rPr>
                </w:rPrChange>
              </w:rPr>
              <w:t>进口</w:t>
            </w:r>
          </w:p>
        </w:tc>
        <w:tc>
          <w:tcPr>
            <w:tcW w:w="917" w:type="dxa"/>
            <w:shd w:val="clear" w:color="auto" w:fill="auto"/>
            <w:vAlign w:val="center"/>
          </w:tcPr>
          <w:p w14:paraId="503E11EE">
            <w:pPr>
              <w:jc w:val="center"/>
              <w:rPr>
                <w:rFonts w:hint="default" w:eastAsia="宋体"/>
                <w:sz w:val="18"/>
                <w:szCs w:val="18"/>
                <w:lang w:val="en-US" w:eastAsia="zh-CN"/>
              </w:rPr>
            </w:pPr>
            <w:r>
              <w:rPr>
                <w:rFonts w:hint="default"/>
                <w:sz w:val="18"/>
                <w:szCs w:val="18"/>
                <w:lang w:val="en-US" w:eastAsia="zh-CN"/>
                <w:rPrChange w:id="3262" w:author="赵翔-深圳" w:date="2024-12-20T21:07:45Z">
                  <w:rPr>
                    <w:rFonts w:hint="eastAsia"/>
                    <w:sz w:val="18"/>
                    <w:szCs w:val="18"/>
                    <w:lang w:val="en-US" w:eastAsia="zh-CN"/>
                  </w:rPr>
                </w:rPrChange>
              </w:rPr>
              <w:t>0</w:t>
            </w:r>
          </w:p>
        </w:tc>
        <w:tc>
          <w:tcPr>
            <w:tcW w:w="1048" w:type="dxa"/>
            <w:vMerge w:val="restart"/>
            <w:shd w:val="clear" w:color="auto" w:fill="auto"/>
            <w:vAlign w:val="center"/>
          </w:tcPr>
          <w:p w14:paraId="5693E687">
            <w:pPr>
              <w:jc w:val="center"/>
              <w:rPr>
                <w:rFonts w:hint="default"/>
                <w:sz w:val="18"/>
                <w:szCs w:val="18"/>
                <w:rPrChange w:id="3263" w:author="赵翔-深圳" w:date="2024-12-20T21:07:45Z">
                  <w:rPr>
                    <w:sz w:val="18"/>
                    <w:szCs w:val="18"/>
                  </w:rPr>
                </w:rPrChange>
              </w:rPr>
            </w:pPr>
            <w:r>
              <w:rPr>
                <w:rFonts w:hint="default"/>
                <w:sz w:val="18"/>
                <w:szCs w:val="18"/>
                <w:rPrChange w:id="3264" w:author="赵翔-深圳" w:date="2024-12-20T21:07:45Z">
                  <w:rPr>
                    <w:sz w:val="18"/>
                    <w:szCs w:val="18"/>
                  </w:rPr>
                </w:rPrChange>
              </w:rPr>
              <w:t>5</w:t>
            </w:r>
          </w:p>
        </w:tc>
      </w:tr>
      <w:tr w14:paraId="32CAE77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4589598">
            <w:pPr>
              <w:jc w:val="center"/>
              <w:rPr>
                <w:rFonts w:hint="default"/>
                <w:sz w:val="18"/>
                <w:szCs w:val="18"/>
                <w:rPrChange w:id="3265" w:author="赵翔-深圳" w:date="2024-12-20T21:07:45Z">
                  <w:rPr>
                    <w:sz w:val="18"/>
                    <w:szCs w:val="18"/>
                  </w:rPr>
                </w:rPrChange>
              </w:rPr>
            </w:pPr>
          </w:p>
        </w:tc>
        <w:tc>
          <w:tcPr>
            <w:tcW w:w="906" w:type="dxa"/>
            <w:vMerge w:val="continue"/>
            <w:shd w:val="clear" w:color="auto" w:fill="auto"/>
            <w:vAlign w:val="center"/>
          </w:tcPr>
          <w:p w14:paraId="53E4B954">
            <w:pPr>
              <w:jc w:val="center"/>
              <w:rPr>
                <w:rFonts w:hint="default"/>
                <w:sz w:val="18"/>
                <w:szCs w:val="18"/>
                <w:rPrChange w:id="3266" w:author="赵翔-深圳" w:date="2024-12-20T21:07:45Z">
                  <w:rPr>
                    <w:sz w:val="18"/>
                    <w:szCs w:val="18"/>
                  </w:rPr>
                </w:rPrChange>
              </w:rPr>
            </w:pPr>
          </w:p>
        </w:tc>
        <w:tc>
          <w:tcPr>
            <w:tcW w:w="1140" w:type="dxa"/>
            <w:gridSpan w:val="2"/>
            <w:shd w:val="clear" w:color="auto" w:fill="auto"/>
            <w:vAlign w:val="center"/>
          </w:tcPr>
          <w:p w14:paraId="05416010">
            <w:pPr>
              <w:jc w:val="center"/>
              <w:rPr>
                <w:rFonts w:hint="default"/>
                <w:sz w:val="18"/>
                <w:szCs w:val="18"/>
                <w:rPrChange w:id="3267" w:author="赵翔-深圳" w:date="2024-12-20T21:07:45Z">
                  <w:rPr>
                    <w:sz w:val="18"/>
                    <w:szCs w:val="18"/>
                  </w:rPr>
                </w:rPrChange>
              </w:rPr>
            </w:pPr>
            <w:r>
              <w:rPr>
                <w:rFonts w:hint="default"/>
                <w:sz w:val="18"/>
                <w:szCs w:val="18"/>
                <w:rPrChange w:id="3268" w:author="赵翔-深圳" w:date="2024-12-20T21:07:45Z">
                  <w:rPr>
                    <w:sz w:val="18"/>
                    <w:szCs w:val="18"/>
                  </w:rPr>
                </w:rPrChange>
              </w:rPr>
              <w:t>出口</w:t>
            </w:r>
          </w:p>
        </w:tc>
        <w:tc>
          <w:tcPr>
            <w:tcW w:w="917" w:type="dxa"/>
            <w:shd w:val="clear" w:color="auto" w:fill="auto"/>
            <w:vAlign w:val="center"/>
          </w:tcPr>
          <w:p w14:paraId="21718633">
            <w:pPr>
              <w:jc w:val="center"/>
              <w:rPr>
                <w:rFonts w:hint="default"/>
                <w:sz w:val="18"/>
                <w:szCs w:val="18"/>
                <w:rPrChange w:id="3269" w:author="赵翔-深圳" w:date="2024-12-20T21:07:45Z">
                  <w:rPr>
                    <w:sz w:val="18"/>
                    <w:szCs w:val="18"/>
                  </w:rPr>
                </w:rPrChange>
              </w:rPr>
            </w:pPr>
            <w:r>
              <w:rPr>
                <w:rFonts w:hint="default"/>
                <w:sz w:val="18"/>
                <w:szCs w:val="18"/>
                <w:rPrChange w:id="3270" w:author="赵翔-深圳" w:date="2024-12-20T21:07:45Z">
                  <w:rPr>
                    <w:sz w:val="18"/>
                    <w:szCs w:val="18"/>
                  </w:rPr>
                </w:rPrChange>
              </w:rPr>
              <w:t>0</w:t>
            </w:r>
          </w:p>
        </w:tc>
        <w:tc>
          <w:tcPr>
            <w:tcW w:w="917" w:type="dxa"/>
            <w:vMerge w:val="continue"/>
            <w:shd w:val="clear" w:color="auto" w:fill="auto"/>
            <w:vAlign w:val="center"/>
          </w:tcPr>
          <w:p w14:paraId="16E7136F">
            <w:pPr>
              <w:jc w:val="center"/>
              <w:rPr>
                <w:rFonts w:hint="default"/>
                <w:sz w:val="18"/>
                <w:szCs w:val="18"/>
                <w:rPrChange w:id="3271" w:author="赵翔-深圳" w:date="2024-12-20T21:07:45Z">
                  <w:rPr>
                    <w:sz w:val="18"/>
                    <w:szCs w:val="18"/>
                  </w:rPr>
                </w:rPrChange>
              </w:rPr>
            </w:pPr>
          </w:p>
        </w:tc>
        <w:tc>
          <w:tcPr>
            <w:tcW w:w="835" w:type="dxa"/>
            <w:vMerge w:val="continue"/>
            <w:shd w:val="clear" w:color="auto" w:fill="auto"/>
            <w:vAlign w:val="center"/>
          </w:tcPr>
          <w:p w14:paraId="68F8ED1F">
            <w:pPr>
              <w:jc w:val="center"/>
              <w:rPr>
                <w:rFonts w:hint="default"/>
                <w:sz w:val="18"/>
                <w:szCs w:val="18"/>
                <w:rPrChange w:id="3272" w:author="赵翔-深圳" w:date="2024-12-20T21:07:45Z">
                  <w:rPr>
                    <w:sz w:val="18"/>
                    <w:szCs w:val="18"/>
                  </w:rPr>
                </w:rPrChange>
              </w:rPr>
            </w:pPr>
          </w:p>
        </w:tc>
        <w:tc>
          <w:tcPr>
            <w:tcW w:w="999" w:type="dxa"/>
            <w:gridSpan w:val="2"/>
            <w:shd w:val="clear" w:color="auto" w:fill="auto"/>
            <w:vAlign w:val="center"/>
          </w:tcPr>
          <w:p w14:paraId="5E5000CA">
            <w:pPr>
              <w:jc w:val="center"/>
              <w:rPr>
                <w:rFonts w:hint="default"/>
                <w:sz w:val="18"/>
                <w:szCs w:val="18"/>
                <w:rPrChange w:id="3273" w:author="赵翔-深圳" w:date="2024-12-20T21:07:45Z">
                  <w:rPr>
                    <w:sz w:val="18"/>
                    <w:szCs w:val="18"/>
                  </w:rPr>
                </w:rPrChange>
              </w:rPr>
            </w:pPr>
            <w:r>
              <w:rPr>
                <w:rFonts w:hint="default"/>
                <w:sz w:val="18"/>
                <w:szCs w:val="18"/>
                <w:rPrChange w:id="3274" w:author="赵翔-深圳" w:date="2024-12-20T21:07:45Z">
                  <w:rPr>
                    <w:sz w:val="18"/>
                    <w:szCs w:val="18"/>
                  </w:rPr>
                </w:rPrChange>
              </w:rPr>
              <w:t>出口</w:t>
            </w:r>
          </w:p>
        </w:tc>
        <w:tc>
          <w:tcPr>
            <w:tcW w:w="917" w:type="dxa"/>
            <w:shd w:val="clear" w:color="auto" w:fill="auto"/>
            <w:vAlign w:val="center"/>
          </w:tcPr>
          <w:p w14:paraId="48388060">
            <w:pPr>
              <w:jc w:val="center"/>
              <w:rPr>
                <w:rFonts w:hint="default" w:eastAsia="宋体"/>
                <w:sz w:val="18"/>
                <w:szCs w:val="18"/>
                <w:lang w:val="en-US" w:eastAsia="zh-CN"/>
              </w:rPr>
            </w:pPr>
            <w:r>
              <w:rPr>
                <w:rFonts w:hint="default"/>
                <w:sz w:val="18"/>
                <w:szCs w:val="18"/>
                <w:lang w:val="en-US" w:eastAsia="zh-CN"/>
                <w:rPrChange w:id="3275" w:author="赵翔-深圳" w:date="2024-12-20T21:07:45Z">
                  <w:rPr>
                    <w:rFonts w:hint="eastAsia"/>
                    <w:sz w:val="18"/>
                    <w:szCs w:val="18"/>
                    <w:lang w:val="en-US" w:eastAsia="zh-CN"/>
                  </w:rPr>
                </w:rPrChange>
              </w:rPr>
              <w:t>0</w:t>
            </w:r>
          </w:p>
        </w:tc>
        <w:tc>
          <w:tcPr>
            <w:tcW w:w="1048" w:type="dxa"/>
            <w:vMerge w:val="continue"/>
            <w:shd w:val="clear" w:color="auto" w:fill="auto"/>
            <w:vAlign w:val="center"/>
          </w:tcPr>
          <w:p w14:paraId="17CA1272">
            <w:pPr>
              <w:jc w:val="center"/>
              <w:rPr>
                <w:rFonts w:hint="default"/>
                <w:sz w:val="18"/>
                <w:szCs w:val="18"/>
                <w:rPrChange w:id="3276" w:author="赵翔-深圳" w:date="2024-12-20T21:07:45Z">
                  <w:rPr>
                    <w:sz w:val="18"/>
                    <w:szCs w:val="18"/>
                  </w:rPr>
                </w:rPrChange>
              </w:rPr>
            </w:pPr>
          </w:p>
        </w:tc>
      </w:tr>
      <w:tr w14:paraId="231DDA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03C32BBF">
            <w:pPr>
              <w:jc w:val="center"/>
              <w:rPr>
                <w:rFonts w:hint="default"/>
                <w:sz w:val="18"/>
                <w:szCs w:val="18"/>
                <w:rPrChange w:id="3277" w:author="赵翔-深圳" w:date="2024-12-20T21:07:45Z">
                  <w:rPr>
                    <w:sz w:val="18"/>
                    <w:szCs w:val="18"/>
                  </w:rPr>
                </w:rPrChange>
              </w:rPr>
            </w:pPr>
            <w:r>
              <w:rPr>
                <w:rFonts w:hint="default"/>
                <w:sz w:val="18"/>
                <w:szCs w:val="18"/>
                <w:rPrChange w:id="3278" w:author="赵翔-深圳" w:date="2024-12-20T21:07:45Z">
                  <w:rPr>
                    <w:sz w:val="18"/>
                    <w:szCs w:val="18"/>
                  </w:rPr>
                </w:rPrChange>
              </w:rPr>
              <w:t>编号</w:t>
            </w:r>
          </w:p>
        </w:tc>
        <w:tc>
          <w:tcPr>
            <w:tcW w:w="1113" w:type="dxa"/>
            <w:vMerge w:val="restart"/>
            <w:shd w:val="clear" w:color="auto" w:fill="auto"/>
            <w:vAlign w:val="center"/>
          </w:tcPr>
          <w:p w14:paraId="7259AE40">
            <w:pPr>
              <w:jc w:val="center"/>
              <w:rPr>
                <w:rFonts w:hint="default"/>
                <w:sz w:val="18"/>
                <w:szCs w:val="18"/>
                <w:rPrChange w:id="3279" w:author="赵翔-深圳" w:date="2024-12-20T21:07:45Z">
                  <w:rPr>
                    <w:sz w:val="18"/>
                    <w:szCs w:val="18"/>
                  </w:rPr>
                </w:rPrChange>
              </w:rPr>
            </w:pPr>
            <w:r>
              <w:rPr>
                <w:rFonts w:hint="default"/>
                <w:sz w:val="18"/>
                <w:szCs w:val="18"/>
                <w:rPrChange w:id="3280" w:author="赵翔-深圳" w:date="2024-12-20T21:07:45Z">
                  <w:rPr>
                    <w:sz w:val="18"/>
                    <w:szCs w:val="18"/>
                  </w:rPr>
                </w:rPrChange>
              </w:rPr>
              <w:t>里程</w:t>
            </w:r>
          </w:p>
        </w:tc>
        <w:tc>
          <w:tcPr>
            <w:tcW w:w="7679" w:type="dxa"/>
            <w:gridSpan w:val="10"/>
            <w:shd w:val="clear" w:color="auto" w:fill="auto"/>
            <w:vAlign w:val="center"/>
          </w:tcPr>
          <w:p w14:paraId="32D3C7B6">
            <w:pPr>
              <w:jc w:val="center"/>
              <w:rPr>
                <w:rFonts w:hint="default"/>
                <w:sz w:val="18"/>
                <w:szCs w:val="18"/>
                <w:rPrChange w:id="3281" w:author="赵翔-深圳" w:date="2024-12-20T21:07:45Z">
                  <w:rPr>
                    <w:sz w:val="18"/>
                    <w:szCs w:val="18"/>
                  </w:rPr>
                </w:rPrChange>
              </w:rPr>
            </w:pPr>
            <w:r>
              <w:rPr>
                <w:rFonts w:hint="default"/>
                <w:sz w:val="18"/>
                <w:szCs w:val="18"/>
                <w:rPrChange w:id="3282" w:author="赵翔-深圳" w:date="2024-12-20T21:07:45Z">
                  <w:rPr>
                    <w:sz w:val="18"/>
                    <w:szCs w:val="18"/>
                  </w:rPr>
                </w:rPrChange>
              </w:rPr>
              <w:t>状况值</w:t>
            </w:r>
          </w:p>
        </w:tc>
      </w:tr>
      <w:tr w14:paraId="325691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7EECA9B0">
            <w:pPr>
              <w:jc w:val="center"/>
              <w:rPr>
                <w:rFonts w:hint="default"/>
                <w:sz w:val="18"/>
                <w:szCs w:val="18"/>
                <w:rPrChange w:id="3283" w:author="赵翔-深圳" w:date="2024-12-20T21:07:45Z">
                  <w:rPr>
                    <w:sz w:val="18"/>
                    <w:szCs w:val="18"/>
                  </w:rPr>
                </w:rPrChange>
              </w:rPr>
            </w:pPr>
          </w:p>
        </w:tc>
        <w:tc>
          <w:tcPr>
            <w:tcW w:w="1113" w:type="dxa"/>
            <w:vMerge w:val="continue"/>
            <w:shd w:val="clear" w:color="auto" w:fill="auto"/>
            <w:vAlign w:val="center"/>
          </w:tcPr>
          <w:p w14:paraId="49C0C7F6">
            <w:pPr>
              <w:jc w:val="center"/>
              <w:rPr>
                <w:rFonts w:hint="default"/>
                <w:sz w:val="18"/>
                <w:szCs w:val="18"/>
                <w:rPrChange w:id="3284" w:author="赵翔-深圳" w:date="2024-12-20T21:07:45Z">
                  <w:rPr>
                    <w:sz w:val="18"/>
                    <w:szCs w:val="18"/>
                  </w:rPr>
                </w:rPrChange>
              </w:rPr>
            </w:pPr>
          </w:p>
        </w:tc>
        <w:tc>
          <w:tcPr>
            <w:tcW w:w="1129" w:type="dxa"/>
            <w:gridSpan w:val="2"/>
            <w:shd w:val="clear" w:color="auto" w:fill="auto"/>
            <w:vAlign w:val="center"/>
          </w:tcPr>
          <w:p w14:paraId="732F69C6">
            <w:pPr>
              <w:jc w:val="center"/>
              <w:rPr>
                <w:rFonts w:hint="default"/>
                <w:sz w:val="18"/>
                <w:szCs w:val="18"/>
                <w:rPrChange w:id="3285" w:author="赵翔-深圳" w:date="2024-12-20T21:07:45Z">
                  <w:rPr>
                    <w:sz w:val="18"/>
                    <w:szCs w:val="18"/>
                  </w:rPr>
                </w:rPrChange>
              </w:rPr>
            </w:pPr>
            <w:r>
              <w:rPr>
                <w:rFonts w:hint="default"/>
                <w:sz w:val="18"/>
                <w:szCs w:val="18"/>
                <w:rPrChange w:id="3286" w:author="赵翔-深圳" w:date="2024-12-20T21:07:45Z">
                  <w:rPr>
                    <w:sz w:val="18"/>
                    <w:szCs w:val="18"/>
                  </w:rPr>
                </w:rPrChange>
              </w:rPr>
              <w:t>衬砌破损</w:t>
            </w:r>
          </w:p>
        </w:tc>
        <w:tc>
          <w:tcPr>
            <w:tcW w:w="917" w:type="dxa"/>
            <w:shd w:val="clear" w:color="auto" w:fill="auto"/>
            <w:vAlign w:val="center"/>
          </w:tcPr>
          <w:p w14:paraId="6DD9516F">
            <w:pPr>
              <w:jc w:val="center"/>
              <w:rPr>
                <w:rFonts w:hint="default"/>
                <w:sz w:val="18"/>
                <w:szCs w:val="18"/>
                <w:rPrChange w:id="3287" w:author="赵翔-深圳" w:date="2024-12-20T21:07:45Z">
                  <w:rPr>
                    <w:sz w:val="18"/>
                    <w:szCs w:val="18"/>
                  </w:rPr>
                </w:rPrChange>
              </w:rPr>
            </w:pPr>
            <w:r>
              <w:rPr>
                <w:rFonts w:hint="default"/>
                <w:sz w:val="18"/>
                <w:szCs w:val="18"/>
                <w:rPrChange w:id="3288" w:author="赵翔-深圳" w:date="2024-12-20T21:07:45Z">
                  <w:rPr>
                    <w:sz w:val="18"/>
                    <w:szCs w:val="18"/>
                  </w:rPr>
                </w:rPrChange>
              </w:rPr>
              <w:t>渗漏水</w:t>
            </w:r>
          </w:p>
        </w:tc>
        <w:tc>
          <w:tcPr>
            <w:tcW w:w="917" w:type="dxa"/>
            <w:shd w:val="clear" w:color="auto" w:fill="auto"/>
            <w:vAlign w:val="center"/>
          </w:tcPr>
          <w:p w14:paraId="4A2565B8">
            <w:pPr>
              <w:jc w:val="center"/>
              <w:rPr>
                <w:rFonts w:hint="default"/>
                <w:sz w:val="18"/>
                <w:szCs w:val="18"/>
                <w:rPrChange w:id="3289" w:author="赵翔-深圳" w:date="2024-12-20T21:07:45Z">
                  <w:rPr>
                    <w:sz w:val="18"/>
                    <w:szCs w:val="18"/>
                  </w:rPr>
                </w:rPrChange>
              </w:rPr>
            </w:pPr>
            <w:r>
              <w:rPr>
                <w:rFonts w:hint="default"/>
                <w:sz w:val="18"/>
                <w:szCs w:val="18"/>
                <w:rPrChange w:id="3290" w:author="赵翔-深圳" w:date="2024-12-20T21:07:45Z">
                  <w:rPr>
                    <w:sz w:val="18"/>
                    <w:szCs w:val="18"/>
                  </w:rPr>
                </w:rPrChange>
              </w:rPr>
              <w:t>路面</w:t>
            </w:r>
          </w:p>
        </w:tc>
        <w:tc>
          <w:tcPr>
            <w:tcW w:w="917" w:type="dxa"/>
            <w:shd w:val="clear" w:color="auto" w:fill="auto"/>
            <w:vAlign w:val="center"/>
          </w:tcPr>
          <w:p w14:paraId="075D6FC1">
            <w:pPr>
              <w:jc w:val="center"/>
              <w:rPr>
                <w:rFonts w:hint="default"/>
                <w:sz w:val="18"/>
                <w:szCs w:val="18"/>
                <w:rPrChange w:id="3291" w:author="赵翔-深圳" w:date="2024-12-20T21:07:45Z">
                  <w:rPr>
                    <w:sz w:val="18"/>
                    <w:szCs w:val="18"/>
                  </w:rPr>
                </w:rPrChange>
              </w:rPr>
            </w:pPr>
            <w:r>
              <w:rPr>
                <w:rFonts w:hint="default"/>
                <w:sz w:val="18"/>
                <w:szCs w:val="18"/>
                <w:rPrChange w:id="3292" w:author="赵翔-深圳" w:date="2024-12-20T21:07:45Z">
                  <w:rPr>
                    <w:sz w:val="18"/>
                    <w:szCs w:val="18"/>
                  </w:rPr>
                </w:rPrChange>
              </w:rPr>
              <w:t>检修道</w:t>
            </w:r>
          </w:p>
        </w:tc>
        <w:tc>
          <w:tcPr>
            <w:tcW w:w="835" w:type="dxa"/>
            <w:shd w:val="clear" w:color="auto" w:fill="auto"/>
            <w:vAlign w:val="center"/>
          </w:tcPr>
          <w:p w14:paraId="0AF36E48">
            <w:pPr>
              <w:jc w:val="center"/>
              <w:rPr>
                <w:rFonts w:hint="default"/>
                <w:sz w:val="18"/>
                <w:szCs w:val="18"/>
                <w:rPrChange w:id="3293" w:author="赵翔-深圳" w:date="2024-12-20T21:07:45Z">
                  <w:rPr>
                    <w:sz w:val="18"/>
                    <w:szCs w:val="18"/>
                  </w:rPr>
                </w:rPrChange>
              </w:rPr>
            </w:pPr>
            <w:r>
              <w:rPr>
                <w:rFonts w:hint="default"/>
                <w:sz w:val="18"/>
                <w:szCs w:val="18"/>
                <w:rPrChange w:id="3294" w:author="赵翔-深圳" w:date="2024-12-20T21:07:45Z">
                  <w:rPr>
                    <w:sz w:val="18"/>
                    <w:szCs w:val="18"/>
                  </w:rPr>
                </w:rPrChange>
              </w:rPr>
              <w:t>排水设施</w:t>
            </w:r>
          </w:p>
        </w:tc>
        <w:tc>
          <w:tcPr>
            <w:tcW w:w="999" w:type="dxa"/>
            <w:gridSpan w:val="2"/>
            <w:shd w:val="clear" w:color="auto" w:fill="auto"/>
            <w:vAlign w:val="center"/>
          </w:tcPr>
          <w:p w14:paraId="259EC655">
            <w:pPr>
              <w:jc w:val="center"/>
              <w:rPr>
                <w:rFonts w:hint="default"/>
                <w:sz w:val="18"/>
                <w:szCs w:val="18"/>
                <w:rPrChange w:id="3295" w:author="赵翔-深圳" w:date="2024-12-20T21:07:45Z">
                  <w:rPr>
                    <w:sz w:val="18"/>
                    <w:szCs w:val="18"/>
                  </w:rPr>
                </w:rPrChange>
              </w:rPr>
            </w:pPr>
            <w:r>
              <w:rPr>
                <w:rFonts w:hint="default"/>
                <w:sz w:val="18"/>
                <w:szCs w:val="18"/>
                <w:rPrChange w:id="3296" w:author="赵翔-深圳" w:date="2024-12-20T21:07:45Z">
                  <w:rPr>
                    <w:sz w:val="18"/>
                    <w:szCs w:val="18"/>
                  </w:rPr>
                </w:rPrChange>
              </w:rPr>
              <w:t>吊顶</w:t>
            </w:r>
          </w:p>
        </w:tc>
        <w:tc>
          <w:tcPr>
            <w:tcW w:w="917" w:type="dxa"/>
            <w:shd w:val="clear" w:color="auto" w:fill="auto"/>
            <w:vAlign w:val="center"/>
          </w:tcPr>
          <w:p w14:paraId="200E37D5">
            <w:pPr>
              <w:jc w:val="center"/>
              <w:rPr>
                <w:rFonts w:hint="default"/>
                <w:sz w:val="18"/>
                <w:szCs w:val="18"/>
                <w:rPrChange w:id="3297" w:author="赵翔-深圳" w:date="2024-12-20T21:07:45Z">
                  <w:rPr>
                    <w:sz w:val="18"/>
                    <w:szCs w:val="18"/>
                  </w:rPr>
                </w:rPrChange>
              </w:rPr>
            </w:pPr>
            <w:r>
              <w:rPr>
                <w:rFonts w:hint="default"/>
                <w:sz w:val="18"/>
                <w:szCs w:val="18"/>
                <w:rPrChange w:id="3298" w:author="赵翔-深圳" w:date="2024-12-20T21:07:45Z">
                  <w:rPr>
                    <w:sz w:val="18"/>
                    <w:szCs w:val="18"/>
                  </w:rPr>
                </w:rPrChange>
              </w:rPr>
              <w:t>内装饰</w:t>
            </w:r>
          </w:p>
        </w:tc>
        <w:tc>
          <w:tcPr>
            <w:tcW w:w="1048" w:type="dxa"/>
            <w:shd w:val="clear" w:color="auto" w:fill="auto"/>
            <w:vAlign w:val="center"/>
          </w:tcPr>
          <w:p w14:paraId="190B31FE">
            <w:pPr>
              <w:jc w:val="center"/>
              <w:rPr>
                <w:rFonts w:hint="default"/>
                <w:sz w:val="18"/>
                <w:szCs w:val="18"/>
                <w:rPrChange w:id="3299" w:author="赵翔-深圳" w:date="2024-12-20T21:07:45Z">
                  <w:rPr>
                    <w:sz w:val="18"/>
                    <w:szCs w:val="18"/>
                  </w:rPr>
                </w:rPrChange>
              </w:rPr>
            </w:pPr>
            <w:r>
              <w:rPr>
                <w:rFonts w:hint="default"/>
                <w:sz w:val="18"/>
                <w:szCs w:val="18"/>
                <w:rPrChange w:id="3300" w:author="赵翔-深圳" w:date="2024-12-20T21:07:45Z">
                  <w:rPr>
                    <w:sz w:val="18"/>
                    <w:szCs w:val="18"/>
                  </w:rPr>
                </w:rPrChange>
              </w:rPr>
              <w:t>标志标线</w:t>
            </w:r>
          </w:p>
        </w:tc>
      </w:tr>
      <w:tr w14:paraId="0344902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1B9CD82">
            <w:pPr>
              <w:jc w:val="center"/>
              <w:rPr>
                <w:rFonts w:hint="default"/>
                <w:sz w:val="18"/>
                <w:szCs w:val="18"/>
                <w:rPrChange w:id="3301" w:author="赵翔-深圳" w:date="2024-12-20T21:07:45Z">
                  <w:rPr>
                    <w:sz w:val="18"/>
                    <w:szCs w:val="18"/>
                  </w:rPr>
                </w:rPrChange>
              </w:rPr>
            </w:pPr>
            <w:r>
              <w:rPr>
                <w:rFonts w:hint="default"/>
                <w:sz w:val="18"/>
                <w:szCs w:val="18"/>
                <w:rPrChange w:id="3302" w:author="赵翔-深圳" w:date="2024-12-20T21:07:45Z">
                  <w:rPr>
                    <w:sz w:val="18"/>
                    <w:szCs w:val="18"/>
                  </w:rPr>
                </w:rPrChange>
              </w:rPr>
              <w:t>1</w:t>
            </w:r>
          </w:p>
        </w:tc>
        <w:tc>
          <w:tcPr>
            <w:tcW w:w="1113" w:type="dxa"/>
            <w:shd w:val="clear" w:color="auto" w:fill="auto"/>
            <w:vAlign w:val="center"/>
          </w:tcPr>
          <w:p w14:paraId="6702B400">
            <w:pPr>
              <w:rPr>
                <w:rFonts w:hint="default" w:eastAsia="宋体"/>
                <w:sz w:val="18"/>
                <w:szCs w:val="18"/>
                <w:lang w:val="en-US" w:eastAsia="zh-CN"/>
              </w:rPr>
            </w:pPr>
            <w:r>
              <w:rPr>
                <w:rFonts w:hint="default"/>
                <w:sz w:val="18"/>
                <w:szCs w:val="18"/>
                <w:rPrChange w:id="3303" w:author="赵翔-深圳" w:date="2024-12-20T21:07:45Z">
                  <w:rPr>
                    <w:sz w:val="18"/>
                    <w:szCs w:val="18"/>
                  </w:rPr>
                </w:rPrChange>
              </w:rPr>
              <w:t>ZK</w:t>
            </w:r>
            <w:ins w:id="3304" w:author="赵翔-深圳" w:date="2024-12-20T21:01:58Z">
              <w:r>
                <w:rPr>
                  <w:rFonts w:hint="default"/>
                  <w:sz w:val="18"/>
                  <w:szCs w:val="18"/>
                  <w:lang w:val="en-US" w:eastAsia="zh-CN"/>
                  <w:rPrChange w:id="3305" w:author="赵翔-深圳" w:date="2024-12-20T21:07:45Z">
                    <w:rPr>
                      <w:rFonts w:hint="eastAsia"/>
                      <w:sz w:val="18"/>
                      <w:szCs w:val="18"/>
                      <w:lang w:val="en-US" w:eastAsia="zh-CN"/>
                    </w:rPr>
                  </w:rPrChange>
                </w:rPr>
                <w:t>0</w:t>
              </w:r>
            </w:ins>
            <w:ins w:id="3306" w:author="赵翔-深圳" w:date="2024-12-20T22:19:48Z">
              <w:r>
                <w:rPr>
                  <w:rFonts w:hint="eastAsia" w:ascii="Times New Roman" w:hAnsi="Times New Roman" w:eastAsia="宋体" w:cs="Times New Roman"/>
                  <w:sz w:val="18"/>
                  <w:szCs w:val="18"/>
                  <w:lang w:val="en-US" w:eastAsia="zh-CN"/>
                </w:rPr>
                <w:t>47</w:t>
              </w:r>
            </w:ins>
            <w:del w:id="3307" w:author="赵翔-深圳" w:date="2024-12-20T21:01:55Z">
              <w:r>
                <w:rPr>
                  <w:rFonts w:hint="default"/>
                  <w:sz w:val="18"/>
                  <w:szCs w:val="18"/>
                  <w:lang w:val="en-US" w:eastAsia="zh-CN"/>
                  <w:rPrChange w:id="3308" w:author="赵翔-深圳" w:date="2024-12-20T21:07:45Z">
                    <w:rPr>
                      <w:rFonts w:hint="eastAsia"/>
                      <w:sz w:val="18"/>
                      <w:szCs w:val="18"/>
                      <w:lang w:val="en-US" w:eastAsia="zh-CN"/>
                    </w:rPr>
                  </w:rPrChange>
                </w:rPr>
                <w:delText>309</w:delText>
              </w:r>
            </w:del>
            <w:r>
              <w:rPr>
                <w:rFonts w:hint="default"/>
                <w:sz w:val="18"/>
                <w:szCs w:val="18"/>
                <w:rPrChange w:id="3309" w:author="赵翔-深圳" w:date="2024-12-20T21:07:45Z">
                  <w:rPr>
                    <w:sz w:val="18"/>
                    <w:szCs w:val="18"/>
                  </w:rPr>
                </w:rPrChange>
              </w:rPr>
              <w:t>+</w:t>
            </w:r>
            <w:ins w:id="3310" w:author="赵翔-深圳" w:date="2024-12-20T22:19:58Z">
              <w:r>
                <w:rPr>
                  <w:rFonts w:hint="eastAsia" w:ascii="Times New Roman" w:hAnsi="Times New Roman" w:eastAsia="宋体" w:cs="Times New Roman"/>
                  <w:sz w:val="18"/>
                  <w:szCs w:val="18"/>
                  <w:lang w:val="en-US" w:eastAsia="zh-CN"/>
                </w:rPr>
                <w:t>003</w:t>
              </w:r>
            </w:ins>
            <w:del w:id="3311" w:author="赵翔-深圳" w:date="2024-12-20T21:02:03Z">
              <w:r>
                <w:rPr>
                  <w:rFonts w:hint="default"/>
                  <w:sz w:val="18"/>
                  <w:szCs w:val="18"/>
                  <w:lang w:val="en-US" w:eastAsia="zh-CN"/>
                  <w:rPrChange w:id="3312" w:author="赵翔-深圳" w:date="2024-12-20T21:07:45Z">
                    <w:rPr>
                      <w:rFonts w:hint="eastAsia"/>
                      <w:sz w:val="18"/>
                      <w:szCs w:val="18"/>
                      <w:lang w:val="en-US" w:eastAsia="zh-CN"/>
                    </w:rPr>
                  </w:rPrChange>
                </w:rPr>
                <w:delText>275</w:delText>
              </w:r>
            </w:del>
            <w:r>
              <w:rPr>
                <w:rFonts w:hint="default"/>
                <w:sz w:val="18"/>
                <w:szCs w:val="18"/>
                <w:rPrChange w:id="3313" w:author="赵翔-深圳" w:date="2024-12-20T21:07:45Z">
                  <w:rPr>
                    <w:sz w:val="18"/>
                    <w:szCs w:val="18"/>
                  </w:rPr>
                </w:rPrChange>
              </w:rPr>
              <w:t>～+</w:t>
            </w:r>
            <w:ins w:id="3314" w:author="赵翔-深圳" w:date="2024-12-20T22:20:06Z">
              <w:r>
                <w:rPr>
                  <w:rFonts w:hint="eastAsia" w:ascii="Times New Roman" w:hAnsi="Times New Roman" w:eastAsia="宋体" w:cs="Times New Roman"/>
                  <w:sz w:val="18"/>
                  <w:szCs w:val="18"/>
                  <w:lang w:val="en-US" w:eastAsia="zh-CN"/>
                </w:rPr>
                <w:t>100</w:t>
              </w:r>
            </w:ins>
            <w:del w:id="3315" w:author="赵翔-深圳" w:date="2024-12-20T21:02:07Z">
              <w:r>
                <w:rPr>
                  <w:rFonts w:hint="default"/>
                  <w:sz w:val="18"/>
                  <w:szCs w:val="18"/>
                  <w:lang w:val="en-US" w:eastAsia="zh-CN"/>
                  <w:rPrChange w:id="3316" w:author="赵翔-深圳" w:date="2024-12-20T21:07:45Z">
                    <w:rPr>
                      <w:rFonts w:hint="eastAsia"/>
                      <w:sz w:val="18"/>
                      <w:szCs w:val="18"/>
                      <w:lang w:val="en-US" w:eastAsia="zh-CN"/>
                    </w:rPr>
                  </w:rPrChange>
                </w:rPr>
                <w:delText>3</w:delText>
              </w:r>
            </w:del>
            <w:del w:id="3317" w:author="赵翔-深圳" w:date="2024-12-20T22:20:01Z">
              <w:r>
                <w:rPr>
                  <w:rFonts w:hint="default"/>
                  <w:sz w:val="18"/>
                  <w:szCs w:val="18"/>
                  <w:lang w:val="en-US" w:eastAsia="zh-CN"/>
                  <w:rPrChange w:id="3318" w:author="赵翔-深圳" w:date="2024-12-20T21:07:45Z">
                    <w:rPr>
                      <w:rFonts w:hint="eastAsia"/>
                      <w:sz w:val="18"/>
                      <w:szCs w:val="18"/>
                      <w:lang w:val="en-US" w:eastAsia="zh-CN"/>
                    </w:rPr>
                  </w:rPrChange>
                </w:rPr>
                <w:delText>0</w:delText>
              </w:r>
            </w:del>
            <w:del w:id="3319" w:author="赵翔-深圳" w:date="2024-12-20T22:20:01Z">
              <w:r>
                <w:rPr>
                  <w:rFonts w:hint="default"/>
                  <w:sz w:val="18"/>
                  <w:szCs w:val="18"/>
                  <w:lang w:val="en-US" w:eastAsia="zh-CN"/>
                  <w:rPrChange w:id="3320" w:author="赵翔-深圳" w:date="2024-12-20T21:07:45Z">
                    <w:rPr>
                      <w:rFonts w:hint="eastAsia"/>
                      <w:sz w:val="18"/>
                      <w:szCs w:val="18"/>
                      <w:lang w:val="en-US" w:eastAsia="zh-CN"/>
                    </w:rPr>
                  </w:rPrChange>
                </w:rPr>
                <w:delText>0</w:delText>
              </w:r>
            </w:del>
          </w:p>
        </w:tc>
        <w:tc>
          <w:tcPr>
            <w:tcW w:w="1129" w:type="dxa"/>
            <w:gridSpan w:val="2"/>
            <w:shd w:val="clear" w:color="auto" w:fill="auto"/>
            <w:vAlign w:val="center"/>
          </w:tcPr>
          <w:p w14:paraId="3A313AFA">
            <w:pPr>
              <w:jc w:val="center"/>
              <w:rPr>
                <w:rFonts w:hint="default"/>
                <w:sz w:val="18"/>
                <w:szCs w:val="18"/>
                <w:rPrChange w:id="3321" w:author="赵翔-深圳" w:date="2024-12-20T21:07:45Z">
                  <w:rPr>
                    <w:sz w:val="18"/>
                    <w:szCs w:val="18"/>
                  </w:rPr>
                </w:rPrChange>
              </w:rPr>
            </w:pPr>
            <w:r>
              <w:rPr>
                <w:rFonts w:hint="default"/>
                <w:sz w:val="18"/>
                <w:szCs w:val="18"/>
                <w:rPrChange w:id="3322" w:author="赵翔-深圳" w:date="2024-12-20T21:07:45Z">
                  <w:rPr>
                    <w:sz w:val="18"/>
                    <w:szCs w:val="18"/>
                  </w:rPr>
                </w:rPrChange>
              </w:rPr>
              <w:t>0</w:t>
            </w:r>
          </w:p>
        </w:tc>
        <w:tc>
          <w:tcPr>
            <w:tcW w:w="917" w:type="dxa"/>
            <w:shd w:val="clear" w:color="auto" w:fill="auto"/>
            <w:vAlign w:val="center"/>
          </w:tcPr>
          <w:p w14:paraId="7AEEA241">
            <w:pPr>
              <w:jc w:val="center"/>
              <w:rPr>
                <w:rFonts w:hint="default" w:eastAsia="宋体"/>
                <w:sz w:val="18"/>
                <w:szCs w:val="18"/>
                <w:lang w:val="en-US" w:eastAsia="zh-CN"/>
                <w:rPrChange w:id="3323" w:author="赵翔-深圳" w:date="2024-12-20T21:07:45Z">
                  <w:rPr>
                    <w:rFonts w:hint="eastAsia" w:eastAsia="宋体"/>
                    <w:sz w:val="18"/>
                    <w:szCs w:val="18"/>
                    <w:lang w:val="en-US" w:eastAsia="zh-CN"/>
                  </w:rPr>
                </w:rPrChange>
              </w:rPr>
            </w:pPr>
            <w:r>
              <w:rPr>
                <w:rFonts w:hint="default"/>
                <w:sz w:val="18"/>
                <w:szCs w:val="18"/>
                <w:lang w:val="en-US" w:eastAsia="zh-CN"/>
                <w:rPrChange w:id="3324" w:author="赵翔-深圳" w:date="2024-12-20T21:07:45Z">
                  <w:rPr>
                    <w:rFonts w:hint="eastAsia"/>
                    <w:sz w:val="18"/>
                    <w:szCs w:val="18"/>
                    <w:lang w:val="en-US" w:eastAsia="zh-CN"/>
                  </w:rPr>
                </w:rPrChange>
              </w:rPr>
              <w:t>0</w:t>
            </w:r>
          </w:p>
        </w:tc>
        <w:tc>
          <w:tcPr>
            <w:tcW w:w="917" w:type="dxa"/>
            <w:shd w:val="clear" w:color="auto" w:fill="auto"/>
            <w:vAlign w:val="center"/>
          </w:tcPr>
          <w:p w14:paraId="0AC70397">
            <w:pPr>
              <w:jc w:val="center"/>
              <w:rPr>
                <w:rFonts w:hint="default"/>
                <w:sz w:val="18"/>
                <w:szCs w:val="18"/>
                <w:rPrChange w:id="3325" w:author="赵翔-深圳" w:date="2024-12-20T21:07:45Z">
                  <w:rPr>
                    <w:sz w:val="18"/>
                    <w:szCs w:val="18"/>
                  </w:rPr>
                </w:rPrChange>
              </w:rPr>
            </w:pPr>
            <w:r>
              <w:rPr>
                <w:rFonts w:hint="default"/>
                <w:sz w:val="18"/>
                <w:szCs w:val="18"/>
                <w:rPrChange w:id="3326" w:author="赵翔-深圳" w:date="2024-12-20T21:07:45Z">
                  <w:rPr>
                    <w:sz w:val="18"/>
                    <w:szCs w:val="18"/>
                  </w:rPr>
                </w:rPrChange>
              </w:rPr>
              <w:t>0</w:t>
            </w:r>
          </w:p>
        </w:tc>
        <w:tc>
          <w:tcPr>
            <w:tcW w:w="917" w:type="dxa"/>
            <w:shd w:val="clear" w:color="auto" w:fill="auto"/>
            <w:vAlign w:val="center"/>
          </w:tcPr>
          <w:p w14:paraId="6BD6AFF9">
            <w:pPr>
              <w:jc w:val="center"/>
              <w:rPr>
                <w:rFonts w:hint="default"/>
                <w:sz w:val="18"/>
                <w:szCs w:val="18"/>
                <w:rPrChange w:id="3327" w:author="赵翔-深圳" w:date="2024-12-20T21:07:45Z">
                  <w:rPr>
                    <w:sz w:val="18"/>
                    <w:szCs w:val="18"/>
                  </w:rPr>
                </w:rPrChange>
              </w:rPr>
            </w:pPr>
            <w:r>
              <w:rPr>
                <w:rFonts w:hint="default"/>
                <w:sz w:val="18"/>
                <w:szCs w:val="18"/>
                <w:rPrChange w:id="3328" w:author="赵翔-深圳" w:date="2024-12-20T21:07:45Z">
                  <w:rPr>
                    <w:sz w:val="18"/>
                    <w:szCs w:val="18"/>
                  </w:rPr>
                </w:rPrChange>
              </w:rPr>
              <w:t>0</w:t>
            </w:r>
          </w:p>
        </w:tc>
        <w:tc>
          <w:tcPr>
            <w:tcW w:w="835" w:type="dxa"/>
            <w:shd w:val="clear" w:color="auto" w:fill="auto"/>
            <w:vAlign w:val="center"/>
          </w:tcPr>
          <w:p w14:paraId="12574D6A">
            <w:pPr>
              <w:jc w:val="center"/>
              <w:rPr>
                <w:rFonts w:hint="default" w:eastAsia="宋体"/>
                <w:color w:val="000000" w:themeColor="text1"/>
                <w:sz w:val="18"/>
                <w:szCs w:val="18"/>
                <w:lang w:val="en-US" w:eastAsia="zh-CN"/>
                <w:rPrChange w:id="3329" w:author="赵翔-深圳" w:date="2024-12-20T21:07:45Z">
                  <w:rPr>
                    <w:rFonts w:hint="eastAsia" w:eastAsia="宋体"/>
                    <w:color w:val="000000" w:themeColor="text1"/>
                    <w:sz w:val="18"/>
                    <w:szCs w:val="18"/>
                    <w:lang w:val="en-US" w:eastAsia="zh-CN"/>
                    <w14:textFill>
                      <w14:solidFill>
                        <w14:schemeClr w14:val="tx1"/>
                      </w14:solidFill>
                    </w14:textFill>
                  </w:rPr>
                </w:rPrChange>
                <w14:textFill>
                  <w14:solidFill>
                    <w14:schemeClr w14:val="tx1"/>
                  </w14:solidFill>
                </w14:textFill>
              </w:rPr>
            </w:pPr>
            <w:r>
              <w:rPr>
                <w:rFonts w:hint="default"/>
                <w:color w:val="000000" w:themeColor="text1"/>
                <w:sz w:val="18"/>
                <w:szCs w:val="18"/>
                <w:lang w:val="en-US" w:eastAsia="zh-CN"/>
                <w:rPrChange w:id="3330"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23CE4FA2">
            <w:pPr>
              <w:jc w:val="center"/>
              <w:rPr>
                <w:rFonts w:hint="default"/>
                <w:sz w:val="18"/>
                <w:szCs w:val="18"/>
                <w:rPrChange w:id="3331" w:author="赵翔-深圳" w:date="2024-12-20T21:07:45Z">
                  <w:rPr>
                    <w:sz w:val="18"/>
                    <w:szCs w:val="18"/>
                  </w:rPr>
                </w:rPrChange>
              </w:rPr>
            </w:pPr>
            <w:r>
              <w:rPr>
                <w:rFonts w:hint="default"/>
                <w:sz w:val="18"/>
                <w:szCs w:val="18"/>
                <w:rPrChange w:id="3332" w:author="赵翔-深圳" w:date="2024-12-20T21:07:45Z">
                  <w:rPr>
                    <w:sz w:val="18"/>
                    <w:szCs w:val="18"/>
                  </w:rPr>
                </w:rPrChange>
              </w:rPr>
              <w:t>0</w:t>
            </w:r>
          </w:p>
        </w:tc>
        <w:tc>
          <w:tcPr>
            <w:tcW w:w="917" w:type="dxa"/>
            <w:shd w:val="clear" w:color="auto" w:fill="auto"/>
            <w:vAlign w:val="center"/>
          </w:tcPr>
          <w:p w14:paraId="63AF0569">
            <w:pPr>
              <w:jc w:val="center"/>
              <w:rPr>
                <w:rFonts w:hint="default"/>
                <w:sz w:val="18"/>
                <w:szCs w:val="18"/>
                <w:rPrChange w:id="3333" w:author="赵翔-深圳" w:date="2024-12-20T21:07:45Z">
                  <w:rPr>
                    <w:sz w:val="18"/>
                    <w:szCs w:val="18"/>
                  </w:rPr>
                </w:rPrChange>
              </w:rPr>
            </w:pPr>
            <w:r>
              <w:rPr>
                <w:rFonts w:hint="default"/>
                <w:sz w:val="18"/>
                <w:szCs w:val="18"/>
                <w:rPrChange w:id="3334" w:author="赵翔-深圳" w:date="2024-12-20T21:07:45Z">
                  <w:rPr>
                    <w:sz w:val="18"/>
                    <w:szCs w:val="18"/>
                  </w:rPr>
                </w:rPrChange>
              </w:rPr>
              <w:t>0</w:t>
            </w:r>
          </w:p>
        </w:tc>
        <w:tc>
          <w:tcPr>
            <w:tcW w:w="1048" w:type="dxa"/>
            <w:shd w:val="clear" w:color="auto" w:fill="auto"/>
            <w:vAlign w:val="center"/>
          </w:tcPr>
          <w:p w14:paraId="7E09057C">
            <w:pPr>
              <w:jc w:val="center"/>
              <w:rPr>
                <w:rFonts w:hint="default" w:eastAsia="宋体"/>
                <w:sz w:val="18"/>
                <w:szCs w:val="18"/>
                <w:lang w:val="en-US" w:eastAsia="zh-CN"/>
                <w:rPrChange w:id="3335" w:author="赵翔-深圳" w:date="2024-12-20T21:07:45Z">
                  <w:rPr>
                    <w:rFonts w:hint="eastAsia" w:eastAsia="宋体"/>
                    <w:sz w:val="18"/>
                    <w:szCs w:val="18"/>
                    <w:lang w:val="en-US" w:eastAsia="zh-CN"/>
                  </w:rPr>
                </w:rPrChange>
              </w:rPr>
            </w:pPr>
            <w:r>
              <w:rPr>
                <w:rFonts w:hint="default"/>
                <w:sz w:val="18"/>
                <w:szCs w:val="18"/>
                <w:lang w:val="en-US" w:eastAsia="zh-CN"/>
                <w:rPrChange w:id="3336" w:author="赵翔-深圳" w:date="2024-12-20T21:07:45Z">
                  <w:rPr>
                    <w:rFonts w:hint="eastAsia"/>
                    <w:sz w:val="18"/>
                    <w:szCs w:val="18"/>
                    <w:lang w:val="en-US" w:eastAsia="zh-CN"/>
                  </w:rPr>
                </w:rPrChange>
              </w:rPr>
              <w:t>0</w:t>
            </w:r>
          </w:p>
        </w:tc>
      </w:tr>
      <w:tr w14:paraId="111B07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A9061EC">
            <w:pPr>
              <w:jc w:val="center"/>
              <w:rPr>
                <w:rFonts w:hint="default"/>
                <w:sz w:val="18"/>
                <w:szCs w:val="18"/>
                <w:rPrChange w:id="3337" w:author="赵翔-深圳" w:date="2024-12-20T21:07:45Z">
                  <w:rPr>
                    <w:sz w:val="18"/>
                    <w:szCs w:val="18"/>
                  </w:rPr>
                </w:rPrChange>
              </w:rPr>
            </w:pPr>
            <w:r>
              <w:rPr>
                <w:rFonts w:hint="default"/>
                <w:sz w:val="18"/>
                <w:szCs w:val="18"/>
                <w:rPrChange w:id="3338" w:author="赵翔-深圳" w:date="2024-12-20T21:07:45Z">
                  <w:rPr>
                    <w:sz w:val="18"/>
                    <w:szCs w:val="18"/>
                  </w:rPr>
                </w:rPrChange>
              </w:rPr>
              <w:t>2</w:t>
            </w:r>
          </w:p>
        </w:tc>
        <w:tc>
          <w:tcPr>
            <w:tcW w:w="1113" w:type="dxa"/>
            <w:shd w:val="clear" w:color="auto" w:fill="auto"/>
            <w:vAlign w:val="center"/>
          </w:tcPr>
          <w:p w14:paraId="567A631D">
            <w:pPr>
              <w:rPr>
                <w:rFonts w:hint="default"/>
                <w:sz w:val="18"/>
                <w:szCs w:val="18"/>
                <w:rPrChange w:id="3339" w:author="赵翔-深圳" w:date="2024-12-20T21:07:45Z">
                  <w:rPr>
                    <w:sz w:val="18"/>
                    <w:szCs w:val="18"/>
                  </w:rPr>
                </w:rPrChange>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ascii="Times New Roman" w:hAnsi="Times New Roman" w:eastAsia="宋体" w:cs="Times New Roman"/>
                <w:sz w:val="18"/>
                <w:szCs w:val="18"/>
                <w:lang w:val="en-US" w:eastAsia="zh-CN"/>
              </w:rPr>
              <w:t>47</w:t>
            </w:r>
            <w:r>
              <w:rPr>
                <w:rFonts w:hint="default" w:ascii="Times New Roman" w:hAnsi="Times New Roman" w:eastAsia="宋体" w:cs="Times New Roman"/>
                <w:sz w:val="18"/>
                <w:szCs w:val="18"/>
              </w:rPr>
              <w:t>+</w:t>
            </w:r>
            <w:ins w:id="3340" w:author="赵翔-深圳" w:date="2024-12-20T22:20:40Z">
              <w:r>
                <w:rPr>
                  <w:rFonts w:hint="eastAsia" w:cs="Times New Roman"/>
                  <w:sz w:val="18"/>
                  <w:szCs w:val="18"/>
                  <w:lang w:val="en-US" w:eastAsia="zh-CN"/>
                </w:rPr>
                <w:t>100</w:t>
              </w:r>
            </w:ins>
            <w:del w:id="3341" w:author="赵翔-深圳" w:date="2024-12-20T22:20:37Z">
              <w:r>
                <w:rPr>
                  <w:rFonts w:hint="eastAsia" w:ascii="Times New Roman" w:hAnsi="Times New Roman" w:eastAsia="宋体" w:cs="Times New Roman"/>
                  <w:sz w:val="18"/>
                  <w:szCs w:val="18"/>
                  <w:lang w:val="en-US" w:eastAsia="zh-CN"/>
                </w:rPr>
                <w:delText>003</w:delText>
              </w:r>
            </w:del>
            <w:r>
              <w:rPr>
                <w:rFonts w:hint="default" w:ascii="Times New Roman" w:hAnsi="Times New Roman" w:eastAsia="宋体" w:cs="Times New Roman"/>
                <w:sz w:val="18"/>
                <w:szCs w:val="18"/>
              </w:rPr>
              <w:t>～+</w:t>
            </w:r>
            <w:ins w:id="3342" w:author="赵翔-深圳" w:date="2024-12-20T22:20:43Z">
              <w:r>
                <w:rPr>
                  <w:rFonts w:hint="eastAsia" w:cs="Times New Roman"/>
                  <w:sz w:val="18"/>
                  <w:szCs w:val="18"/>
                  <w:lang w:val="en-US" w:eastAsia="zh-CN"/>
                </w:rPr>
                <w:t>2</w:t>
              </w:r>
            </w:ins>
            <w:del w:id="3343" w:author="赵翔-深圳" w:date="2024-12-20T22:20:43Z">
              <w:r>
                <w:rPr>
                  <w:rFonts w:hint="eastAsia" w:ascii="Times New Roman" w:hAnsi="Times New Roman" w:eastAsia="宋体" w:cs="Times New Roman"/>
                  <w:sz w:val="18"/>
                  <w:szCs w:val="18"/>
                  <w:lang w:val="en-US" w:eastAsia="zh-CN"/>
                </w:rPr>
                <w:delText>1</w:delText>
              </w:r>
            </w:del>
            <w:r>
              <w:rPr>
                <w:rFonts w:hint="eastAsia" w:ascii="Times New Roman" w:hAnsi="Times New Roman" w:eastAsia="宋体" w:cs="Times New Roman"/>
                <w:sz w:val="18"/>
                <w:szCs w:val="18"/>
                <w:lang w:val="en-US" w:eastAsia="zh-CN"/>
              </w:rPr>
              <w:t>00</w:t>
            </w:r>
          </w:p>
        </w:tc>
        <w:tc>
          <w:tcPr>
            <w:tcW w:w="1129" w:type="dxa"/>
            <w:gridSpan w:val="2"/>
            <w:shd w:val="clear" w:color="auto" w:fill="auto"/>
            <w:vAlign w:val="center"/>
          </w:tcPr>
          <w:p w14:paraId="3B0C93B8">
            <w:pPr>
              <w:jc w:val="center"/>
              <w:rPr>
                <w:rFonts w:hint="default" w:eastAsia="宋体"/>
                <w:sz w:val="18"/>
                <w:szCs w:val="18"/>
                <w:lang w:val="en-US" w:eastAsia="zh-CN"/>
                <w:rPrChange w:id="3344" w:author="赵翔-深圳" w:date="2024-12-20T21:07:45Z">
                  <w:rPr>
                    <w:rFonts w:hint="eastAsia" w:eastAsia="宋体"/>
                    <w:sz w:val="18"/>
                    <w:szCs w:val="18"/>
                    <w:lang w:val="en-US" w:eastAsia="zh-CN"/>
                  </w:rPr>
                </w:rPrChange>
              </w:rPr>
            </w:pPr>
            <w:ins w:id="3345" w:author="赵翔-深圳" w:date="2024-12-20T22:24:59Z">
              <w:r>
                <w:rPr>
                  <w:rFonts w:hint="eastAsia" w:ascii="Times New Roman" w:hAnsi="Times New Roman" w:eastAsia="宋体" w:cs="Times New Roman"/>
                  <w:sz w:val="18"/>
                  <w:szCs w:val="18"/>
                  <w:lang w:val="en-US" w:eastAsia="zh-CN"/>
                </w:rPr>
                <w:t>1</w:t>
              </w:r>
            </w:ins>
            <w:del w:id="3346" w:author="赵翔-深圳" w:date="2024-12-20T22:24:58Z">
              <w:r>
                <w:rPr>
                  <w:rFonts w:hint="default"/>
                  <w:sz w:val="18"/>
                  <w:szCs w:val="18"/>
                  <w:lang w:val="en-US" w:eastAsia="zh-CN"/>
                  <w:rPrChange w:id="3347" w:author="赵翔-深圳" w:date="2024-12-20T21:07:45Z">
                    <w:rPr>
                      <w:rFonts w:hint="eastAsia"/>
                      <w:sz w:val="18"/>
                      <w:szCs w:val="18"/>
                      <w:lang w:val="en-US" w:eastAsia="zh-CN"/>
                    </w:rPr>
                  </w:rPrChange>
                </w:rPr>
                <w:delText>0</w:delText>
              </w:r>
            </w:del>
          </w:p>
        </w:tc>
        <w:tc>
          <w:tcPr>
            <w:tcW w:w="917" w:type="dxa"/>
            <w:shd w:val="clear" w:color="auto" w:fill="auto"/>
            <w:vAlign w:val="center"/>
          </w:tcPr>
          <w:p w14:paraId="4AB17D83">
            <w:pPr>
              <w:jc w:val="center"/>
              <w:rPr>
                <w:rFonts w:hint="default"/>
                <w:sz w:val="18"/>
                <w:szCs w:val="18"/>
                <w:rPrChange w:id="3348" w:author="赵翔-深圳" w:date="2024-12-20T21:07:45Z">
                  <w:rPr>
                    <w:sz w:val="18"/>
                    <w:szCs w:val="18"/>
                  </w:rPr>
                </w:rPrChange>
              </w:rPr>
            </w:pPr>
            <w:r>
              <w:rPr>
                <w:rFonts w:hint="default"/>
                <w:sz w:val="18"/>
                <w:szCs w:val="18"/>
                <w:rPrChange w:id="3349" w:author="赵翔-深圳" w:date="2024-12-20T21:07:45Z">
                  <w:rPr>
                    <w:sz w:val="18"/>
                    <w:szCs w:val="18"/>
                  </w:rPr>
                </w:rPrChange>
              </w:rPr>
              <w:t>0</w:t>
            </w:r>
          </w:p>
        </w:tc>
        <w:tc>
          <w:tcPr>
            <w:tcW w:w="917" w:type="dxa"/>
            <w:shd w:val="clear" w:color="auto" w:fill="auto"/>
            <w:vAlign w:val="center"/>
          </w:tcPr>
          <w:p w14:paraId="2BD134B2">
            <w:pPr>
              <w:jc w:val="center"/>
              <w:rPr>
                <w:rFonts w:hint="default"/>
                <w:sz w:val="18"/>
                <w:szCs w:val="18"/>
                <w:rPrChange w:id="3350" w:author="赵翔-深圳" w:date="2024-12-20T21:07:45Z">
                  <w:rPr>
                    <w:sz w:val="18"/>
                    <w:szCs w:val="18"/>
                  </w:rPr>
                </w:rPrChange>
              </w:rPr>
            </w:pPr>
            <w:r>
              <w:rPr>
                <w:rFonts w:hint="default"/>
                <w:sz w:val="18"/>
                <w:szCs w:val="18"/>
                <w:rPrChange w:id="3351" w:author="赵翔-深圳" w:date="2024-12-20T21:07:45Z">
                  <w:rPr>
                    <w:sz w:val="18"/>
                    <w:szCs w:val="18"/>
                  </w:rPr>
                </w:rPrChange>
              </w:rPr>
              <w:t>0</w:t>
            </w:r>
          </w:p>
        </w:tc>
        <w:tc>
          <w:tcPr>
            <w:tcW w:w="917" w:type="dxa"/>
            <w:shd w:val="clear" w:color="auto" w:fill="auto"/>
            <w:vAlign w:val="center"/>
          </w:tcPr>
          <w:p w14:paraId="66041E8E">
            <w:pPr>
              <w:jc w:val="center"/>
              <w:rPr>
                <w:rFonts w:hint="default" w:eastAsia="宋体"/>
                <w:sz w:val="18"/>
                <w:szCs w:val="18"/>
                <w:lang w:val="en-US" w:eastAsia="zh-CN"/>
              </w:rPr>
            </w:pPr>
            <w:r>
              <w:rPr>
                <w:rFonts w:hint="default"/>
                <w:sz w:val="18"/>
                <w:szCs w:val="18"/>
                <w:lang w:val="en-US" w:eastAsia="zh-CN"/>
                <w:rPrChange w:id="3352" w:author="赵翔-深圳" w:date="2024-12-20T21:07:45Z">
                  <w:rPr>
                    <w:rFonts w:hint="eastAsia"/>
                    <w:sz w:val="18"/>
                    <w:szCs w:val="18"/>
                    <w:lang w:val="en-US" w:eastAsia="zh-CN"/>
                  </w:rPr>
                </w:rPrChange>
              </w:rPr>
              <w:t>0</w:t>
            </w:r>
          </w:p>
        </w:tc>
        <w:tc>
          <w:tcPr>
            <w:tcW w:w="835" w:type="dxa"/>
            <w:shd w:val="clear" w:color="auto" w:fill="auto"/>
            <w:vAlign w:val="center"/>
          </w:tcPr>
          <w:p w14:paraId="373FAFC1">
            <w:pPr>
              <w:jc w:val="center"/>
              <w:rPr>
                <w:rFonts w:hint="default" w:eastAsia="宋体"/>
                <w:color w:val="000000" w:themeColor="text1"/>
                <w:sz w:val="18"/>
                <w:szCs w:val="18"/>
                <w:lang w:val="en-US" w:eastAsia="zh-CN"/>
                <w:rPrChange w:id="3353" w:author="赵翔-深圳" w:date="2024-12-20T21:07:45Z">
                  <w:rPr>
                    <w:rFonts w:hint="eastAsia" w:eastAsia="宋体"/>
                    <w:color w:val="000000" w:themeColor="text1"/>
                    <w:sz w:val="18"/>
                    <w:szCs w:val="18"/>
                    <w:lang w:val="en-US" w:eastAsia="zh-CN"/>
                    <w14:textFill>
                      <w14:solidFill>
                        <w14:schemeClr w14:val="tx1"/>
                      </w14:solidFill>
                    </w14:textFill>
                  </w:rPr>
                </w:rPrChange>
                <w14:textFill>
                  <w14:solidFill>
                    <w14:schemeClr w14:val="tx1"/>
                  </w14:solidFill>
                </w14:textFill>
              </w:rPr>
            </w:pPr>
            <w:r>
              <w:rPr>
                <w:rFonts w:hint="default"/>
                <w:color w:val="000000" w:themeColor="text1"/>
                <w:sz w:val="18"/>
                <w:szCs w:val="18"/>
                <w:lang w:val="en-US" w:eastAsia="zh-CN"/>
                <w:rPrChange w:id="3354"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35B1B20E">
            <w:pPr>
              <w:jc w:val="center"/>
              <w:rPr>
                <w:rFonts w:hint="default"/>
                <w:sz w:val="18"/>
                <w:szCs w:val="18"/>
                <w:rPrChange w:id="3355" w:author="赵翔-深圳" w:date="2024-12-20T21:07:45Z">
                  <w:rPr>
                    <w:sz w:val="18"/>
                    <w:szCs w:val="18"/>
                  </w:rPr>
                </w:rPrChange>
              </w:rPr>
            </w:pPr>
            <w:r>
              <w:rPr>
                <w:rFonts w:hint="default"/>
                <w:sz w:val="18"/>
                <w:szCs w:val="18"/>
                <w:rPrChange w:id="3356" w:author="赵翔-深圳" w:date="2024-12-20T21:07:45Z">
                  <w:rPr>
                    <w:sz w:val="18"/>
                    <w:szCs w:val="18"/>
                  </w:rPr>
                </w:rPrChange>
              </w:rPr>
              <w:t>0</w:t>
            </w:r>
          </w:p>
        </w:tc>
        <w:tc>
          <w:tcPr>
            <w:tcW w:w="917" w:type="dxa"/>
            <w:shd w:val="clear" w:color="auto" w:fill="auto"/>
            <w:vAlign w:val="center"/>
          </w:tcPr>
          <w:p w14:paraId="19FBCEF7">
            <w:pPr>
              <w:jc w:val="center"/>
              <w:rPr>
                <w:rFonts w:hint="default"/>
                <w:sz w:val="18"/>
                <w:szCs w:val="18"/>
                <w:rPrChange w:id="3357" w:author="赵翔-深圳" w:date="2024-12-20T21:07:45Z">
                  <w:rPr>
                    <w:sz w:val="18"/>
                    <w:szCs w:val="18"/>
                  </w:rPr>
                </w:rPrChange>
              </w:rPr>
            </w:pPr>
            <w:r>
              <w:rPr>
                <w:rFonts w:hint="default"/>
                <w:sz w:val="18"/>
                <w:szCs w:val="18"/>
                <w:rPrChange w:id="3358" w:author="赵翔-深圳" w:date="2024-12-20T21:07:45Z">
                  <w:rPr>
                    <w:sz w:val="18"/>
                    <w:szCs w:val="18"/>
                  </w:rPr>
                </w:rPrChange>
              </w:rPr>
              <w:t>0</w:t>
            </w:r>
          </w:p>
        </w:tc>
        <w:tc>
          <w:tcPr>
            <w:tcW w:w="1048" w:type="dxa"/>
            <w:shd w:val="clear" w:color="auto" w:fill="auto"/>
            <w:vAlign w:val="center"/>
          </w:tcPr>
          <w:p w14:paraId="276CA65A">
            <w:pPr>
              <w:jc w:val="center"/>
              <w:rPr>
                <w:rFonts w:hint="default" w:eastAsia="宋体"/>
                <w:sz w:val="18"/>
                <w:szCs w:val="18"/>
                <w:lang w:val="en-US" w:eastAsia="zh-CN"/>
                <w:rPrChange w:id="3359" w:author="赵翔-深圳" w:date="2024-12-20T21:07:45Z">
                  <w:rPr>
                    <w:rFonts w:hint="eastAsia" w:eastAsia="宋体"/>
                    <w:sz w:val="18"/>
                    <w:szCs w:val="18"/>
                    <w:lang w:val="en-US" w:eastAsia="zh-CN"/>
                  </w:rPr>
                </w:rPrChange>
              </w:rPr>
            </w:pPr>
            <w:r>
              <w:rPr>
                <w:rFonts w:hint="default"/>
                <w:sz w:val="18"/>
                <w:szCs w:val="18"/>
                <w:lang w:val="en-US" w:eastAsia="zh-CN"/>
                <w:rPrChange w:id="3360" w:author="赵翔-深圳" w:date="2024-12-20T21:07:45Z">
                  <w:rPr>
                    <w:rFonts w:hint="eastAsia"/>
                    <w:sz w:val="18"/>
                    <w:szCs w:val="18"/>
                    <w:lang w:val="en-US" w:eastAsia="zh-CN"/>
                  </w:rPr>
                </w:rPrChange>
              </w:rPr>
              <w:t>0</w:t>
            </w:r>
          </w:p>
        </w:tc>
      </w:tr>
      <w:tr w14:paraId="47B5BF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1B3CF4A">
            <w:pPr>
              <w:jc w:val="center"/>
              <w:rPr>
                <w:rFonts w:hint="default"/>
                <w:sz w:val="18"/>
                <w:szCs w:val="18"/>
                <w:rPrChange w:id="3361" w:author="赵翔-深圳" w:date="2024-12-20T21:07:45Z">
                  <w:rPr>
                    <w:sz w:val="18"/>
                    <w:szCs w:val="18"/>
                  </w:rPr>
                </w:rPrChange>
              </w:rPr>
            </w:pPr>
            <w:r>
              <w:rPr>
                <w:rFonts w:hint="default"/>
                <w:sz w:val="18"/>
                <w:szCs w:val="18"/>
                <w:rPrChange w:id="3362" w:author="赵翔-深圳" w:date="2024-12-20T21:07:45Z">
                  <w:rPr>
                    <w:sz w:val="18"/>
                    <w:szCs w:val="18"/>
                  </w:rPr>
                </w:rPrChange>
              </w:rPr>
              <w:t>3</w:t>
            </w:r>
          </w:p>
        </w:tc>
        <w:tc>
          <w:tcPr>
            <w:tcW w:w="1113" w:type="dxa"/>
            <w:shd w:val="clear" w:color="auto" w:fill="auto"/>
            <w:vAlign w:val="center"/>
          </w:tcPr>
          <w:p w14:paraId="54BA8162">
            <w:pPr>
              <w:rPr>
                <w:rFonts w:hint="default" w:eastAsia="宋体"/>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ascii="Times New Roman" w:hAnsi="Times New Roman" w:eastAsia="宋体" w:cs="Times New Roman"/>
                <w:sz w:val="18"/>
                <w:szCs w:val="18"/>
                <w:lang w:val="en-US" w:eastAsia="zh-CN"/>
              </w:rPr>
              <w:t>47</w:t>
            </w:r>
            <w:r>
              <w:rPr>
                <w:rFonts w:hint="default" w:ascii="Times New Roman" w:hAnsi="Times New Roman" w:eastAsia="宋体" w:cs="Times New Roman"/>
                <w:sz w:val="18"/>
                <w:szCs w:val="18"/>
              </w:rPr>
              <w:t>+</w:t>
            </w:r>
            <w:ins w:id="3363" w:author="赵翔-深圳" w:date="2024-12-20T22:20:49Z">
              <w:r>
                <w:rPr>
                  <w:rFonts w:hint="eastAsia" w:cs="Times New Roman"/>
                  <w:sz w:val="18"/>
                  <w:szCs w:val="18"/>
                  <w:lang w:val="en-US" w:eastAsia="zh-CN"/>
                </w:rPr>
                <w:t>2</w:t>
              </w:r>
            </w:ins>
            <w:ins w:id="3364" w:author="赵翔-深圳" w:date="2024-12-20T22:20:52Z">
              <w:r>
                <w:rPr>
                  <w:rFonts w:hint="eastAsia" w:cs="Times New Roman"/>
                  <w:sz w:val="18"/>
                  <w:szCs w:val="18"/>
                  <w:lang w:val="en-US" w:eastAsia="zh-CN"/>
                </w:rPr>
                <w:t>00</w:t>
              </w:r>
            </w:ins>
            <w:del w:id="3365" w:author="赵翔-深圳" w:date="2024-12-20T22:20:48Z">
              <w:r>
                <w:rPr>
                  <w:rFonts w:hint="eastAsia" w:ascii="Times New Roman" w:hAnsi="Times New Roman" w:eastAsia="宋体" w:cs="Times New Roman"/>
                  <w:sz w:val="18"/>
                  <w:szCs w:val="18"/>
                  <w:lang w:val="en-US" w:eastAsia="zh-CN"/>
                </w:rPr>
                <w:delText>003</w:delText>
              </w:r>
            </w:del>
            <w:r>
              <w:rPr>
                <w:rFonts w:hint="default" w:ascii="Times New Roman" w:hAnsi="Times New Roman" w:eastAsia="宋体" w:cs="Times New Roman"/>
                <w:sz w:val="18"/>
                <w:szCs w:val="18"/>
              </w:rPr>
              <w:t>～+</w:t>
            </w:r>
            <w:ins w:id="3366" w:author="赵翔-深圳" w:date="2024-12-20T22:20:55Z">
              <w:r>
                <w:rPr>
                  <w:rFonts w:hint="eastAsia" w:cs="Times New Roman"/>
                  <w:sz w:val="18"/>
                  <w:szCs w:val="18"/>
                  <w:lang w:val="en-US" w:eastAsia="zh-CN"/>
                </w:rPr>
                <w:t>3</w:t>
              </w:r>
            </w:ins>
            <w:del w:id="3367" w:author="赵翔-深圳" w:date="2024-12-20T22:20:54Z">
              <w:r>
                <w:rPr>
                  <w:rFonts w:hint="eastAsia" w:ascii="Times New Roman" w:hAnsi="Times New Roman" w:eastAsia="宋体" w:cs="Times New Roman"/>
                  <w:sz w:val="18"/>
                  <w:szCs w:val="18"/>
                  <w:lang w:val="en-US" w:eastAsia="zh-CN"/>
                </w:rPr>
                <w:delText>1</w:delText>
              </w:r>
            </w:del>
            <w:r>
              <w:rPr>
                <w:rFonts w:hint="eastAsia" w:ascii="Times New Roman" w:hAnsi="Times New Roman" w:eastAsia="宋体" w:cs="Times New Roman"/>
                <w:sz w:val="18"/>
                <w:szCs w:val="18"/>
                <w:lang w:val="en-US" w:eastAsia="zh-CN"/>
              </w:rPr>
              <w:t>00</w:t>
            </w:r>
          </w:p>
        </w:tc>
        <w:tc>
          <w:tcPr>
            <w:tcW w:w="1129" w:type="dxa"/>
            <w:gridSpan w:val="2"/>
            <w:shd w:val="clear" w:color="auto" w:fill="auto"/>
            <w:vAlign w:val="center"/>
          </w:tcPr>
          <w:p w14:paraId="5BBF3AA0">
            <w:pPr>
              <w:jc w:val="center"/>
              <w:rPr>
                <w:rFonts w:hint="default" w:eastAsia="宋体"/>
                <w:sz w:val="18"/>
                <w:szCs w:val="18"/>
                <w:lang w:val="en-US" w:eastAsia="zh-CN"/>
              </w:rPr>
            </w:pPr>
            <w:ins w:id="3368" w:author="赵翔-深圳" w:date="2024-12-20T22:25:04Z">
              <w:r>
                <w:rPr>
                  <w:rFonts w:hint="eastAsia" w:ascii="Times New Roman" w:hAnsi="Times New Roman" w:eastAsia="宋体" w:cs="Times New Roman"/>
                  <w:sz w:val="18"/>
                  <w:szCs w:val="18"/>
                  <w:lang w:val="en-US" w:eastAsia="zh-CN"/>
                </w:rPr>
                <w:t>0</w:t>
              </w:r>
            </w:ins>
            <w:del w:id="3369" w:author="赵翔-深圳" w:date="2024-12-20T21:05:42Z">
              <w:r>
                <w:rPr>
                  <w:rFonts w:hint="default"/>
                  <w:sz w:val="18"/>
                  <w:szCs w:val="18"/>
                  <w:lang w:val="en-US" w:eastAsia="zh-CN"/>
                  <w:rPrChange w:id="3370" w:author="赵翔-深圳" w:date="2024-12-20T21:07:45Z">
                    <w:rPr>
                      <w:rFonts w:hint="eastAsia"/>
                      <w:sz w:val="18"/>
                      <w:szCs w:val="18"/>
                      <w:lang w:val="en-US" w:eastAsia="zh-CN"/>
                    </w:rPr>
                  </w:rPrChange>
                </w:rPr>
                <w:delText>0</w:delText>
              </w:r>
            </w:del>
          </w:p>
        </w:tc>
        <w:tc>
          <w:tcPr>
            <w:tcW w:w="917" w:type="dxa"/>
            <w:shd w:val="clear" w:color="auto" w:fill="auto"/>
            <w:vAlign w:val="center"/>
          </w:tcPr>
          <w:p w14:paraId="7FA5AC36">
            <w:pPr>
              <w:jc w:val="center"/>
              <w:rPr>
                <w:rFonts w:hint="default" w:eastAsia="宋体"/>
                <w:sz w:val="18"/>
                <w:szCs w:val="18"/>
                <w:lang w:val="en-US" w:eastAsia="zh-CN"/>
              </w:rPr>
            </w:pPr>
            <w:r>
              <w:rPr>
                <w:rFonts w:hint="default"/>
                <w:sz w:val="18"/>
                <w:szCs w:val="18"/>
                <w:lang w:val="en-US" w:eastAsia="zh-CN"/>
                <w:rPrChange w:id="3371" w:author="赵翔-深圳" w:date="2024-12-20T21:07:45Z">
                  <w:rPr>
                    <w:rFonts w:hint="eastAsia"/>
                    <w:sz w:val="18"/>
                    <w:szCs w:val="18"/>
                    <w:lang w:val="en-US" w:eastAsia="zh-CN"/>
                  </w:rPr>
                </w:rPrChange>
              </w:rPr>
              <w:t>0</w:t>
            </w:r>
          </w:p>
        </w:tc>
        <w:tc>
          <w:tcPr>
            <w:tcW w:w="917" w:type="dxa"/>
            <w:shd w:val="clear" w:color="auto" w:fill="auto"/>
            <w:vAlign w:val="center"/>
          </w:tcPr>
          <w:p w14:paraId="65B4FC81">
            <w:pPr>
              <w:jc w:val="center"/>
              <w:rPr>
                <w:rFonts w:hint="default" w:eastAsia="宋体"/>
                <w:sz w:val="18"/>
                <w:szCs w:val="18"/>
                <w:lang w:val="en-US" w:eastAsia="zh-CN"/>
                <w:rPrChange w:id="3372" w:author="赵翔-深圳" w:date="2024-12-20T21:07:45Z">
                  <w:rPr>
                    <w:rFonts w:hint="eastAsia" w:eastAsia="宋体"/>
                    <w:sz w:val="18"/>
                    <w:szCs w:val="18"/>
                    <w:lang w:val="en-US" w:eastAsia="zh-CN"/>
                  </w:rPr>
                </w:rPrChange>
              </w:rPr>
            </w:pPr>
            <w:r>
              <w:rPr>
                <w:rFonts w:hint="default"/>
                <w:sz w:val="18"/>
                <w:szCs w:val="18"/>
                <w:lang w:val="en-US" w:eastAsia="zh-CN"/>
                <w:rPrChange w:id="3373" w:author="赵翔-深圳" w:date="2024-12-20T21:07:45Z">
                  <w:rPr>
                    <w:rFonts w:hint="eastAsia"/>
                    <w:sz w:val="18"/>
                    <w:szCs w:val="18"/>
                    <w:lang w:val="en-US" w:eastAsia="zh-CN"/>
                  </w:rPr>
                </w:rPrChange>
              </w:rPr>
              <w:t>0</w:t>
            </w:r>
          </w:p>
        </w:tc>
        <w:tc>
          <w:tcPr>
            <w:tcW w:w="917" w:type="dxa"/>
            <w:shd w:val="clear" w:color="auto" w:fill="auto"/>
            <w:vAlign w:val="center"/>
          </w:tcPr>
          <w:p w14:paraId="644112A6">
            <w:pPr>
              <w:jc w:val="center"/>
              <w:rPr>
                <w:rFonts w:hint="default" w:eastAsia="宋体"/>
                <w:sz w:val="18"/>
                <w:szCs w:val="18"/>
                <w:lang w:val="en-US" w:eastAsia="zh-CN"/>
                <w:rPrChange w:id="3374" w:author="赵翔-深圳" w:date="2024-12-20T21:07:45Z">
                  <w:rPr>
                    <w:rFonts w:hint="eastAsia" w:eastAsia="宋体"/>
                    <w:sz w:val="18"/>
                    <w:szCs w:val="18"/>
                    <w:lang w:val="en-US" w:eastAsia="zh-CN"/>
                  </w:rPr>
                </w:rPrChange>
              </w:rPr>
            </w:pPr>
            <w:r>
              <w:rPr>
                <w:rFonts w:hint="default"/>
                <w:sz w:val="18"/>
                <w:szCs w:val="18"/>
                <w:lang w:val="en-US" w:eastAsia="zh-CN"/>
                <w:rPrChange w:id="3375" w:author="赵翔-深圳" w:date="2024-12-20T21:07:45Z">
                  <w:rPr>
                    <w:rFonts w:hint="eastAsia"/>
                    <w:sz w:val="18"/>
                    <w:szCs w:val="18"/>
                    <w:lang w:val="en-US" w:eastAsia="zh-CN"/>
                  </w:rPr>
                </w:rPrChange>
              </w:rPr>
              <w:t>0</w:t>
            </w:r>
          </w:p>
        </w:tc>
        <w:tc>
          <w:tcPr>
            <w:tcW w:w="835" w:type="dxa"/>
            <w:shd w:val="clear" w:color="auto" w:fill="auto"/>
            <w:vAlign w:val="center"/>
          </w:tcPr>
          <w:p w14:paraId="2E9777DA">
            <w:pPr>
              <w:jc w:val="center"/>
              <w:rPr>
                <w:rFonts w:hint="default" w:eastAsia="宋体"/>
                <w:color w:val="000000" w:themeColor="text1"/>
                <w:sz w:val="18"/>
                <w:szCs w:val="18"/>
                <w:lang w:val="en-US" w:eastAsia="zh-CN"/>
                <w:rPrChange w:id="3376" w:author="赵翔-深圳" w:date="2024-12-20T21:07:45Z">
                  <w:rPr>
                    <w:rFonts w:hint="eastAsia" w:eastAsia="宋体"/>
                    <w:color w:val="000000" w:themeColor="text1"/>
                    <w:sz w:val="18"/>
                    <w:szCs w:val="18"/>
                    <w:lang w:val="en-US" w:eastAsia="zh-CN"/>
                    <w14:textFill>
                      <w14:solidFill>
                        <w14:schemeClr w14:val="tx1"/>
                      </w14:solidFill>
                    </w14:textFill>
                  </w:rPr>
                </w:rPrChange>
                <w14:textFill>
                  <w14:solidFill>
                    <w14:schemeClr w14:val="tx1"/>
                  </w14:solidFill>
                </w14:textFill>
              </w:rPr>
            </w:pPr>
            <w:r>
              <w:rPr>
                <w:rFonts w:hint="default"/>
                <w:color w:val="000000" w:themeColor="text1"/>
                <w:sz w:val="18"/>
                <w:szCs w:val="18"/>
                <w:lang w:val="en-US" w:eastAsia="zh-CN"/>
                <w:rPrChange w:id="3377"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0E6A08D1">
            <w:pPr>
              <w:jc w:val="center"/>
              <w:rPr>
                <w:rFonts w:hint="default"/>
                <w:sz w:val="18"/>
                <w:szCs w:val="18"/>
                <w:rPrChange w:id="3378" w:author="赵翔-深圳" w:date="2024-12-20T21:07:45Z">
                  <w:rPr>
                    <w:sz w:val="18"/>
                    <w:szCs w:val="18"/>
                  </w:rPr>
                </w:rPrChange>
              </w:rPr>
            </w:pPr>
            <w:r>
              <w:rPr>
                <w:rFonts w:hint="default"/>
                <w:sz w:val="18"/>
                <w:szCs w:val="18"/>
                <w:rPrChange w:id="3379" w:author="赵翔-深圳" w:date="2024-12-20T21:07:45Z">
                  <w:rPr>
                    <w:sz w:val="18"/>
                    <w:szCs w:val="18"/>
                  </w:rPr>
                </w:rPrChange>
              </w:rPr>
              <w:t>0</w:t>
            </w:r>
          </w:p>
        </w:tc>
        <w:tc>
          <w:tcPr>
            <w:tcW w:w="917" w:type="dxa"/>
            <w:shd w:val="clear" w:color="auto" w:fill="auto"/>
            <w:vAlign w:val="center"/>
          </w:tcPr>
          <w:p w14:paraId="7F124133">
            <w:pPr>
              <w:jc w:val="center"/>
              <w:rPr>
                <w:rFonts w:hint="default"/>
                <w:sz w:val="18"/>
                <w:szCs w:val="18"/>
                <w:rPrChange w:id="3380" w:author="赵翔-深圳" w:date="2024-12-20T21:07:45Z">
                  <w:rPr>
                    <w:sz w:val="18"/>
                    <w:szCs w:val="18"/>
                  </w:rPr>
                </w:rPrChange>
              </w:rPr>
            </w:pPr>
            <w:r>
              <w:rPr>
                <w:rFonts w:hint="default"/>
                <w:sz w:val="18"/>
                <w:szCs w:val="18"/>
                <w:rPrChange w:id="3381" w:author="赵翔-深圳" w:date="2024-12-20T21:07:45Z">
                  <w:rPr>
                    <w:sz w:val="18"/>
                    <w:szCs w:val="18"/>
                  </w:rPr>
                </w:rPrChange>
              </w:rPr>
              <w:t>0</w:t>
            </w:r>
          </w:p>
        </w:tc>
        <w:tc>
          <w:tcPr>
            <w:tcW w:w="1048" w:type="dxa"/>
            <w:shd w:val="clear" w:color="auto" w:fill="auto"/>
            <w:vAlign w:val="center"/>
          </w:tcPr>
          <w:p w14:paraId="337A635B">
            <w:pPr>
              <w:jc w:val="center"/>
              <w:rPr>
                <w:rFonts w:hint="default" w:eastAsia="宋体"/>
                <w:sz w:val="18"/>
                <w:szCs w:val="18"/>
                <w:lang w:val="en-US" w:eastAsia="zh-CN"/>
                <w:rPrChange w:id="3382" w:author="赵翔-深圳" w:date="2024-12-20T21:07:45Z">
                  <w:rPr>
                    <w:rFonts w:hint="eastAsia" w:eastAsia="宋体"/>
                    <w:sz w:val="18"/>
                    <w:szCs w:val="18"/>
                    <w:lang w:val="en-US" w:eastAsia="zh-CN"/>
                  </w:rPr>
                </w:rPrChange>
              </w:rPr>
            </w:pPr>
            <w:r>
              <w:rPr>
                <w:rFonts w:hint="default"/>
                <w:sz w:val="18"/>
                <w:szCs w:val="18"/>
                <w:lang w:val="en-US" w:eastAsia="zh-CN"/>
                <w:rPrChange w:id="3383" w:author="赵翔-深圳" w:date="2024-12-20T21:07:45Z">
                  <w:rPr>
                    <w:rFonts w:hint="eastAsia"/>
                    <w:sz w:val="18"/>
                    <w:szCs w:val="18"/>
                    <w:lang w:val="en-US" w:eastAsia="zh-CN"/>
                  </w:rPr>
                </w:rPrChange>
              </w:rPr>
              <w:t>0</w:t>
            </w:r>
          </w:p>
        </w:tc>
      </w:tr>
      <w:tr w14:paraId="66673A7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A8AAFD5">
            <w:pPr>
              <w:jc w:val="center"/>
              <w:rPr>
                <w:rFonts w:hint="default"/>
                <w:sz w:val="18"/>
                <w:szCs w:val="18"/>
                <w:rPrChange w:id="3384" w:author="赵翔-深圳" w:date="2024-12-20T21:07:45Z">
                  <w:rPr>
                    <w:sz w:val="18"/>
                    <w:szCs w:val="18"/>
                  </w:rPr>
                </w:rPrChange>
              </w:rPr>
            </w:pPr>
            <w:r>
              <w:rPr>
                <w:rFonts w:hint="default"/>
                <w:sz w:val="18"/>
                <w:szCs w:val="18"/>
                <w:rPrChange w:id="3385" w:author="赵翔-深圳" w:date="2024-12-20T21:07:45Z">
                  <w:rPr>
                    <w:sz w:val="18"/>
                    <w:szCs w:val="18"/>
                  </w:rPr>
                </w:rPrChange>
              </w:rPr>
              <w:t>4</w:t>
            </w:r>
          </w:p>
        </w:tc>
        <w:tc>
          <w:tcPr>
            <w:tcW w:w="1113" w:type="dxa"/>
            <w:shd w:val="clear" w:color="auto" w:fill="auto"/>
            <w:vAlign w:val="center"/>
          </w:tcPr>
          <w:p w14:paraId="74B69A65">
            <w:pPr>
              <w:rPr>
                <w:rFonts w:hint="default" w:eastAsia="宋体"/>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ascii="Times New Roman" w:hAnsi="Times New Roman" w:eastAsia="宋体" w:cs="Times New Roman"/>
                <w:sz w:val="18"/>
                <w:szCs w:val="18"/>
                <w:lang w:val="en-US" w:eastAsia="zh-CN"/>
              </w:rPr>
              <w:t>47</w:t>
            </w:r>
            <w:r>
              <w:rPr>
                <w:rFonts w:hint="default" w:ascii="Times New Roman" w:hAnsi="Times New Roman" w:eastAsia="宋体" w:cs="Times New Roman"/>
                <w:sz w:val="18"/>
                <w:szCs w:val="18"/>
              </w:rPr>
              <w:t>+</w:t>
            </w:r>
            <w:ins w:id="3386" w:author="赵翔-深圳" w:date="2024-12-20T22:21:00Z">
              <w:r>
                <w:rPr>
                  <w:rFonts w:hint="eastAsia" w:cs="Times New Roman"/>
                  <w:sz w:val="18"/>
                  <w:szCs w:val="18"/>
                  <w:lang w:val="en-US" w:eastAsia="zh-CN"/>
                </w:rPr>
                <w:t>300</w:t>
              </w:r>
            </w:ins>
            <w:del w:id="3387" w:author="赵翔-深圳" w:date="2024-12-20T22:20:59Z">
              <w:r>
                <w:rPr>
                  <w:rFonts w:hint="eastAsia" w:ascii="Times New Roman" w:hAnsi="Times New Roman" w:eastAsia="宋体" w:cs="Times New Roman"/>
                  <w:sz w:val="18"/>
                  <w:szCs w:val="18"/>
                  <w:lang w:val="en-US" w:eastAsia="zh-CN"/>
                </w:rPr>
                <w:delText>0</w:delText>
              </w:r>
            </w:del>
            <w:del w:id="3388" w:author="赵翔-深圳" w:date="2024-12-20T22:20:58Z">
              <w:r>
                <w:rPr>
                  <w:rFonts w:hint="eastAsia" w:ascii="Times New Roman" w:hAnsi="Times New Roman" w:eastAsia="宋体" w:cs="Times New Roman"/>
                  <w:sz w:val="18"/>
                  <w:szCs w:val="18"/>
                  <w:lang w:val="en-US" w:eastAsia="zh-CN"/>
                </w:rPr>
                <w:delText>03</w:delText>
              </w:r>
            </w:del>
            <w:r>
              <w:rPr>
                <w:rFonts w:hint="default" w:ascii="Times New Roman" w:hAnsi="Times New Roman" w:eastAsia="宋体" w:cs="Times New Roman"/>
                <w:sz w:val="18"/>
                <w:szCs w:val="18"/>
              </w:rPr>
              <w:t>～+</w:t>
            </w:r>
            <w:ins w:id="3389" w:author="赵翔-深圳" w:date="2024-12-20T22:21:03Z">
              <w:r>
                <w:rPr>
                  <w:rFonts w:hint="eastAsia" w:cs="Times New Roman"/>
                  <w:sz w:val="18"/>
                  <w:szCs w:val="18"/>
                  <w:lang w:val="en-US" w:eastAsia="zh-CN"/>
                </w:rPr>
                <w:t>4</w:t>
              </w:r>
            </w:ins>
            <w:del w:id="3390" w:author="赵翔-深圳" w:date="2024-12-20T22:21:02Z">
              <w:r>
                <w:rPr>
                  <w:rFonts w:hint="eastAsia" w:ascii="Times New Roman" w:hAnsi="Times New Roman" w:eastAsia="宋体" w:cs="Times New Roman"/>
                  <w:sz w:val="18"/>
                  <w:szCs w:val="18"/>
                  <w:lang w:val="en-US" w:eastAsia="zh-CN"/>
                </w:rPr>
                <w:delText>1</w:delText>
              </w:r>
            </w:del>
            <w:r>
              <w:rPr>
                <w:rFonts w:hint="eastAsia" w:ascii="Times New Roman" w:hAnsi="Times New Roman" w:eastAsia="宋体" w:cs="Times New Roman"/>
                <w:sz w:val="18"/>
                <w:szCs w:val="18"/>
                <w:lang w:val="en-US" w:eastAsia="zh-CN"/>
              </w:rPr>
              <w:t>00</w:t>
            </w:r>
          </w:p>
        </w:tc>
        <w:tc>
          <w:tcPr>
            <w:tcW w:w="1129" w:type="dxa"/>
            <w:gridSpan w:val="2"/>
            <w:shd w:val="clear" w:color="auto" w:fill="auto"/>
            <w:vAlign w:val="center"/>
          </w:tcPr>
          <w:p w14:paraId="2C4A5436">
            <w:pPr>
              <w:jc w:val="center"/>
              <w:rPr>
                <w:rFonts w:hint="default" w:eastAsia="宋体"/>
                <w:sz w:val="18"/>
                <w:szCs w:val="18"/>
                <w:lang w:val="en-US" w:eastAsia="zh-CN"/>
              </w:rPr>
            </w:pPr>
            <w:ins w:id="3391" w:author="赵翔-深圳" w:date="2024-12-20T22:25:08Z">
              <w:r>
                <w:rPr>
                  <w:rFonts w:hint="eastAsia" w:ascii="Times New Roman" w:hAnsi="Times New Roman" w:eastAsia="宋体" w:cs="Times New Roman"/>
                  <w:sz w:val="18"/>
                  <w:szCs w:val="18"/>
                  <w:lang w:val="en-US" w:eastAsia="zh-CN"/>
                </w:rPr>
                <w:t>1</w:t>
              </w:r>
            </w:ins>
            <w:del w:id="3392" w:author="赵翔-深圳" w:date="2024-12-20T21:05:47Z">
              <w:r>
                <w:rPr>
                  <w:rFonts w:hint="default"/>
                  <w:sz w:val="18"/>
                  <w:szCs w:val="18"/>
                  <w:lang w:val="en-US" w:eastAsia="zh-CN"/>
                  <w:rPrChange w:id="3393" w:author="赵翔-深圳" w:date="2024-12-20T21:07:45Z">
                    <w:rPr>
                      <w:rFonts w:hint="eastAsia"/>
                      <w:sz w:val="18"/>
                      <w:szCs w:val="18"/>
                      <w:lang w:val="en-US" w:eastAsia="zh-CN"/>
                    </w:rPr>
                  </w:rPrChange>
                </w:rPr>
                <w:delText>1</w:delText>
              </w:r>
            </w:del>
          </w:p>
        </w:tc>
        <w:tc>
          <w:tcPr>
            <w:tcW w:w="917" w:type="dxa"/>
            <w:shd w:val="clear" w:color="auto" w:fill="auto"/>
            <w:vAlign w:val="center"/>
          </w:tcPr>
          <w:p w14:paraId="3597FFC8">
            <w:pPr>
              <w:jc w:val="center"/>
              <w:rPr>
                <w:rFonts w:hint="default" w:eastAsia="宋体"/>
                <w:sz w:val="18"/>
                <w:szCs w:val="18"/>
                <w:lang w:val="en-US" w:eastAsia="zh-CN"/>
                <w:rPrChange w:id="3394" w:author="赵翔-深圳" w:date="2024-12-20T21:07:45Z">
                  <w:rPr>
                    <w:rFonts w:hint="eastAsia" w:eastAsia="宋体"/>
                    <w:sz w:val="18"/>
                    <w:szCs w:val="18"/>
                    <w:lang w:val="en-US" w:eastAsia="zh-CN"/>
                  </w:rPr>
                </w:rPrChange>
              </w:rPr>
            </w:pPr>
            <w:r>
              <w:rPr>
                <w:rFonts w:hint="default"/>
                <w:sz w:val="18"/>
                <w:szCs w:val="18"/>
                <w:lang w:val="en-US" w:eastAsia="zh-CN"/>
                <w:rPrChange w:id="3395" w:author="赵翔-深圳" w:date="2024-12-20T21:07:45Z">
                  <w:rPr>
                    <w:rFonts w:hint="eastAsia"/>
                    <w:sz w:val="18"/>
                    <w:szCs w:val="18"/>
                    <w:lang w:val="en-US" w:eastAsia="zh-CN"/>
                  </w:rPr>
                </w:rPrChange>
              </w:rPr>
              <w:t>0</w:t>
            </w:r>
          </w:p>
        </w:tc>
        <w:tc>
          <w:tcPr>
            <w:tcW w:w="917" w:type="dxa"/>
            <w:shd w:val="clear" w:color="auto" w:fill="auto"/>
            <w:vAlign w:val="center"/>
          </w:tcPr>
          <w:p w14:paraId="49CEC318">
            <w:pPr>
              <w:jc w:val="center"/>
              <w:rPr>
                <w:rFonts w:hint="default" w:eastAsia="宋体"/>
                <w:sz w:val="18"/>
                <w:szCs w:val="18"/>
                <w:lang w:val="en-US" w:eastAsia="zh-CN"/>
                <w:rPrChange w:id="3396" w:author="赵翔-深圳" w:date="2024-12-20T21:07:45Z">
                  <w:rPr>
                    <w:rFonts w:hint="eastAsia" w:eastAsia="宋体"/>
                    <w:sz w:val="18"/>
                    <w:szCs w:val="18"/>
                    <w:lang w:val="en-US" w:eastAsia="zh-CN"/>
                  </w:rPr>
                </w:rPrChange>
              </w:rPr>
            </w:pPr>
            <w:r>
              <w:rPr>
                <w:rFonts w:hint="default"/>
                <w:sz w:val="18"/>
                <w:szCs w:val="18"/>
                <w:lang w:val="en-US" w:eastAsia="zh-CN"/>
                <w:rPrChange w:id="3397" w:author="赵翔-深圳" w:date="2024-12-20T21:07:45Z">
                  <w:rPr>
                    <w:rFonts w:hint="eastAsia"/>
                    <w:sz w:val="18"/>
                    <w:szCs w:val="18"/>
                    <w:lang w:val="en-US" w:eastAsia="zh-CN"/>
                  </w:rPr>
                </w:rPrChange>
              </w:rPr>
              <w:t>0</w:t>
            </w:r>
          </w:p>
        </w:tc>
        <w:tc>
          <w:tcPr>
            <w:tcW w:w="917" w:type="dxa"/>
            <w:shd w:val="clear" w:color="auto" w:fill="auto"/>
            <w:vAlign w:val="center"/>
          </w:tcPr>
          <w:p w14:paraId="7867A777">
            <w:pPr>
              <w:jc w:val="center"/>
              <w:rPr>
                <w:rFonts w:hint="default" w:eastAsia="宋体"/>
                <w:sz w:val="18"/>
                <w:szCs w:val="18"/>
                <w:lang w:val="en-US" w:eastAsia="zh-CN"/>
                <w:rPrChange w:id="3398" w:author="赵翔-深圳" w:date="2024-12-20T21:07:45Z">
                  <w:rPr>
                    <w:rFonts w:hint="eastAsia" w:eastAsia="宋体"/>
                    <w:sz w:val="18"/>
                    <w:szCs w:val="18"/>
                    <w:lang w:val="en-US" w:eastAsia="zh-CN"/>
                  </w:rPr>
                </w:rPrChange>
              </w:rPr>
            </w:pPr>
            <w:r>
              <w:rPr>
                <w:rFonts w:hint="default"/>
                <w:sz w:val="18"/>
                <w:szCs w:val="18"/>
                <w:lang w:val="en-US" w:eastAsia="zh-CN"/>
                <w:rPrChange w:id="3399" w:author="赵翔-深圳" w:date="2024-12-20T21:07:45Z">
                  <w:rPr>
                    <w:rFonts w:hint="eastAsia"/>
                    <w:sz w:val="18"/>
                    <w:szCs w:val="18"/>
                    <w:lang w:val="en-US" w:eastAsia="zh-CN"/>
                  </w:rPr>
                </w:rPrChange>
              </w:rPr>
              <w:t>0</w:t>
            </w:r>
          </w:p>
        </w:tc>
        <w:tc>
          <w:tcPr>
            <w:tcW w:w="835" w:type="dxa"/>
            <w:shd w:val="clear" w:color="auto" w:fill="auto"/>
            <w:vAlign w:val="center"/>
          </w:tcPr>
          <w:p w14:paraId="78F5E826">
            <w:pPr>
              <w:jc w:val="center"/>
              <w:rPr>
                <w:rFonts w:hint="default" w:eastAsia="宋体"/>
                <w:color w:val="000000" w:themeColor="text1"/>
                <w:sz w:val="18"/>
                <w:szCs w:val="18"/>
                <w:lang w:val="en-US" w:eastAsia="zh-CN"/>
                <w:rPrChange w:id="3400" w:author="赵翔-深圳" w:date="2024-12-20T21:07:45Z">
                  <w:rPr>
                    <w:rFonts w:hint="eastAsia" w:eastAsia="宋体"/>
                    <w:color w:val="000000" w:themeColor="text1"/>
                    <w:sz w:val="18"/>
                    <w:szCs w:val="18"/>
                    <w:lang w:val="en-US" w:eastAsia="zh-CN"/>
                    <w14:textFill>
                      <w14:solidFill>
                        <w14:schemeClr w14:val="tx1"/>
                      </w14:solidFill>
                    </w14:textFill>
                  </w:rPr>
                </w:rPrChange>
                <w14:textFill>
                  <w14:solidFill>
                    <w14:schemeClr w14:val="tx1"/>
                  </w14:solidFill>
                </w14:textFill>
              </w:rPr>
            </w:pPr>
            <w:r>
              <w:rPr>
                <w:rFonts w:hint="default"/>
                <w:color w:val="000000" w:themeColor="text1"/>
                <w:sz w:val="18"/>
                <w:szCs w:val="18"/>
                <w:lang w:val="en-US" w:eastAsia="zh-CN"/>
                <w:rPrChange w:id="3401"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3B4FF14A">
            <w:pPr>
              <w:jc w:val="center"/>
              <w:rPr>
                <w:rFonts w:hint="default"/>
                <w:sz w:val="18"/>
                <w:szCs w:val="18"/>
                <w:rPrChange w:id="3402" w:author="赵翔-深圳" w:date="2024-12-20T21:07:45Z">
                  <w:rPr>
                    <w:sz w:val="18"/>
                    <w:szCs w:val="18"/>
                  </w:rPr>
                </w:rPrChange>
              </w:rPr>
            </w:pPr>
            <w:r>
              <w:rPr>
                <w:rFonts w:hint="default"/>
                <w:sz w:val="18"/>
                <w:szCs w:val="18"/>
                <w:rPrChange w:id="3403" w:author="赵翔-深圳" w:date="2024-12-20T21:07:45Z">
                  <w:rPr>
                    <w:sz w:val="18"/>
                    <w:szCs w:val="18"/>
                  </w:rPr>
                </w:rPrChange>
              </w:rPr>
              <w:t>0</w:t>
            </w:r>
          </w:p>
        </w:tc>
        <w:tc>
          <w:tcPr>
            <w:tcW w:w="917" w:type="dxa"/>
            <w:shd w:val="clear" w:color="auto" w:fill="auto"/>
            <w:vAlign w:val="center"/>
          </w:tcPr>
          <w:p w14:paraId="1053A886">
            <w:pPr>
              <w:jc w:val="center"/>
              <w:rPr>
                <w:rFonts w:hint="default"/>
                <w:sz w:val="18"/>
                <w:szCs w:val="18"/>
                <w:rPrChange w:id="3404" w:author="赵翔-深圳" w:date="2024-12-20T21:07:45Z">
                  <w:rPr>
                    <w:sz w:val="18"/>
                    <w:szCs w:val="18"/>
                  </w:rPr>
                </w:rPrChange>
              </w:rPr>
            </w:pPr>
            <w:r>
              <w:rPr>
                <w:rFonts w:hint="default"/>
                <w:sz w:val="18"/>
                <w:szCs w:val="18"/>
                <w:rPrChange w:id="3405" w:author="赵翔-深圳" w:date="2024-12-20T21:07:45Z">
                  <w:rPr>
                    <w:sz w:val="18"/>
                    <w:szCs w:val="18"/>
                  </w:rPr>
                </w:rPrChange>
              </w:rPr>
              <w:t>0</w:t>
            </w:r>
          </w:p>
        </w:tc>
        <w:tc>
          <w:tcPr>
            <w:tcW w:w="1048" w:type="dxa"/>
            <w:shd w:val="clear" w:color="auto" w:fill="auto"/>
            <w:vAlign w:val="center"/>
          </w:tcPr>
          <w:p w14:paraId="057825D2">
            <w:pPr>
              <w:jc w:val="center"/>
              <w:rPr>
                <w:rFonts w:hint="default" w:eastAsia="宋体"/>
                <w:sz w:val="18"/>
                <w:szCs w:val="18"/>
                <w:lang w:val="en-US" w:eastAsia="zh-CN"/>
                <w:rPrChange w:id="3406" w:author="赵翔-深圳" w:date="2024-12-20T21:07:45Z">
                  <w:rPr>
                    <w:rFonts w:hint="eastAsia" w:eastAsia="宋体"/>
                    <w:sz w:val="18"/>
                    <w:szCs w:val="18"/>
                    <w:lang w:val="en-US" w:eastAsia="zh-CN"/>
                  </w:rPr>
                </w:rPrChange>
              </w:rPr>
            </w:pPr>
            <w:r>
              <w:rPr>
                <w:rFonts w:hint="default"/>
                <w:sz w:val="18"/>
                <w:szCs w:val="18"/>
                <w:lang w:val="en-US" w:eastAsia="zh-CN"/>
                <w:rPrChange w:id="3407" w:author="赵翔-深圳" w:date="2024-12-20T21:07:45Z">
                  <w:rPr>
                    <w:rFonts w:hint="eastAsia"/>
                    <w:sz w:val="18"/>
                    <w:szCs w:val="18"/>
                    <w:lang w:val="en-US" w:eastAsia="zh-CN"/>
                  </w:rPr>
                </w:rPrChange>
              </w:rPr>
              <w:t>0</w:t>
            </w:r>
          </w:p>
        </w:tc>
      </w:tr>
      <w:tr w14:paraId="29A6EE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14CC00E">
            <w:pPr>
              <w:jc w:val="center"/>
              <w:rPr>
                <w:rFonts w:hint="default"/>
                <w:sz w:val="18"/>
                <w:szCs w:val="18"/>
                <w:rPrChange w:id="3408" w:author="赵翔-深圳" w:date="2024-12-20T21:07:45Z">
                  <w:rPr>
                    <w:sz w:val="18"/>
                    <w:szCs w:val="18"/>
                  </w:rPr>
                </w:rPrChange>
              </w:rPr>
            </w:pPr>
            <w:r>
              <w:rPr>
                <w:rFonts w:hint="default"/>
                <w:sz w:val="18"/>
                <w:szCs w:val="18"/>
                <w:rPrChange w:id="3409" w:author="赵翔-深圳" w:date="2024-12-20T21:07:45Z">
                  <w:rPr>
                    <w:sz w:val="18"/>
                    <w:szCs w:val="18"/>
                  </w:rPr>
                </w:rPrChange>
              </w:rPr>
              <w:t>5</w:t>
            </w:r>
          </w:p>
        </w:tc>
        <w:tc>
          <w:tcPr>
            <w:tcW w:w="1113" w:type="dxa"/>
            <w:shd w:val="clear" w:color="auto" w:fill="auto"/>
            <w:vAlign w:val="center"/>
          </w:tcPr>
          <w:p w14:paraId="57686F38">
            <w:pPr>
              <w:rPr>
                <w:rFonts w:hint="default" w:eastAsia="宋体"/>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ascii="Times New Roman" w:hAnsi="Times New Roman" w:eastAsia="宋体" w:cs="Times New Roman"/>
                <w:sz w:val="18"/>
                <w:szCs w:val="18"/>
                <w:lang w:val="en-US" w:eastAsia="zh-CN"/>
              </w:rPr>
              <w:t>47</w:t>
            </w:r>
            <w:r>
              <w:rPr>
                <w:rFonts w:hint="default" w:ascii="Times New Roman" w:hAnsi="Times New Roman" w:eastAsia="宋体" w:cs="Times New Roman"/>
                <w:sz w:val="18"/>
                <w:szCs w:val="18"/>
              </w:rPr>
              <w:t>+</w:t>
            </w:r>
            <w:ins w:id="3410" w:author="赵翔-深圳" w:date="2024-12-20T22:21:08Z">
              <w:r>
                <w:rPr>
                  <w:rFonts w:hint="eastAsia" w:cs="Times New Roman"/>
                  <w:sz w:val="18"/>
                  <w:szCs w:val="18"/>
                  <w:lang w:val="en-US" w:eastAsia="zh-CN"/>
                </w:rPr>
                <w:t>400</w:t>
              </w:r>
            </w:ins>
            <w:del w:id="3411" w:author="赵翔-深圳" w:date="2024-12-20T22:21:05Z">
              <w:r>
                <w:rPr>
                  <w:rFonts w:hint="eastAsia" w:ascii="Times New Roman" w:hAnsi="Times New Roman" w:eastAsia="宋体" w:cs="Times New Roman"/>
                  <w:sz w:val="18"/>
                  <w:szCs w:val="18"/>
                  <w:lang w:val="en-US" w:eastAsia="zh-CN"/>
                </w:rPr>
                <w:delText>003</w:delText>
              </w:r>
            </w:del>
            <w:r>
              <w:rPr>
                <w:rFonts w:hint="default" w:ascii="Times New Roman" w:hAnsi="Times New Roman" w:eastAsia="宋体" w:cs="Times New Roman"/>
                <w:sz w:val="18"/>
                <w:szCs w:val="18"/>
              </w:rPr>
              <w:t>～+</w:t>
            </w:r>
            <w:ins w:id="3412" w:author="赵翔-深圳" w:date="2024-12-20T22:21:10Z">
              <w:r>
                <w:rPr>
                  <w:rFonts w:hint="eastAsia" w:cs="Times New Roman"/>
                  <w:sz w:val="18"/>
                  <w:szCs w:val="18"/>
                  <w:lang w:val="en-US" w:eastAsia="zh-CN"/>
                </w:rPr>
                <w:t>5</w:t>
              </w:r>
            </w:ins>
            <w:del w:id="3413" w:author="赵翔-深圳" w:date="2024-12-20T22:21:10Z">
              <w:r>
                <w:rPr>
                  <w:rFonts w:hint="eastAsia" w:ascii="Times New Roman" w:hAnsi="Times New Roman" w:eastAsia="宋体" w:cs="Times New Roman"/>
                  <w:sz w:val="18"/>
                  <w:szCs w:val="18"/>
                  <w:lang w:val="en-US" w:eastAsia="zh-CN"/>
                </w:rPr>
                <w:delText>1</w:delText>
              </w:r>
            </w:del>
            <w:r>
              <w:rPr>
                <w:rFonts w:hint="eastAsia" w:ascii="Times New Roman" w:hAnsi="Times New Roman" w:eastAsia="宋体" w:cs="Times New Roman"/>
                <w:sz w:val="18"/>
                <w:szCs w:val="18"/>
                <w:lang w:val="en-US" w:eastAsia="zh-CN"/>
              </w:rPr>
              <w:t>00</w:t>
            </w:r>
          </w:p>
        </w:tc>
        <w:tc>
          <w:tcPr>
            <w:tcW w:w="1129" w:type="dxa"/>
            <w:gridSpan w:val="2"/>
            <w:shd w:val="clear" w:color="auto" w:fill="auto"/>
            <w:vAlign w:val="center"/>
          </w:tcPr>
          <w:p w14:paraId="74280192">
            <w:pPr>
              <w:jc w:val="center"/>
              <w:rPr>
                <w:rFonts w:hint="default" w:eastAsia="宋体"/>
                <w:sz w:val="18"/>
                <w:szCs w:val="18"/>
                <w:lang w:val="en-US" w:eastAsia="zh-CN"/>
              </w:rPr>
            </w:pPr>
            <w:ins w:id="3414" w:author="赵翔-深圳" w:date="2024-12-20T21:05:51Z">
              <w:r>
                <w:rPr>
                  <w:rFonts w:hint="default"/>
                  <w:sz w:val="18"/>
                  <w:szCs w:val="18"/>
                  <w:lang w:val="en-US" w:eastAsia="zh-CN"/>
                  <w:rPrChange w:id="3415" w:author="赵翔-深圳" w:date="2024-12-20T21:07:45Z">
                    <w:rPr>
                      <w:rFonts w:hint="eastAsia"/>
                      <w:sz w:val="18"/>
                      <w:szCs w:val="18"/>
                      <w:lang w:val="en-US" w:eastAsia="zh-CN"/>
                    </w:rPr>
                  </w:rPrChange>
                </w:rPr>
                <w:t>0</w:t>
              </w:r>
            </w:ins>
            <w:del w:id="3416" w:author="赵翔-深圳" w:date="2024-12-20T21:05:50Z">
              <w:r>
                <w:rPr>
                  <w:rFonts w:hint="default"/>
                  <w:sz w:val="18"/>
                  <w:szCs w:val="18"/>
                  <w:lang w:val="en-US" w:eastAsia="zh-CN"/>
                  <w:rPrChange w:id="3417" w:author="赵翔-深圳" w:date="2024-12-20T21:07:45Z">
                    <w:rPr>
                      <w:rFonts w:hint="eastAsia"/>
                      <w:sz w:val="18"/>
                      <w:szCs w:val="18"/>
                      <w:lang w:val="en-US" w:eastAsia="zh-CN"/>
                    </w:rPr>
                  </w:rPrChange>
                </w:rPr>
                <w:delText>1</w:delText>
              </w:r>
            </w:del>
          </w:p>
        </w:tc>
        <w:tc>
          <w:tcPr>
            <w:tcW w:w="917" w:type="dxa"/>
            <w:shd w:val="clear" w:color="auto" w:fill="auto"/>
            <w:vAlign w:val="center"/>
          </w:tcPr>
          <w:p w14:paraId="44C8C2E6">
            <w:pPr>
              <w:jc w:val="center"/>
              <w:rPr>
                <w:rFonts w:hint="default" w:eastAsia="宋体"/>
                <w:sz w:val="18"/>
                <w:szCs w:val="18"/>
                <w:lang w:val="en-US" w:eastAsia="zh-CN"/>
                <w:rPrChange w:id="3418" w:author="赵翔-深圳" w:date="2024-12-20T21:07:45Z">
                  <w:rPr>
                    <w:rFonts w:hint="eastAsia" w:eastAsia="宋体"/>
                    <w:sz w:val="18"/>
                    <w:szCs w:val="18"/>
                    <w:lang w:val="en-US" w:eastAsia="zh-CN"/>
                  </w:rPr>
                </w:rPrChange>
              </w:rPr>
            </w:pPr>
            <w:r>
              <w:rPr>
                <w:rFonts w:hint="default"/>
                <w:sz w:val="18"/>
                <w:szCs w:val="18"/>
                <w:lang w:val="en-US" w:eastAsia="zh-CN"/>
                <w:rPrChange w:id="3419" w:author="赵翔-深圳" w:date="2024-12-20T21:07:45Z">
                  <w:rPr>
                    <w:rFonts w:hint="eastAsia"/>
                    <w:sz w:val="18"/>
                    <w:szCs w:val="18"/>
                    <w:lang w:val="en-US" w:eastAsia="zh-CN"/>
                  </w:rPr>
                </w:rPrChange>
              </w:rPr>
              <w:t>0</w:t>
            </w:r>
          </w:p>
        </w:tc>
        <w:tc>
          <w:tcPr>
            <w:tcW w:w="917" w:type="dxa"/>
            <w:shd w:val="clear" w:color="auto" w:fill="auto"/>
            <w:vAlign w:val="center"/>
          </w:tcPr>
          <w:p w14:paraId="08CC9D6E">
            <w:pPr>
              <w:jc w:val="center"/>
              <w:rPr>
                <w:rFonts w:hint="default" w:eastAsia="宋体"/>
                <w:sz w:val="18"/>
                <w:szCs w:val="18"/>
                <w:lang w:val="en-US" w:eastAsia="zh-CN"/>
                <w:rPrChange w:id="3420" w:author="赵翔-深圳" w:date="2024-12-20T21:07:45Z">
                  <w:rPr>
                    <w:rFonts w:hint="eastAsia" w:eastAsia="宋体"/>
                    <w:sz w:val="18"/>
                    <w:szCs w:val="18"/>
                    <w:lang w:val="en-US" w:eastAsia="zh-CN"/>
                  </w:rPr>
                </w:rPrChange>
              </w:rPr>
            </w:pPr>
            <w:r>
              <w:rPr>
                <w:rFonts w:hint="default"/>
                <w:sz w:val="18"/>
                <w:szCs w:val="18"/>
                <w:lang w:val="en-US" w:eastAsia="zh-CN"/>
                <w:rPrChange w:id="3421" w:author="赵翔-深圳" w:date="2024-12-20T21:07:45Z">
                  <w:rPr>
                    <w:rFonts w:hint="eastAsia"/>
                    <w:sz w:val="18"/>
                    <w:szCs w:val="18"/>
                    <w:lang w:val="en-US" w:eastAsia="zh-CN"/>
                  </w:rPr>
                </w:rPrChange>
              </w:rPr>
              <w:t>0</w:t>
            </w:r>
          </w:p>
        </w:tc>
        <w:tc>
          <w:tcPr>
            <w:tcW w:w="917" w:type="dxa"/>
            <w:shd w:val="clear" w:color="auto" w:fill="auto"/>
            <w:vAlign w:val="center"/>
          </w:tcPr>
          <w:p w14:paraId="370D3304">
            <w:pPr>
              <w:jc w:val="center"/>
              <w:rPr>
                <w:rFonts w:hint="default"/>
                <w:sz w:val="18"/>
                <w:szCs w:val="18"/>
                <w:rPrChange w:id="3422" w:author="赵翔-深圳" w:date="2024-12-20T21:07:45Z">
                  <w:rPr>
                    <w:sz w:val="18"/>
                    <w:szCs w:val="18"/>
                  </w:rPr>
                </w:rPrChange>
              </w:rPr>
            </w:pPr>
            <w:r>
              <w:rPr>
                <w:rFonts w:hint="default"/>
                <w:sz w:val="18"/>
                <w:szCs w:val="18"/>
                <w:rPrChange w:id="3423" w:author="赵翔-深圳" w:date="2024-12-20T21:07:45Z">
                  <w:rPr>
                    <w:sz w:val="18"/>
                    <w:szCs w:val="18"/>
                  </w:rPr>
                </w:rPrChange>
              </w:rPr>
              <w:t>0</w:t>
            </w:r>
          </w:p>
        </w:tc>
        <w:tc>
          <w:tcPr>
            <w:tcW w:w="835" w:type="dxa"/>
            <w:shd w:val="clear" w:color="auto" w:fill="auto"/>
            <w:vAlign w:val="center"/>
          </w:tcPr>
          <w:p w14:paraId="33EC3146">
            <w:pPr>
              <w:jc w:val="center"/>
              <w:rPr>
                <w:rFonts w:hint="default" w:eastAsia="宋体"/>
                <w:color w:val="000000" w:themeColor="text1"/>
                <w:sz w:val="18"/>
                <w:szCs w:val="18"/>
                <w:lang w:val="en-US" w:eastAsia="zh-CN"/>
                <w:rPrChange w:id="3424" w:author="赵翔-深圳" w:date="2024-12-20T21:07:45Z">
                  <w:rPr>
                    <w:rFonts w:hint="eastAsia" w:eastAsia="宋体"/>
                    <w:color w:val="000000" w:themeColor="text1"/>
                    <w:sz w:val="18"/>
                    <w:szCs w:val="18"/>
                    <w:lang w:val="en-US" w:eastAsia="zh-CN"/>
                    <w14:textFill>
                      <w14:solidFill>
                        <w14:schemeClr w14:val="tx1"/>
                      </w14:solidFill>
                    </w14:textFill>
                  </w:rPr>
                </w:rPrChange>
                <w14:textFill>
                  <w14:solidFill>
                    <w14:schemeClr w14:val="tx1"/>
                  </w14:solidFill>
                </w14:textFill>
              </w:rPr>
            </w:pPr>
            <w:r>
              <w:rPr>
                <w:rFonts w:hint="default"/>
                <w:color w:val="000000" w:themeColor="text1"/>
                <w:sz w:val="18"/>
                <w:szCs w:val="18"/>
                <w:lang w:val="en-US" w:eastAsia="zh-CN"/>
                <w:rPrChange w:id="3425"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1EDF28CA">
            <w:pPr>
              <w:jc w:val="center"/>
              <w:rPr>
                <w:rFonts w:hint="default"/>
                <w:sz w:val="18"/>
                <w:szCs w:val="18"/>
                <w:rPrChange w:id="3426" w:author="赵翔-深圳" w:date="2024-12-20T21:07:45Z">
                  <w:rPr>
                    <w:sz w:val="18"/>
                    <w:szCs w:val="18"/>
                  </w:rPr>
                </w:rPrChange>
              </w:rPr>
            </w:pPr>
            <w:r>
              <w:rPr>
                <w:rFonts w:hint="default"/>
                <w:sz w:val="18"/>
                <w:szCs w:val="18"/>
                <w:rPrChange w:id="3427" w:author="赵翔-深圳" w:date="2024-12-20T21:07:45Z">
                  <w:rPr>
                    <w:sz w:val="18"/>
                    <w:szCs w:val="18"/>
                  </w:rPr>
                </w:rPrChange>
              </w:rPr>
              <w:t>0</w:t>
            </w:r>
          </w:p>
        </w:tc>
        <w:tc>
          <w:tcPr>
            <w:tcW w:w="917" w:type="dxa"/>
            <w:shd w:val="clear" w:color="auto" w:fill="auto"/>
            <w:vAlign w:val="center"/>
          </w:tcPr>
          <w:p w14:paraId="6466032B">
            <w:pPr>
              <w:jc w:val="center"/>
              <w:rPr>
                <w:rFonts w:hint="default" w:eastAsia="宋体"/>
                <w:sz w:val="18"/>
                <w:szCs w:val="18"/>
                <w:lang w:val="en-US" w:eastAsia="zh-CN"/>
                <w:rPrChange w:id="3428" w:author="赵翔-深圳" w:date="2024-12-20T21:07:45Z">
                  <w:rPr>
                    <w:rFonts w:hint="eastAsia" w:eastAsia="宋体"/>
                    <w:sz w:val="18"/>
                    <w:szCs w:val="18"/>
                    <w:lang w:val="en-US" w:eastAsia="zh-CN"/>
                  </w:rPr>
                </w:rPrChange>
              </w:rPr>
            </w:pPr>
            <w:ins w:id="3429" w:author="赵翔-深圳" w:date="2024-12-20T21:06:48Z">
              <w:r>
                <w:rPr>
                  <w:rFonts w:hint="default"/>
                  <w:sz w:val="18"/>
                  <w:szCs w:val="18"/>
                  <w:lang w:val="en-US" w:eastAsia="zh-CN"/>
                  <w:rPrChange w:id="3430" w:author="赵翔-深圳" w:date="2024-12-20T21:07:45Z">
                    <w:rPr>
                      <w:rFonts w:hint="eastAsia"/>
                      <w:sz w:val="18"/>
                      <w:szCs w:val="18"/>
                      <w:lang w:val="en-US" w:eastAsia="zh-CN"/>
                    </w:rPr>
                  </w:rPrChange>
                </w:rPr>
                <w:t>0</w:t>
              </w:r>
            </w:ins>
            <w:del w:id="3431" w:author="赵翔-深圳" w:date="2024-12-20T21:06:48Z">
              <w:r>
                <w:rPr>
                  <w:rFonts w:hint="default"/>
                  <w:sz w:val="18"/>
                  <w:szCs w:val="18"/>
                  <w:lang w:val="en-US" w:eastAsia="zh-CN"/>
                  <w:rPrChange w:id="3432" w:author="赵翔-深圳" w:date="2024-12-20T21:07:45Z">
                    <w:rPr>
                      <w:rFonts w:hint="eastAsia"/>
                      <w:sz w:val="18"/>
                      <w:szCs w:val="18"/>
                      <w:lang w:val="en-US" w:eastAsia="zh-CN"/>
                    </w:rPr>
                  </w:rPrChange>
                </w:rPr>
                <w:delText>1</w:delText>
              </w:r>
            </w:del>
          </w:p>
        </w:tc>
        <w:tc>
          <w:tcPr>
            <w:tcW w:w="1048" w:type="dxa"/>
            <w:shd w:val="clear" w:color="auto" w:fill="auto"/>
            <w:vAlign w:val="center"/>
          </w:tcPr>
          <w:p w14:paraId="78CD0FD2">
            <w:pPr>
              <w:jc w:val="center"/>
              <w:rPr>
                <w:rFonts w:hint="default" w:eastAsia="宋体"/>
                <w:sz w:val="18"/>
                <w:szCs w:val="18"/>
                <w:lang w:val="en-US" w:eastAsia="zh-CN"/>
                <w:rPrChange w:id="3433" w:author="赵翔-深圳" w:date="2024-12-20T21:07:45Z">
                  <w:rPr>
                    <w:rFonts w:hint="eastAsia" w:eastAsia="宋体"/>
                    <w:sz w:val="18"/>
                    <w:szCs w:val="18"/>
                    <w:lang w:val="en-US" w:eastAsia="zh-CN"/>
                  </w:rPr>
                </w:rPrChange>
              </w:rPr>
            </w:pPr>
            <w:r>
              <w:rPr>
                <w:rFonts w:hint="default"/>
                <w:sz w:val="18"/>
                <w:szCs w:val="18"/>
                <w:lang w:val="en-US" w:eastAsia="zh-CN"/>
                <w:rPrChange w:id="3434" w:author="赵翔-深圳" w:date="2024-12-20T21:07:45Z">
                  <w:rPr>
                    <w:rFonts w:hint="eastAsia"/>
                    <w:sz w:val="18"/>
                    <w:szCs w:val="18"/>
                    <w:lang w:val="en-US" w:eastAsia="zh-CN"/>
                  </w:rPr>
                </w:rPrChange>
              </w:rPr>
              <w:t>0</w:t>
            </w:r>
          </w:p>
        </w:tc>
      </w:tr>
      <w:tr w14:paraId="311B9A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28A52F46">
            <w:pPr>
              <w:jc w:val="center"/>
              <w:rPr>
                <w:rFonts w:hint="default"/>
                <w:sz w:val="18"/>
                <w:szCs w:val="18"/>
                <w:rPrChange w:id="3435" w:author="赵翔-深圳" w:date="2024-12-20T21:07:45Z">
                  <w:rPr>
                    <w:sz w:val="18"/>
                    <w:szCs w:val="18"/>
                  </w:rPr>
                </w:rPrChange>
              </w:rPr>
            </w:pPr>
            <w:r>
              <w:rPr>
                <w:rFonts w:hint="default"/>
                <w:sz w:val="18"/>
                <w:szCs w:val="18"/>
                <w:rPrChange w:id="3436" w:author="赵翔-深圳" w:date="2024-12-20T21:07:45Z">
                  <w:rPr>
                    <w:sz w:val="18"/>
                    <w:szCs w:val="18"/>
                  </w:rPr>
                </w:rPrChange>
              </w:rPr>
              <w:t>6</w:t>
            </w:r>
          </w:p>
        </w:tc>
        <w:tc>
          <w:tcPr>
            <w:tcW w:w="1113" w:type="dxa"/>
            <w:shd w:val="clear" w:color="auto" w:fill="auto"/>
            <w:vAlign w:val="center"/>
          </w:tcPr>
          <w:p w14:paraId="6F9C81FB">
            <w:pPr>
              <w:rPr>
                <w:rFonts w:hint="default" w:eastAsia="宋体"/>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ascii="Times New Roman" w:hAnsi="Times New Roman" w:eastAsia="宋体" w:cs="Times New Roman"/>
                <w:sz w:val="18"/>
                <w:szCs w:val="18"/>
                <w:lang w:val="en-US" w:eastAsia="zh-CN"/>
              </w:rPr>
              <w:t>47</w:t>
            </w:r>
            <w:r>
              <w:rPr>
                <w:rFonts w:hint="default" w:ascii="Times New Roman" w:hAnsi="Times New Roman" w:eastAsia="宋体" w:cs="Times New Roman"/>
                <w:sz w:val="18"/>
                <w:szCs w:val="18"/>
              </w:rPr>
              <w:t>+</w:t>
            </w:r>
            <w:ins w:id="3437" w:author="赵翔-深圳" w:date="2024-12-20T22:21:14Z">
              <w:r>
                <w:rPr>
                  <w:rFonts w:hint="eastAsia" w:cs="Times New Roman"/>
                  <w:sz w:val="18"/>
                  <w:szCs w:val="18"/>
                  <w:lang w:val="en-US" w:eastAsia="zh-CN"/>
                </w:rPr>
                <w:t>50</w:t>
              </w:r>
            </w:ins>
            <w:ins w:id="3438" w:author="赵翔-深圳" w:date="2024-12-20T22:21:15Z">
              <w:r>
                <w:rPr>
                  <w:rFonts w:hint="eastAsia" w:cs="Times New Roman"/>
                  <w:sz w:val="18"/>
                  <w:szCs w:val="18"/>
                  <w:lang w:val="en-US" w:eastAsia="zh-CN"/>
                </w:rPr>
                <w:t>0</w:t>
              </w:r>
            </w:ins>
            <w:del w:id="3439" w:author="赵翔-深圳" w:date="2024-12-20T22:21:13Z">
              <w:r>
                <w:rPr>
                  <w:rFonts w:hint="eastAsia" w:ascii="Times New Roman" w:hAnsi="Times New Roman" w:eastAsia="宋体" w:cs="Times New Roman"/>
                  <w:sz w:val="18"/>
                  <w:szCs w:val="18"/>
                  <w:lang w:val="en-US" w:eastAsia="zh-CN"/>
                </w:rPr>
                <w:delText>003</w:delText>
              </w:r>
            </w:del>
            <w:r>
              <w:rPr>
                <w:rFonts w:hint="default" w:ascii="Times New Roman" w:hAnsi="Times New Roman" w:eastAsia="宋体" w:cs="Times New Roman"/>
                <w:sz w:val="18"/>
                <w:szCs w:val="18"/>
              </w:rPr>
              <w:t>～+</w:t>
            </w:r>
            <w:ins w:id="3440" w:author="赵翔-深圳" w:date="2024-12-20T22:21:17Z">
              <w:r>
                <w:rPr>
                  <w:rFonts w:hint="eastAsia" w:cs="Times New Roman"/>
                  <w:sz w:val="18"/>
                  <w:szCs w:val="18"/>
                  <w:lang w:val="en-US" w:eastAsia="zh-CN"/>
                </w:rPr>
                <w:t>6</w:t>
              </w:r>
            </w:ins>
            <w:del w:id="3441" w:author="赵翔-深圳" w:date="2024-12-20T22:21:16Z">
              <w:r>
                <w:rPr>
                  <w:rFonts w:hint="eastAsia" w:ascii="Times New Roman" w:hAnsi="Times New Roman" w:eastAsia="宋体" w:cs="Times New Roman"/>
                  <w:sz w:val="18"/>
                  <w:szCs w:val="18"/>
                  <w:lang w:val="en-US" w:eastAsia="zh-CN"/>
                </w:rPr>
                <w:delText>1</w:delText>
              </w:r>
            </w:del>
            <w:r>
              <w:rPr>
                <w:rFonts w:hint="eastAsia" w:ascii="Times New Roman" w:hAnsi="Times New Roman" w:eastAsia="宋体" w:cs="Times New Roman"/>
                <w:sz w:val="18"/>
                <w:szCs w:val="18"/>
                <w:lang w:val="en-US" w:eastAsia="zh-CN"/>
              </w:rPr>
              <w:t>00</w:t>
            </w:r>
          </w:p>
        </w:tc>
        <w:tc>
          <w:tcPr>
            <w:tcW w:w="1129" w:type="dxa"/>
            <w:gridSpan w:val="2"/>
            <w:shd w:val="clear" w:color="auto" w:fill="auto"/>
            <w:vAlign w:val="center"/>
          </w:tcPr>
          <w:p w14:paraId="023EFA46">
            <w:pPr>
              <w:jc w:val="center"/>
              <w:rPr>
                <w:rFonts w:hint="default" w:eastAsia="宋体"/>
                <w:sz w:val="18"/>
                <w:szCs w:val="18"/>
                <w:lang w:val="en-US" w:eastAsia="zh-CN"/>
              </w:rPr>
            </w:pPr>
            <w:ins w:id="3442" w:author="赵翔-深圳" w:date="2024-12-20T21:05:58Z">
              <w:r>
                <w:rPr>
                  <w:rFonts w:hint="default"/>
                  <w:sz w:val="18"/>
                  <w:szCs w:val="18"/>
                  <w:lang w:val="en-US" w:eastAsia="zh-CN"/>
                  <w:rPrChange w:id="3443" w:author="赵翔-深圳" w:date="2024-12-20T21:07:45Z">
                    <w:rPr>
                      <w:rFonts w:hint="eastAsia"/>
                      <w:sz w:val="18"/>
                      <w:szCs w:val="18"/>
                      <w:lang w:val="en-US" w:eastAsia="zh-CN"/>
                    </w:rPr>
                  </w:rPrChange>
                </w:rPr>
                <w:t>1</w:t>
              </w:r>
            </w:ins>
            <w:del w:id="3444" w:author="赵翔-深圳" w:date="2024-12-20T21:05:58Z">
              <w:r>
                <w:rPr>
                  <w:rFonts w:hint="default"/>
                  <w:sz w:val="18"/>
                  <w:szCs w:val="18"/>
                  <w:lang w:val="en-US" w:eastAsia="zh-CN"/>
                  <w:rPrChange w:id="3445" w:author="赵翔-深圳" w:date="2024-12-20T21:07:45Z">
                    <w:rPr>
                      <w:rFonts w:hint="eastAsia"/>
                      <w:sz w:val="18"/>
                      <w:szCs w:val="18"/>
                      <w:lang w:val="en-US" w:eastAsia="zh-CN"/>
                    </w:rPr>
                  </w:rPrChange>
                </w:rPr>
                <w:delText>0</w:delText>
              </w:r>
            </w:del>
          </w:p>
        </w:tc>
        <w:tc>
          <w:tcPr>
            <w:tcW w:w="917" w:type="dxa"/>
            <w:shd w:val="clear" w:color="auto" w:fill="auto"/>
            <w:vAlign w:val="center"/>
          </w:tcPr>
          <w:p w14:paraId="4A90B0C3">
            <w:pPr>
              <w:jc w:val="center"/>
              <w:rPr>
                <w:rFonts w:hint="default"/>
                <w:sz w:val="18"/>
                <w:szCs w:val="18"/>
                <w:rPrChange w:id="3446" w:author="赵翔-深圳" w:date="2024-12-20T21:07:45Z">
                  <w:rPr>
                    <w:sz w:val="18"/>
                    <w:szCs w:val="18"/>
                  </w:rPr>
                </w:rPrChange>
              </w:rPr>
            </w:pPr>
            <w:r>
              <w:rPr>
                <w:rFonts w:hint="default"/>
                <w:sz w:val="18"/>
                <w:szCs w:val="18"/>
                <w:rPrChange w:id="3447" w:author="赵翔-深圳" w:date="2024-12-20T21:07:45Z">
                  <w:rPr>
                    <w:sz w:val="18"/>
                    <w:szCs w:val="18"/>
                  </w:rPr>
                </w:rPrChange>
              </w:rPr>
              <w:t>0</w:t>
            </w:r>
          </w:p>
        </w:tc>
        <w:tc>
          <w:tcPr>
            <w:tcW w:w="917" w:type="dxa"/>
            <w:shd w:val="clear" w:color="auto" w:fill="auto"/>
            <w:vAlign w:val="center"/>
          </w:tcPr>
          <w:p w14:paraId="7C946753">
            <w:pPr>
              <w:jc w:val="center"/>
              <w:rPr>
                <w:rFonts w:hint="default"/>
                <w:sz w:val="18"/>
                <w:szCs w:val="18"/>
                <w:rPrChange w:id="3448" w:author="赵翔-深圳" w:date="2024-12-20T21:07:45Z">
                  <w:rPr>
                    <w:sz w:val="18"/>
                    <w:szCs w:val="18"/>
                  </w:rPr>
                </w:rPrChange>
              </w:rPr>
            </w:pPr>
            <w:r>
              <w:rPr>
                <w:rFonts w:hint="default"/>
                <w:sz w:val="18"/>
                <w:szCs w:val="18"/>
                <w:rPrChange w:id="3449" w:author="赵翔-深圳" w:date="2024-12-20T21:07:45Z">
                  <w:rPr>
                    <w:sz w:val="18"/>
                    <w:szCs w:val="18"/>
                  </w:rPr>
                </w:rPrChange>
              </w:rPr>
              <w:t>0</w:t>
            </w:r>
          </w:p>
        </w:tc>
        <w:tc>
          <w:tcPr>
            <w:tcW w:w="917" w:type="dxa"/>
            <w:shd w:val="clear" w:color="auto" w:fill="auto"/>
            <w:vAlign w:val="center"/>
          </w:tcPr>
          <w:p w14:paraId="620CD58B">
            <w:pPr>
              <w:jc w:val="center"/>
              <w:rPr>
                <w:rFonts w:hint="default" w:eastAsia="宋体"/>
                <w:sz w:val="18"/>
                <w:szCs w:val="18"/>
                <w:lang w:val="en-US" w:eastAsia="zh-CN"/>
                <w:rPrChange w:id="3450" w:author="赵翔-深圳" w:date="2024-12-20T21:07:45Z">
                  <w:rPr>
                    <w:rFonts w:hint="eastAsia" w:eastAsia="宋体"/>
                    <w:sz w:val="18"/>
                    <w:szCs w:val="18"/>
                    <w:lang w:val="en-US" w:eastAsia="zh-CN"/>
                  </w:rPr>
                </w:rPrChange>
              </w:rPr>
            </w:pPr>
            <w:r>
              <w:rPr>
                <w:rFonts w:hint="default"/>
                <w:sz w:val="18"/>
                <w:szCs w:val="18"/>
                <w:lang w:val="en-US" w:eastAsia="zh-CN"/>
                <w:rPrChange w:id="3451" w:author="赵翔-深圳" w:date="2024-12-20T21:07:45Z">
                  <w:rPr>
                    <w:rFonts w:hint="eastAsia"/>
                    <w:sz w:val="18"/>
                    <w:szCs w:val="18"/>
                    <w:lang w:val="en-US" w:eastAsia="zh-CN"/>
                  </w:rPr>
                </w:rPrChange>
              </w:rPr>
              <w:t>0</w:t>
            </w:r>
          </w:p>
        </w:tc>
        <w:tc>
          <w:tcPr>
            <w:tcW w:w="835" w:type="dxa"/>
            <w:shd w:val="clear" w:color="auto" w:fill="auto"/>
            <w:vAlign w:val="center"/>
          </w:tcPr>
          <w:p w14:paraId="055153BF">
            <w:pPr>
              <w:jc w:val="center"/>
              <w:rPr>
                <w:rFonts w:hint="default" w:eastAsia="宋体"/>
                <w:color w:val="000000" w:themeColor="text1"/>
                <w:sz w:val="18"/>
                <w:szCs w:val="18"/>
                <w:lang w:val="en-US" w:eastAsia="zh-CN"/>
                <w:rPrChange w:id="3452" w:author="赵翔-深圳" w:date="2024-12-20T21:07:45Z">
                  <w:rPr>
                    <w:rFonts w:hint="eastAsia" w:eastAsia="宋体"/>
                    <w:color w:val="000000" w:themeColor="text1"/>
                    <w:sz w:val="18"/>
                    <w:szCs w:val="18"/>
                    <w:lang w:val="en-US" w:eastAsia="zh-CN"/>
                    <w14:textFill>
                      <w14:solidFill>
                        <w14:schemeClr w14:val="tx1"/>
                      </w14:solidFill>
                    </w14:textFill>
                  </w:rPr>
                </w:rPrChange>
                <w14:textFill>
                  <w14:solidFill>
                    <w14:schemeClr w14:val="tx1"/>
                  </w14:solidFill>
                </w14:textFill>
              </w:rPr>
            </w:pPr>
            <w:r>
              <w:rPr>
                <w:rFonts w:hint="default"/>
                <w:color w:val="000000" w:themeColor="text1"/>
                <w:sz w:val="18"/>
                <w:szCs w:val="18"/>
                <w:lang w:val="en-US" w:eastAsia="zh-CN"/>
                <w:rPrChange w:id="3453"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42CB9A2E">
            <w:pPr>
              <w:jc w:val="center"/>
              <w:rPr>
                <w:rFonts w:hint="default"/>
                <w:sz w:val="18"/>
                <w:szCs w:val="18"/>
                <w:rPrChange w:id="3454" w:author="赵翔-深圳" w:date="2024-12-20T21:07:45Z">
                  <w:rPr>
                    <w:sz w:val="18"/>
                    <w:szCs w:val="18"/>
                  </w:rPr>
                </w:rPrChange>
              </w:rPr>
            </w:pPr>
            <w:r>
              <w:rPr>
                <w:rFonts w:hint="default"/>
                <w:sz w:val="18"/>
                <w:szCs w:val="18"/>
                <w:rPrChange w:id="3455" w:author="赵翔-深圳" w:date="2024-12-20T21:07:45Z">
                  <w:rPr>
                    <w:sz w:val="18"/>
                    <w:szCs w:val="18"/>
                  </w:rPr>
                </w:rPrChange>
              </w:rPr>
              <w:t>0</w:t>
            </w:r>
          </w:p>
        </w:tc>
        <w:tc>
          <w:tcPr>
            <w:tcW w:w="917" w:type="dxa"/>
            <w:shd w:val="clear" w:color="auto" w:fill="auto"/>
            <w:vAlign w:val="center"/>
          </w:tcPr>
          <w:p w14:paraId="4D70E076">
            <w:pPr>
              <w:jc w:val="center"/>
              <w:rPr>
                <w:rFonts w:hint="default"/>
                <w:sz w:val="18"/>
                <w:szCs w:val="18"/>
                <w:rPrChange w:id="3456" w:author="赵翔-深圳" w:date="2024-12-20T21:07:45Z">
                  <w:rPr>
                    <w:sz w:val="18"/>
                    <w:szCs w:val="18"/>
                  </w:rPr>
                </w:rPrChange>
              </w:rPr>
            </w:pPr>
            <w:ins w:id="3457" w:author="赵翔-深圳" w:date="2024-12-20T22:26:16Z">
              <w:r>
                <w:rPr>
                  <w:rFonts w:hint="eastAsia" w:ascii="Times New Roman" w:hAnsi="Times New Roman" w:eastAsia="宋体" w:cs="Times New Roman"/>
                  <w:sz w:val="18"/>
                  <w:szCs w:val="18"/>
                  <w:lang w:val="en-US" w:eastAsia="zh-CN"/>
                </w:rPr>
                <w:t>0</w:t>
              </w:r>
            </w:ins>
            <w:del w:id="3458" w:author="赵翔-深圳" w:date="2024-12-20T21:06:52Z">
              <w:r>
                <w:rPr>
                  <w:rFonts w:hint="default"/>
                  <w:sz w:val="18"/>
                  <w:szCs w:val="18"/>
                  <w:rPrChange w:id="3459" w:author="赵翔-深圳" w:date="2024-12-20T21:07:45Z">
                    <w:rPr>
                      <w:sz w:val="18"/>
                      <w:szCs w:val="18"/>
                    </w:rPr>
                  </w:rPrChange>
                </w:rPr>
                <w:delText>0</w:delText>
              </w:r>
            </w:del>
          </w:p>
        </w:tc>
        <w:tc>
          <w:tcPr>
            <w:tcW w:w="1048" w:type="dxa"/>
            <w:shd w:val="clear" w:color="auto" w:fill="auto"/>
            <w:vAlign w:val="center"/>
          </w:tcPr>
          <w:p w14:paraId="2C2A381F">
            <w:pPr>
              <w:jc w:val="center"/>
              <w:rPr>
                <w:rFonts w:hint="default" w:eastAsia="宋体"/>
                <w:sz w:val="18"/>
                <w:szCs w:val="18"/>
                <w:lang w:val="en-US" w:eastAsia="zh-CN"/>
                <w:rPrChange w:id="3460" w:author="赵翔-深圳" w:date="2024-12-20T21:07:45Z">
                  <w:rPr>
                    <w:rFonts w:hint="eastAsia" w:eastAsia="宋体"/>
                    <w:sz w:val="18"/>
                    <w:szCs w:val="18"/>
                    <w:lang w:val="en-US" w:eastAsia="zh-CN"/>
                  </w:rPr>
                </w:rPrChange>
              </w:rPr>
            </w:pPr>
            <w:r>
              <w:rPr>
                <w:rFonts w:hint="default"/>
                <w:sz w:val="18"/>
                <w:szCs w:val="18"/>
                <w:lang w:val="en-US" w:eastAsia="zh-CN"/>
                <w:rPrChange w:id="3461" w:author="赵翔-深圳" w:date="2024-12-20T21:07:45Z">
                  <w:rPr>
                    <w:rFonts w:hint="eastAsia"/>
                    <w:sz w:val="18"/>
                    <w:szCs w:val="18"/>
                    <w:lang w:val="en-US" w:eastAsia="zh-CN"/>
                  </w:rPr>
                </w:rPrChange>
              </w:rPr>
              <w:t>0</w:t>
            </w:r>
          </w:p>
        </w:tc>
      </w:tr>
      <w:tr w14:paraId="098C64B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4B21922">
            <w:pPr>
              <w:jc w:val="center"/>
              <w:rPr>
                <w:rFonts w:hint="default" w:eastAsia="宋体"/>
                <w:sz w:val="18"/>
                <w:szCs w:val="18"/>
                <w:lang w:val="en-US" w:eastAsia="zh-CN"/>
                <w:rPrChange w:id="3462" w:author="赵翔-深圳" w:date="2024-12-20T21:07:45Z">
                  <w:rPr>
                    <w:rFonts w:hint="eastAsia" w:eastAsia="宋体"/>
                    <w:sz w:val="18"/>
                    <w:szCs w:val="18"/>
                    <w:lang w:val="en-US" w:eastAsia="zh-CN"/>
                  </w:rPr>
                </w:rPrChange>
              </w:rPr>
            </w:pPr>
            <w:r>
              <w:rPr>
                <w:rFonts w:hint="default"/>
                <w:sz w:val="18"/>
                <w:szCs w:val="18"/>
                <w:lang w:val="en-US" w:eastAsia="zh-CN"/>
                <w:rPrChange w:id="3463" w:author="赵翔-深圳" w:date="2024-12-20T21:07:45Z">
                  <w:rPr>
                    <w:rFonts w:hint="eastAsia"/>
                    <w:sz w:val="18"/>
                    <w:szCs w:val="18"/>
                    <w:lang w:val="en-US" w:eastAsia="zh-CN"/>
                  </w:rPr>
                </w:rPrChange>
              </w:rPr>
              <w:t>7</w:t>
            </w:r>
          </w:p>
        </w:tc>
        <w:tc>
          <w:tcPr>
            <w:tcW w:w="1113" w:type="dxa"/>
            <w:shd w:val="clear" w:color="auto" w:fill="auto"/>
            <w:vAlign w:val="center"/>
          </w:tcPr>
          <w:p w14:paraId="2C887154">
            <w:pPr>
              <w:rPr>
                <w:rFonts w:hint="default" w:eastAsia="宋体"/>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ascii="Times New Roman" w:hAnsi="Times New Roman" w:eastAsia="宋体" w:cs="Times New Roman"/>
                <w:sz w:val="18"/>
                <w:szCs w:val="18"/>
                <w:lang w:val="en-US" w:eastAsia="zh-CN"/>
              </w:rPr>
              <w:t>47</w:t>
            </w:r>
            <w:r>
              <w:rPr>
                <w:rFonts w:hint="default" w:ascii="Times New Roman" w:hAnsi="Times New Roman" w:eastAsia="宋体" w:cs="Times New Roman"/>
                <w:sz w:val="18"/>
                <w:szCs w:val="18"/>
              </w:rPr>
              <w:t>+</w:t>
            </w:r>
            <w:ins w:id="3464" w:author="赵翔-深圳" w:date="2024-12-20T22:21:22Z">
              <w:r>
                <w:rPr>
                  <w:rFonts w:hint="eastAsia" w:cs="Times New Roman"/>
                  <w:sz w:val="18"/>
                  <w:szCs w:val="18"/>
                  <w:lang w:val="en-US" w:eastAsia="zh-CN"/>
                </w:rPr>
                <w:t>60</w:t>
              </w:r>
            </w:ins>
            <w:del w:id="3465" w:author="赵翔-深圳" w:date="2024-12-20T22:21:21Z">
              <w:r>
                <w:rPr>
                  <w:rFonts w:hint="eastAsia" w:ascii="Times New Roman" w:hAnsi="Times New Roman" w:eastAsia="宋体" w:cs="Times New Roman"/>
                  <w:sz w:val="18"/>
                  <w:szCs w:val="18"/>
                  <w:lang w:val="en-US" w:eastAsia="zh-CN"/>
                </w:rPr>
                <w:delText>00</w:delText>
              </w:r>
            </w:del>
            <w:ins w:id="3466" w:author="赵翔-深圳" w:date="2024-12-20T22:21:25Z">
              <w:r>
                <w:rPr>
                  <w:rFonts w:hint="eastAsia" w:cs="Times New Roman"/>
                  <w:sz w:val="18"/>
                  <w:szCs w:val="18"/>
                  <w:lang w:val="en-US" w:eastAsia="zh-CN"/>
                </w:rPr>
                <w:t>0</w:t>
              </w:r>
            </w:ins>
            <w:del w:id="3467" w:author="赵翔-深圳" w:date="2024-12-20T22:21:25Z">
              <w:r>
                <w:rPr>
                  <w:rFonts w:hint="eastAsia" w:ascii="Times New Roman" w:hAnsi="Times New Roman" w:eastAsia="宋体" w:cs="Times New Roman"/>
                  <w:sz w:val="18"/>
                  <w:szCs w:val="18"/>
                  <w:lang w:val="en-US" w:eastAsia="zh-CN"/>
                </w:rPr>
                <w:delText>3</w:delText>
              </w:r>
            </w:del>
            <w:r>
              <w:rPr>
                <w:rFonts w:hint="default" w:ascii="Times New Roman" w:hAnsi="Times New Roman" w:eastAsia="宋体" w:cs="Times New Roman"/>
                <w:sz w:val="18"/>
                <w:szCs w:val="18"/>
              </w:rPr>
              <w:t>～+</w:t>
            </w:r>
            <w:ins w:id="3468" w:author="赵翔-深圳" w:date="2024-12-20T22:21:29Z">
              <w:r>
                <w:rPr>
                  <w:rFonts w:hint="eastAsia" w:cs="Times New Roman"/>
                  <w:sz w:val="18"/>
                  <w:szCs w:val="18"/>
                  <w:lang w:val="en-US" w:eastAsia="zh-CN"/>
                </w:rPr>
                <w:t>7</w:t>
              </w:r>
            </w:ins>
            <w:del w:id="3469" w:author="赵翔-深圳" w:date="2024-12-20T22:21:27Z">
              <w:r>
                <w:rPr>
                  <w:rFonts w:hint="eastAsia" w:ascii="Times New Roman" w:hAnsi="Times New Roman" w:eastAsia="宋体" w:cs="Times New Roman"/>
                  <w:sz w:val="18"/>
                  <w:szCs w:val="18"/>
                  <w:lang w:val="en-US" w:eastAsia="zh-CN"/>
                </w:rPr>
                <w:delText>1</w:delText>
              </w:r>
            </w:del>
            <w:r>
              <w:rPr>
                <w:rFonts w:hint="eastAsia" w:ascii="Times New Roman" w:hAnsi="Times New Roman" w:eastAsia="宋体" w:cs="Times New Roman"/>
                <w:sz w:val="18"/>
                <w:szCs w:val="18"/>
                <w:lang w:val="en-US" w:eastAsia="zh-CN"/>
              </w:rPr>
              <w:t>00</w:t>
            </w:r>
          </w:p>
        </w:tc>
        <w:tc>
          <w:tcPr>
            <w:tcW w:w="1129" w:type="dxa"/>
            <w:gridSpan w:val="2"/>
            <w:shd w:val="clear" w:color="auto" w:fill="auto"/>
            <w:vAlign w:val="center"/>
          </w:tcPr>
          <w:p w14:paraId="017B2FB2">
            <w:pPr>
              <w:jc w:val="center"/>
              <w:rPr>
                <w:rFonts w:hint="default"/>
                <w:sz w:val="18"/>
                <w:szCs w:val="18"/>
                <w:lang w:val="en-US" w:eastAsia="zh-CN"/>
              </w:rPr>
            </w:pPr>
            <w:ins w:id="3470" w:author="赵翔-深圳" w:date="2024-12-20T21:06:08Z">
              <w:r>
                <w:rPr>
                  <w:rFonts w:hint="default"/>
                  <w:sz w:val="18"/>
                  <w:szCs w:val="18"/>
                  <w:lang w:val="en-US" w:eastAsia="zh-CN"/>
                  <w:rPrChange w:id="3471" w:author="赵翔-深圳" w:date="2024-12-20T21:07:45Z">
                    <w:rPr>
                      <w:rFonts w:hint="eastAsia"/>
                      <w:sz w:val="18"/>
                      <w:szCs w:val="18"/>
                      <w:lang w:val="en-US" w:eastAsia="zh-CN"/>
                    </w:rPr>
                  </w:rPrChange>
                </w:rPr>
                <w:t>0</w:t>
              </w:r>
            </w:ins>
            <w:del w:id="3472" w:author="赵翔-深圳" w:date="2024-12-20T21:06:08Z">
              <w:r>
                <w:rPr>
                  <w:rFonts w:hint="default"/>
                  <w:sz w:val="18"/>
                  <w:szCs w:val="18"/>
                  <w:lang w:val="en-US" w:eastAsia="zh-CN"/>
                  <w:rPrChange w:id="3473" w:author="赵翔-深圳" w:date="2024-12-20T21:07:45Z">
                    <w:rPr>
                      <w:rFonts w:hint="eastAsia"/>
                      <w:sz w:val="18"/>
                      <w:szCs w:val="18"/>
                      <w:lang w:val="en-US" w:eastAsia="zh-CN"/>
                    </w:rPr>
                  </w:rPrChange>
                </w:rPr>
                <w:delText>1</w:delText>
              </w:r>
            </w:del>
          </w:p>
        </w:tc>
        <w:tc>
          <w:tcPr>
            <w:tcW w:w="917" w:type="dxa"/>
            <w:shd w:val="clear" w:color="auto" w:fill="auto"/>
            <w:vAlign w:val="center"/>
          </w:tcPr>
          <w:p w14:paraId="23DE5556">
            <w:pPr>
              <w:jc w:val="center"/>
              <w:rPr>
                <w:rFonts w:hint="default"/>
                <w:sz w:val="18"/>
                <w:szCs w:val="18"/>
                <w:rPrChange w:id="3474" w:author="赵翔-深圳" w:date="2024-12-20T21:07:45Z">
                  <w:rPr>
                    <w:sz w:val="18"/>
                    <w:szCs w:val="18"/>
                  </w:rPr>
                </w:rPrChange>
              </w:rPr>
            </w:pPr>
            <w:r>
              <w:rPr>
                <w:rFonts w:hint="default"/>
                <w:sz w:val="18"/>
                <w:szCs w:val="18"/>
                <w:rPrChange w:id="3475" w:author="赵翔-深圳" w:date="2024-12-20T21:07:45Z">
                  <w:rPr>
                    <w:rFonts w:hint="eastAsia"/>
                    <w:sz w:val="18"/>
                    <w:szCs w:val="18"/>
                  </w:rPr>
                </w:rPrChange>
              </w:rPr>
              <w:t>0</w:t>
            </w:r>
          </w:p>
        </w:tc>
        <w:tc>
          <w:tcPr>
            <w:tcW w:w="917" w:type="dxa"/>
            <w:shd w:val="clear" w:color="auto" w:fill="auto"/>
            <w:vAlign w:val="center"/>
          </w:tcPr>
          <w:p w14:paraId="0A836FE4">
            <w:pPr>
              <w:jc w:val="center"/>
              <w:rPr>
                <w:rFonts w:hint="default" w:eastAsia="宋体"/>
                <w:sz w:val="18"/>
                <w:szCs w:val="18"/>
                <w:lang w:val="en-US" w:eastAsia="zh-CN"/>
                <w:rPrChange w:id="3476" w:author="赵翔-深圳" w:date="2024-12-20T21:07:45Z">
                  <w:rPr>
                    <w:rFonts w:hint="eastAsia" w:eastAsia="宋体"/>
                    <w:sz w:val="18"/>
                    <w:szCs w:val="18"/>
                    <w:lang w:val="en-US" w:eastAsia="zh-CN"/>
                  </w:rPr>
                </w:rPrChange>
              </w:rPr>
            </w:pPr>
            <w:r>
              <w:rPr>
                <w:rFonts w:hint="default"/>
                <w:sz w:val="18"/>
                <w:szCs w:val="18"/>
                <w:lang w:val="en-US" w:eastAsia="zh-CN"/>
                <w:rPrChange w:id="3477" w:author="赵翔-深圳" w:date="2024-12-20T21:07:45Z">
                  <w:rPr>
                    <w:rFonts w:hint="eastAsia"/>
                    <w:sz w:val="18"/>
                    <w:szCs w:val="18"/>
                    <w:lang w:val="en-US" w:eastAsia="zh-CN"/>
                  </w:rPr>
                </w:rPrChange>
              </w:rPr>
              <w:t>0</w:t>
            </w:r>
          </w:p>
        </w:tc>
        <w:tc>
          <w:tcPr>
            <w:tcW w:w="917" w:type="dxa"/>
            <w:shd w:val="clear" w:color="auto" w:fill="auto"/>
            <w:vAlign w:val="center"/>
          </w:tcPr>
          <w:p w14:paraId="52A6080F">
            <w:pPr>
              <w:jc w:val="center"/>
              <w:rPr>
                <w:rFonts w:hint="default"/>
                <w:sz w:val="18"/>
                <w:szCs w:val="18"/>
                <w:lang w:val="en-US" w:eastAsia="zh-CN"/>
              </w:rPr>
            </w:pPr>
            <w:r>
              <w:rPr>
                <w:rFonts w:hint="default"/>
                <w:sz w:val="18"/>
                <w:szCs w:val="18"/>
                <w:lang w:val="en-US" w:eastAsia="zh-CN"/>
                <w:rPrChange w:id="3478" w:author="赵翔-深圳" w:date="2024-12-20T21:07:45Z">
                  <w:rPr>
                    <w:rFonts w:hint="eastAsia"/>
                    <w:sz w:val="18"/>
                    <w:szCs w:val="18"/>
                    <w:lang w:val="en-US" w:eastAsia="zh-CN"/>
                  </w:rPr>
                </w:rPrChange>
              </w:rPr>
              <w:t>0</w:t>
            </w:r>
          </w:p>
        </w:tc>
        <w:tc>
          <w:tcPr>
            <w:tcW w:w="835" w:type="dxa"/>
            <w:shd w:val="clear" w:color="auto" w:fill="auto"/>
            <w:vAlign w:val="center"/>
          </w:tcPr>
          <w:p w14:paraId="19EB5837">
            <w:pPr>
              <w:jc w:val="center"/>
              <w:rPr>
                <w:rFonts w:hint="default"/>
                <w:color w:val="000000" w:themeColor="text1"/>
                <w:sz w:val="18"/>
                <w:szCs w:val="18"/>
                <w:lang w:val="en-US" w:eastAsia="zh-CN"/>
                <w14:textFill>
                  <w14:solidFill>
                    <w14:schemeClr w14:val="tx1"/>
                  </w14:solidFill>
                </w14:textFill>
              </w:rPr>
            </w:pPr>
            <w:r>
              <w:rPr>
                <w:rFonts w:hint="default"/>
                <w:color w:val="000000" w:themeColor="text1"/>
                <w:sz w:val="18"/>
                <w:szCs w:val="18"/>
                <w:lang w:val="en-US" w:eastAsia="zh-CN"/>
                <w:rPrChange w:id="3479"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5E30B82B">
            <w:pPr>
              <w:jc w:val="center"/>
              <w:rPr>
                <w:rFonts w:hint="default" w:eastAsia="宋体"/>
                <w:sz w:val="18"/>
                <w:szCs w:val="18"/>
                <w:lang w:val="en-US" w:eastAsia="zh-CN"/>
                <w:rPrChange w:id="3480" w:author="赵翔-深圳" w:date="2024-12-20T21:07:45Z">
                  <w:rPr>
                    <w:rFonts w:hint="eastAsia" w:eastAsia="宋体"/>
                    <w:sz w:val="18"/>
                    <w:szCs w:val="18"/>
                    <w:lang w:val="en-US" w:eastAsia="zh-CN"/>
                  </w:rPr>
                </w:rPrChange>
              </w:rPr>
            </w:pPr>
            <w:r>
              <w:rPr>
                <w:rFonts w:hint="default"/>
                <w:sz w:val="18"/>
                <w:szCs w:val="18"/>
                <w:lang w:val="en-US" w:eastAsia="zh-CN"/>
                <w:rPrChange w:id="3481" w:author="赵翔-深圳" w:date="2024-12-20T21:07:45Z">
                  <w:rPr>
                    <w:rFonts w:hint="eastAsia"/>
                    <w:sz w:val="18"/>
                    <w:szCs w:val="18"/>
                    <w:lang w:val="en-US" w:eastAsia="zh-CN"/>
                  </w:rPr>
                </w:rPrChange>
              </w:rPr>
              <w:t>0</w:t>
            </w:r>
          </w:p>
        </w:tc>
        <w:tc>
          <w:tcPr>
            <w:tcW w:w="917" w:type="dxa"/>
            <w:shd w:val="clear" w:color="auto" w:fill="auto"/>
            <w:vAlign w:val="center"/>
          </w:tcPr>
          <w:p w14:paraId="24D52E51">
            <w:pPr>
              <w:jc w:val="center"/>
              <w:rPr>
                <w:rFonts w:hint="default" w:eastAsia="宋体"/>
                <w:sz w:val="18"/>
                <w:szCs w:val="18"/>
                <w:lang w:val="en-US" w:eastAsia="zh-CN"/>
                <w:rPrChange w:id="3482" w:author="赵翔-深圳" w:date="2024-12-20T21:07:45Z">
                  <w:rPr>
                    <w:rFonts w:hint="eastAsia" w:eastAsia="宋体"/>
                    <w:sz w:val="18"/>
                    <w:szCs w:val="18"/>
                    <w:lang w:val="en-US" w:eastAsia="zh-CN"/>
                  </w:rPr>
                </w:rPrChange>
              </w:rPr>
            </w:pPr>
            <w:r>
              <w:rPr>
                <w:rFonts w:hint="default"/>
                <w:sz w:val="18"/>
                <w:szCs w:val="18"/>
                <w:lang w:val="en-US" w:eastAsia="zh-CN"/>
                <w:rPrChange w:id="3483" w:author="赵翔-深圳" w:date="2024-12-20T21:07:45Z">
                  <w:rPr>
                    <w:rFonts w:hint="eastAsia"/>
                    <w:sz w:val="18"/>
                    <w:szCs w:val="18"/>
                    <w:lang w:val="en-US" w:eastAsia="zh-CN"/>
                  </w:rPr>
                </w:rPrChange>
              </w:rPr>
              <w:t>0</w:t>
            </w:r>
          </w:p>
        </w:tc>
        <w:tc>
          <w:tcPr>
            <w:tcW w:w="1048" w:type="dxa"/>
            <w:shd w:val="clear" w:color="auto" w:fill="auto"/>
            <w:vAlign w:val="center"/>
          </w:tcPr>
          <w:p w14:paraId="6EAB19CA">
            <w:pPr>
              <w:jc w:val="center"/>
              <w:rPr>
                <w:rFonts w:hint="default"/>
                <w:sz w:val="18"/>
                <w:szCs w:val="18"/>
                <w:lang w:val="en-US" w:eastAsia="zh-CN"/>
              </w:rPr>
            </w:pPr>
            <w:r>
              <w:rPr>
                <w:rFonts w:hint="default"/>
                <w:sz w:val="18"/>
                <w:szCs w:val="18"/>
                <w:lang w:val="en-US" w:eastAsia="zh-CN"/>
                <w:rPrChange w:id="3484" w:author="赵翔-深圳" w:date="2024-12-20T21:07:45Z">
                  <w:rPr>
                    <w:rFonts w:hint="eastAsia"/>
                    <w:sz w:val="18"/>
                    <w:szCs w:val="18"/>
                    <w:lang w:val="en-US" w:eastAsia="zh-CN"/>
                  </w:rPr>
                </w:rPrChange>
              </w:rPr>
              <w:t>0</w:t>
            </w:r>
          </w:p>
        </w:tc>
      </w:tr>
      <w:tr w14:paraId="5A4A38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5094124">
            <w:pPr>
              <w:jc w:val="center"/>
              <w:rPr>
                <w:rFonts w:hint="default" w:eastAsia="宋体"/>
                <w:sz w:val="18"/>
                <w:szCs w:val="18"/>
                <w:lang w:val="en-US" w:eastAsia="zh-CN"/>
                <w:rPrChange w:id="3485" w:author="赵翔-深圳" w:date="2024-12-20T21:07:45Z">
                  <w:rPr>
                    <w:rFonts w:hint="eastAsia" w:eastAsia="宋体"/>
                    <w:sz w:val="18"/>
                    <w:szCs w:val="18"/>
                    <w:lang w:val="en-US" w:eastAsia="zh-CN"/>
                  </w:rPr>
                </w:rPrChange>
              </w:rPr>
            </w:pPr>
            <w:r>
              <w:rPr>
                <w:rFonts w:hint="default"/>
                <w:sz w:val="18"/>
                <w:szCs w:val="18"/>
                <w:lang w:val="en-US" w:eastAsia="zh-CN"/>
                <w:rPrChange w:id="3486" w:author="赵翔-深圳" w:date="2024-12-20T21:07:45Z">
                  <w:rPr>
                    <w:rFonts w:hint="eastAsia"/>
                    <w:sz w:val="18"/>
                    <w:szCs w:val="18"/>
                    <w:lang w:val="en-US" w:eastAsia="zh-CN"/>
                  </w:rPr>
                </w:rPrChange>
              </w:rPr>
              <w:t>8</w:t>
            </w:r>
          </w:p>
        </w:tc>
        <w:tc>
          <w:tcPr>
            <w:tcW w:w="1113" w:type="dxa"/>
            <w:shd w:val="clear" w:color="auto" w:fill="auto"/>
            <w:vAlign w:val="center"/>
          </w:tcPr>
          <w:p w14:paraId="00426ED0">
            <w:pPr>
              <w:rPr>
                <w:rFonts w:hint="default" w:eastAsia="宋体"/>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w:t>
            </w:r>
            <w:r>
              <w:rPr>
                <w:rFonts w:hint="eastAsia" w:ascii="Times New Roman" w:hAnsi="Times New Roman" w:eastAsia="宋体" w:cs="Times New Roman"/>
                <w:sz w:val="18"/>
                <w:szCs w:val="18"/>
                <w:lang w:val="en-US" w:eastAsia="zh-CN"/>
              </w:rPr>
              <w:t>47</w:t>
            </w:r>
            <w:r>
              <w:rPr>
                <w:rFonts w:hint="default" w:ascii="Times New Roman" w:hAnsi="Times New Roman" w:eastAsia="宋体" w:cs="Times New Roman"/>
                <w:sz w:val="18"/>
                <w:szCs w:val="18"/>
              </w:rPr>
              <w:t>+</w:t>
            </w:r>
            <w:ins w:id="3487" w:author="赵翔-深圳" w:date="2024-12-20T22:21:33Z">
              <w:r>
                <w:rPr>
                  <w:rFonts w:hint="eastAsia" w:cs="Times New Roman"/>
                  <w:sz w:val="18"/>
                  <w:szCs w:val="18"/>
                  <w:lang w:val="en-US" w:eastAsia="zh-CN"/>
                </w:rPr>
                <w:t>700</w:t>
              </w:r>
            </w:ins>
            <w:del w:id="3488" w:author="赵翔-深圳" w:date="2024-12-20T22:21:32Z">
              <w:r>
                <w:rPr>
                  <w:rFonts w:hint="eastAsia" w:ascii="Times New Roman" w:hAnsi="Times New Roman" w:eastAsia="宋体" w:cs="Times New Roman"/>
                  <w:sz w:val="18"/>
                  <w:szCs w:val="18"/>
                  <w:lang w:val="en-US" w:eastAsia="zh-CN"/>
                </w:rPr>
                <w:delText>0</w:delText>
              </w:r>
            </w:del>
            <w:del w:id="3489" w:author="赵翔-深圳" w:date="2024-12-20T22:21:31Z">
              <w:r>
                <w:rPr>
                  <w:rFonts w:hint="eastAsia" w:ascii="Times New Roman" w:hAnsi="Times New Roman" w:eastAsia="宋体" w:cs="Times New Roman"/>
                  <w:sz w:val="18"/>
                  <w:szCs w:val="18"/>
                  <w:lang w:val="en-US" w:eastAsia="zh-CN"/>
                </w:rPr>
                <w:delText>03</w:delText>
              </w:r>
            </w:del>
            <w:r>
              <w:rPr>
                <w:rFonts w:hint="default" w:ascii="Times New Roman" w:hAnsi="Times New Roman" w:eastAsia="宋体" w:cs="Times New Roman"/>
                <w:sz w:val="18"/>
                <w:szCs w:val="18"/>
              </w:rPr>
              <w:t>～+</w:t>
            </w:r>
            <w:ins w:id="3490" w:author="赵翔-深圳" w:date="2024-12-20T22:21:36Z">
              <w:r>
                <w:rPr>
                  <w:rFonts w:hint="eastAsia" w:cs="Times New Roman"/>
                  <w:sz w:val="18"/>
                  <w:szCs w:val="18"/>
                  <w:lang w:val="en-US" w:eastAsia="zh-CN"/>
                </w:rPr>
                <w:t>8</w:t>
              </w:r>
            </w:ins>
            <w:del w:id="3491" w:author="赵翔-深圳" w:date="2024-12-20T22:21:35Z">
              <w:r>
                <w:rPr>
                  <w:rFonts w:hint="eastAsia" w:ascii="Times New Roman" w:hAnsi="Times New Roman" w:eastAsia="宋体" w:cs="Times New Roman"/>
                  <w:sz w:val="18"/>
                  <w:szCs w:val="18"/>
                  <w:lang w:val="en-US" w:eastAsia="zh-CN"/>
                </w:rPr>
                <w:delText>1</w:delText>
              </w:r>
            </w:del>
            <w:r>
              <w:rPr>
                <w:rFonts w:hint="eastAsia" w:ascii="Times New Roman" w:hAnsi="Times New Roman" w:eastAsia="宋体" w:cs="Times New Roman"/>
                <w:sz w:val="18"/>
                <w:szCs w:val="18"/>
                <w:lang w:val="en-US" w:eastAsia="zh-CN"/>
              </w:rPr>
              <w:t>00</w:t>
            </w:r>
          </w:p>
        </w:tc>
        <w:tc>
          <w:tcPr>
            <w:tcW w:w="1129" w:type="dxa"/>
            <w:gridSpan w:val="2"/>
            <w:shd w:val="clear" w:color="auto" w:fill="auto"/>
            <w:vAlign w:val="center"/>
          </w:tcPr>
          <w:p w14:paraId="31DFAB97">
            <w:pPr>
              <w:jc w:val="center"/>
              <w:rPr>
                <w:rFonts w:hint="default"/>
                <w:sz w:val="18"/>
                <w:szCs w:val="18"/>
                <w:lang w:val="en-US" w:eastAsia="zh-CN"/>
              </w:rPr>
            </w:pPr>
            <w:ins w:id="3492" w:author="赵翔-深圳" w:date="2024-12-20T21:06:15Z">
              <w:r>
                <w:rPr>
                  <w:rFonts w:hint="default"/>
                  <w:sz w:val="18"/>
                  <w:szCs w:val="18"/>
                  <w:lang w:val="en-US" w:eastAsia="zh-CN"/>
                  <w:rPrChange w:id="3493" w:author="赵翔-深圳" w:date="2024-12-20T21:07:45Z">
                    <w:rPr>
                      <w:rFonts w:hint="eastAsia"/>
                      <w:sz w:val="18"/>
                      <w:szCs w:val="18"/>
                      <w:lang w:val="en-US" w:eastAsia="zh-CN"/>
                    </w:rPr>
                  </w:rPrChange>
                </w:rPr>
                <w:t>1</w:t>
              </w:r>
            </w:ins>
            <w:del w:id="3494" w:author="赵翔-深圳" w:date="2024-12-20T21:06:15Z">
              <w:r>
                <w:rPr>
                  <w:rFonts w:hint="default"/>
                  <w:sz w:val="18"/>
                  <w:szCs w:val="18"/>
                  <w:lang w:val="en-US" w:eastAsia="zh-CN"/>
                  <w:rPrChange w:id="3495" w:author="赵翔-深圳" w:date="2024-12-20T21:07:45Z">
                    <w:rPr>
                      <w:rFonts w:hint="eastAsia"/>
                      <w:sz w:val="18"/>
                      <w:szCs w:val="18"/>
                      <w:lang w:val="en-US" w:eastAsia="zh-CN"/>
                    </w:rPr>
                  </w:rPrChange>
                </w:rPr>
                <w:delText>0</w:delText>
              </w:r>
            </w:del>
          </w:p>
        </w:tc>
        <w:tc>
          <w:tcPr>
            <w:tcW w:w="917" w:type="dxa"/>
            <w:shd w:val="clear" w:color="auto" w:fill="auto"/>
            <w:vAlign w:val="center"/>
          </w:tcPr>
          <w:p w14:paraId="13260B69">
            <w:pPr>
              <w:jc w:val="center"/>
              <w:rPr>
                <w:rFonts w:hint="default"/>
                <w:sz w:val="18"/>
                <w:szCs w:val="18"/>
                <w:rPrChange w:id="3496" w:author="赵翔-深圳" w:date="2024-12-20T21:07:45Z">
                  <w:rPr>
                    <w:sz w:val="18"/>
                    <w:szCs w:val="18"/>
                  </w:rPr>
                </w:rPrChange>
              </w:rPr>
            </w:pPr>
            <w:r>
              <w:rPr>
                <w:rFonts w:hint="default"/>
                <w:sz w:val="18"/>
                <w:szCs w:val="18"/>
                <w:rPrChange w:id="3497" w:author="赵翔-深圳" w:date="2024-12-20T21:07:45Z">
                  <w:rPr>
                    <w:rFonts w:hint="eastAsia"/>
                    <w:sz w:val="18"/>
                    <w:szCs w:val="18"/>
                  </w:rPr>
                </w:rPrChange>
              </w:rPr>
              <w:t>0</w:t>
            </w:r>
          </w:p>
        </w:tc>
        <w:tc>
          <w:tcPr>
            <w:tcW w:w="917" w:type="dxa"/>
            <w:shd w:val="clear" w:color="auto" w:fill="auto"/>
            <w:vAlign w:val="center"/>
          </w:tcPr>
          <w:p w14:paraId="7A46D55B">
            <w:pPr>
              <w:jc w:val="center"/>
              <w:rPr>
                <w:rFonts w:hint="default" w:eastAsia="宋体"/>
                <w:sz w:val="18"/>
                <w:szCs w:val="18"/>
                <w:lang w:val="en-US" w:eastAsia="zh-CN"/>
                <w:rPrChange w:id="3498" w:author="赵翔-深圳" w:date="2024-12-20T21:07:45Z">
                  <w:rPr>
                    <w:rFonts w:hint="eastAsia" w:eastAsia="宋体"/>
                    <w:sz w:val="18"/>
                    <w:szCs w:val="18"/>
                    <w:lang w:val="en-US" w:eastAsia="zh-CN"/>
                  </w:rPr>
                </w:rPrChange>
              </w:rPr>
            </w:pPr>
            <w:r>
              <w:rPr>
                <w:rFonts w:hint="default"/>
                <w:sz w:val="18"/>
                <w:szCs w:val="18"/>
                <w:lang w:val="en-US" w:eastAsia="zh-CN"/>
                <w:rPrChange w:id="3499" w:author="赵翔-深圳" w:date="2024-12-20T21:07:45Z">
                  <w:rPr>
                    <w:rFonts w:hint="eastAsia"/>
                    <w:sz w:val="18"/>
                    <w:szCs w:val="18"/>
                    <w:lang w:val="en-US" w:eastAsia="zh-CN"/>
                  </w:rPr>
                </w:rPrChange>
              </w:rPr>
              <w:t>0</w:t>
            </w:r>
          </w:p>
        </w:tc>
        <w:tc>
          <w:tcPr>
            <w:tcW w:w="917" w:type="dxa"/>
            <w:shd w:val="clear" w:color="auto" w:fill="auto"/>
            <w:vAlign w:val="center"/>
          </w:tcPr>
          <w:p w14:paraId="56FC5466">
            <w:pPr>
              <w:jc w:val="center"/>
              <w:rPr>
                <w:rFonts w:hint="default"/>
                <w:sz w:val="18"/>
                <w:szCs w:val="18"/>
                <w:lang w:val="en-US" w:eastAsia="zh-CN"/>
              </w:rPr>
            </w:pPr>
            <w:r>
              <w:rPr>
                <w:rFonts w:hint="default"/>
                <w:sz w:val="18"/>
                <w:szCs w:val="18"/>
                <w:lang w:val="en-US" w:eastAsia="zh-CN"/>
                <w:rPrChange w:id="3500" w:author="赵翔-深圳" w:date="2024-12-20T21:07:45Z">
                  <w:rPr>
                    <w:rFonts w:hint="eastAsia"/>
                    <w:sz w:val="18"/>
                    <w:szCs w:val="18"/>
                    <w:lang w:val="en-US" w:eastAsia="zh-CN"/>
                  </w:rPr>
                </w:rPrChange>
              </w:rPr>
              <w:t>0</w:t>
            </w:r>
          </w:p>
        </w:tc>
        <w:tc>
          <w:tcPr>
            <w:tcW w:w="835" w:type="dxa"/>
            <w:shd w:val="clear" w:color="auto" w:fill="auto"/>
            <w:vAlign w:val="center"/>
          </w:tcPr>
          <w:p w14:paraId="70E61051">
            <w:pPr>
              <w:jc w:val="center"/>
              <w:rPr>
                <w:rFonts w:hint="default"/>
                <w:color w:val="000000" w:themeColor="text1"/>
                <w:sz w:val="18"/>
                <w:szCs w:val="18"/>
                <w:lang w:val="en-US" w:eastAsia="zh-CN"/>
                <w14:textFill>
                  <w14:solidFill>
                    <w14:schemeClr w14:val="tx1"/>
                  </w14:solidFill>
                </w14:textFill>
              </w:rPr>
            </w:pPr>
            <w:r>
              <w:rPr>
                <w:rFonts w:hint="default"/>
                <w:color w:val="000000" w:themeColor="text1"/>
                <w:sz w:val="18"/>
                <w:szCs w:val="18"/>
                <w:lang w:val="en-US" w:eastAsia="zh-CN"/>
                <w:rPrChange w:id="3501"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4B72B208">
            <w:pPr>
              <w:jc w:val="center"/>
              <w:rPr>
                <w:rFonts w:hint="default" w:eastAsia="宋体"/>
                <w:sz w:val="18"/>
                <w:szCs w:val="18"/>
                <w:lang w:val="en-US" w:eastAsia="zh-CN"/>
                <w:rPrChange w:id="3502" w:author="赵翔-深圳" w:date="2024-12-20T21:07:45Z">
                  <w:rPr>
                    <w:rFonts w:hint="eastAsia" w:eastAsia="宋体"/>
                    <w:sz w:val="18"/>
                    <w:szCs w:val="18"/>
                    <w:lang w:val="en-US" w:eastAsia="zh-CN"/>
                  </w:rPr>
                </w:rPrChange>
              </w:rPr>
            </w:pPr>
            <w:r>
              <w:rPr>
                <w:rFonts w:hint="default"/>
                <w:sz w:val="18"/>
                <w:szCs w:val="18"/>
                <w:lang w:val="en-US" w:eastAsia="zh-CN"/>
                <w:rPrChange w:id="3503" w:author="赵翔-深圳" w:date="2024-12-20T21:07:45Z">
                  <w:rPr>
                    <w:rFonts w:hint="eastAsia"/>
                    <w:sz w:val="18"/>
                    <w:szCs w:val="18"/>
                    <w:lang w:val="en-US" w:eastAsia="zh-CN"/>
                  </w:rPr>
                </w:rPrChange>
              </w:rPr>
              <w:t>0</w:t>
            </w:r>
          </w:p>
        </w:tc>
        <w:tc>
          <w:tcPr>
            <w:tcW w:w="917" w:type="dxa"/>
            <w:shd w:val="clear" w:color="auto" w:fill="auto"/>
            <w:vAlign w:val="center"/>
          </w:tcPr>
          <w:p w14:paraId="53028A3C">
            <w:pPr>
              <w:jc w:val="center"/>
              <w:rPr>
                <w:rFonts w:hint="default" w:eastAsia="宋体"/>
                <w:sz w:val="18"/>
                <w:szCs w:val="18"/>
                <w:lang w:val="en-US" w:eastAsia="zh-CN"/>
                <w:rPrChange w:id="3504" w:author="赵翔-深圳" w:date="2024-12-20T21:07:45Z">
                  <w:rPr>
                    <w:rFonts w:hint="eastAsia" w:eastAsia="宋体"/>
                    <w:sz w:val="18"/>
                    <w:szCs w:val="18"/>
                    <w:lang w:val="en-US" w:eastAsia="zh-CN"/>
                  </w:rPr>
                </w:rPrChange>
              </w:rPr>
            </w:pPr>
            <w:r>
              <w:rPr>
                <w:rFonts w:hint="default"/>
                <w:sz w:val="18"/>
                <w:szCs w:val="18"/>
                <w:lang w:val="en-US" w:eastAsia="zh-CN"/>
                <w:rPrChange w:id="3505" w:author="赵翔-深圳" w:date="2024-12-20T21:07:45Z">
                  <w:rPr>
                    <w:rFonts w:hint="eastAsia"/>
                    <w:sz w:val="18"/>
                    <w:szCs w:val="18"/>
                    <w:lang w:val="en-US" w:eastAsia="zh-CN"/>
                  </w:rPr>
                </w:rPrChange>
              </w:rPr>
              <w:t>0</w:t>
            </w:r>
          </w:p>
        </w:tc>
        <w:tc>
          <w:tcPr>
            <w:tcW w:w="1048" w:type="dxa"/>
            <w:shd w:val="clear" w:color="auto" w:fill="auto"/>
            <w:vAlign w:val="center"/>
          </w:tcPr>
          <w:p w14:paraId="2C954AFC">
            <w:pPr>
              <w:jc w:val="center"/>
              <w:rPr>
                <w:rFonts w:hint="default"/>
                <w:sz w:val="18"/>
                <w:szCs w:val="18"/>
                <w:lang w:val="en-US" w:eastAsia="zh-CN"/>
              </w:rPr>
            </w:pPr>
            <w:r>
              <w:rPr>
                <w:rFonts w:hint="default"/>
                <w:sz w:val="18"/>
                <w:szCs w:val="18"/>
                <w:lang w:val="en-US" w:eastAsia="zh-CN"/>
                <w:rPrChange w:id="3506" w:author="赵翔-深圳" w:date="2024-12-20T21:07:45Z">
                  <w:rPr>
                    <w:rFonts w:hint="eastAsia"/>
                    <w:sz w:val="18"/>
                    <w:szCs w:val="18"/>
                    <w:lang w:val="en-US" w:eastAsia="zh-CN"/>
                  </w:rPr>
                </w:rPrChange>
              </w:rPr>
              <w:t>0</w:t>
            </w:r>
          </w:p>
        </w:tc>
      </w:tr>
      <w:tr w14:paraId="14DC105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1F143ECA">
            <w:pPr>
              <w:jc w:val="center"/>
              <w:rPr>
                <w:rFonts w:hint="default" w:eastAsia="宋体"/>
                <w:sz w:val="18"/>
                <w:szCs w:val="18"/>
                <w:lang w:val="en-US" w:eastAsia="zh-CN"/>
                <w:rPrChange w:id="3507" w:author="赵翔-深圳" w:date="2024-12-20T21:07:45Z">
                  <w:rPr>
                    <w:rFonts w:hint="eastAsia" w:eastAsia="宋体"/>
                    <w:sz w:val="18"/>
                    <w:szCs w:val="18"/>
                    <w:lang w:val="en-US" w:eastAsia="zh-CN"/>
                  </w:rPr>
                </w:rPrChange>
              </w:rPr>
            </w:pPr>
            <w:r>
              <w:rPr>
                <w:rFonts w:hint="default"/>
                <w:sz w:val="18"/>
                <w:szCs w:val="18"/>
                <w:lang w:val="en-US" w:eastAsia="zh-CN"/>
                <w:rPrChange w:id="3508" w:author="赵翔-深圳" w:date="2024-12-20T21:07:45Z">
                  <w:rPr>
                    <w:rFonts w:hint="eastAsia"/>
                    <w:sz w:val="18"/>
                    <w:szCs w:val="18"/>
                    <w:lang w:val="en-US" w:eastAsia="zh-CN"/>
                  </w:rPr>
                </w:rPrChange>
              </w:rPr>
              <w:t>9</w:t>
            </w:r>
          </w:p>
        </w:tc>
        <w:tc>
          <w:tcPr>
            <w:tcW w:w="1113" w:type="dxa"/>
            <w:shd w:val="clear" w:color="auto" w:fill="auto"/>
            <w:vAlign w:val="center"/>
          </w:tcPr>
          <w:p w14:paraId="39C41E38">
            <w:pPr>
              <w:rPr>
                <w:rFonts w:hint="default" w:eastAsia="宋体"/>
                <w:sz w:val="18"/>
                <w:szCs w:val="18"/>
                <w:lang w:val="en-US" w:eastAsia="zh-CN"/>
              </w:rPr>
            </w:pPr>
            <w:r>
              <w:rPr>
                <w:rFonts w:hint="default"/>
                <w:sz w:val="18"/>
                <w:szCs w:val="18"/>
                <w:rPrChange w:id="3509" w:author="赵翔-深圳" w:date="2024-12-20T21:07:45Z">
                  <w:rPr>
                    <w:sz w:val="18"/>
                    <w:szCs w:val="18"/>
                  </w:rPr>
                </w:rPrChange>
              </w:rPr>
              <w:t>ZK</w:t>
            </w:r>
            <w:ins w:id="3510" w:author="赵翔-深圳" w:date="2024-12-20T21:03:51Z">
              <w:r>
                <w:rPr>
                  <w:rFonts w:hint="default"/>
                  <w:sz w:val="18"/>
                  <w:szCs w:val="18"/>
                  <w:lang w:val="en-US" w:eastAsia="zh-CN"/>
                  <w:rPrChange w:id="3511" w:author="赵翔-深圳" w:date="2024-12-20T21:07:45Z">
                    <w:rPr>
                      <w:rFonts w:hint="eastAsia"/>
                      <w:sz w:val="18"/>
                      <w:szCs w:val="18"/>
                      <w:lang w:val="en-US" w:eastAsia="zh-CN"/>
                    </w:rPr>
                  </w:rPrChange>
                </w:rPr>
                <w:t>0</w:t>
              </w:r>
            </w:ins>
            <w:ins w:id="3512" w:author="赵翔-深圳" w:date="2024-12-20T22:21:42Z">
              <w:r>
                <w:rPr>
                  <w:rFonts w:hint="eastAsia" w:ascii="Times New Roman" w:hAnsi="Times New Roman" w:eastAsia="宋体" w:cs="Times New Roman"/>
                  <w:sz w:val="18"/>
                  <w:szCs w:val="18"/>
                  <w:lang w:val="en-US" w:eastAsia="zh-CN"/>
                </w:rPr>
                <w:t>47</w:t>
              </w:r>
            </w:ins>
            <w:del w:id="3513" w:author="赵翔-深圳" w:date="2024-12-20T21:03:50Z">
              <w:r>
                <w:rPr>
                  <w:rFonts w:hint="default"/>
                  <w:sz w:val="18"/>
                  <w:szCs w:val="18"/>
                  <w:lang w:val="en-US" w:eastAsia="zh-CN"/>
                  <w:rPrChange w:id="3514" w:author="赵翔-深圳" w:date="2024-12-20T21:07:45Z">
                    <w:rPr>
                      <w:rFonts w:hint="eastAsia"/>
                      <w:sz w:val="18"/>
                      <w:szCs w:val="18"/>
                      <w:lang w:val="en-US" w:eastAsia="zh-CN"/>
                    </w:rPr>
                  </w:rPrChange>
                </w:rPr>
                <w:delText>310</w:delText>
              </w:r>
            </w:del>
            <w:r>
              <w:rPr>
                <w:rFonts w:hint="default"/>
                <w:sz w:val="18"/>
                <w:szCs w:val="18"/>
                <w:rPrChange w:id="3515" w:author="赵翔-深圳" w:date="2024-12-20T21:07:45Z">
                  <w:rPr>
                    <w:sz w:val="18"/>
                    <w:szCs w:val="18"/>
                  </w:rPr>
                </w:rPrChange>
              </w:rPr>
              <w:t>+</w:t>
            </w:r>
            <w:ins w:id="3516" w:author="赵翔-深圳" w:date="2024-12-20T22:21:45Z">
              <w:r>
                <w:rPr>
                  <w:rFonts w:hint="eastAsia" w:ascii="Times New Roman" w:hAnsi="Times New Roman" w:eastAsia="宋体" w:cs="Times New Roman"/>
                  <w:sz w:val="18"/>
                  <w:szCs w:val="18"/>
                  <w:lang w:val="en-US" w:eastAsia="zh-CN"/>
                </w:rPr>
                <w:t>8</w:t>
              </w:r>
            </w:ins>
            <w:del w:id="3517" w:author="赵翔-深圳" w:date="2024-12-20T21:03:55Z">
              <w:r>
                <w:rPr>
                  <w:rFonts w:hint="default"/>
                  <w:sz w:val="18"/>
                  <w:szCs w:val="18"/>
                  <w:lang w:val="en-US" w:eastAsia="zh-CN"/>
                  <w:rPrChange w:id="3518" w:author="赵翔-深圳" w:date="2024-12-20T21:07:45Z">
                    <w:rPr>
                      <w:rFonts w:hint="eastAsia"/>
                      <w:sz w:val="18"/>
                      <w:szCs w:val="18"/>
                      <w:lang w:val="en-US" w:eastAsia="zh-CN"/>
                    </w:rPr>
                  </w:rPrChange>
                </w:rPr>
                <w:delText>0</w:delText>
              </w:r>
            </w:del>
            <w:r>
              <w:rPr>
                <w:rFonts w:hint="default"/>
                <w:sz w:val="18"/>
                <w:szCs w:val="18"/>
                <w:lang w:val="en-US" w:eastAsia="zh-CN"/>
                <w:rPrChange w:id="3519" w:author="赵翔-深圳" w:date="2024-12-20T21:07:45Z">
                  <w:rPr>
                    <w:rFonts w:hint="eastAsia"/>
                    <w:sz w:val="18"/>
                    <w:szCs w:val="18"/>
                    <w:lang w:val="en-US" w:eastAsia="zh-CN"/>
                  </w:rPr>
                </w:rPrChange>
              </w:rPr>
              <w:t>00</w:t>
            </w:r>
            <w:r>
              <w:rPr>
                <w:rFonts w:hint="default"/>
                <w:sz w:val="18"/>
                <w:szCs w:val="18"/>
                <w:rPrChange w:id="3520" w:author="赵翔-深圳" w:date="2024-12-20T21:07:45Z">
                  <w:rPr>
                    <w:sz w:val="18"/>
                    <w:szCs w:val="18"/>
                  </w:rPr>
                </w:rPrChange>
              </w:rPr>
              <w:t>～+</w:t>
            </w:r>
            <w:ins w:id="3521" w:author="赵翔-深圳" w:date="2024-12-20T22:21:49Z">
              <w:r>
                <w:rPr>
                  <w:rFonts w:hint="eastAsia" w:ascii="Times New Roman" w:hAnsi="Times New Roman" w:eastAsia="宋体" w:cs="Times New Roman"/>
                  <w:sz w:val="18"/>
                  <w:szCs w:val="18"/>
                  <w:lang w:val="en-US" w:eastAsia="zh-CN"/>
                </w:rPr>
                <w:t>9</w:t>
              </w:r>
            </w:ins>
            <w:ins w:id="3522" w:author="赵翔-深圳" w:date="2024-12-20T21:04:00Z">
              <w:r>
                <w:rPr>
                  <w:rFonts w:hint="default"/>
                  <w:sz w:val="18"/>
                  <w:szCs w:val="18"/>
                  <w:lang w:val="en-US" w:eastAsia="zh-CN"/>
                  <w:rPrChange w:id="3523" w:author="赵翔-深圳" w:date="2024-12-20T21:07:45Z">
                    <w:rPr>
                      <w:rFonts w:hint="eastAsia"/>
                      <w:sz w:val="18"/>
                      <w:szCs w:val="18"/>
                      <w:lang w:val="en-US" w:eastAsia="zh-CN"/>
                    </w:rPr>
                  </w:rPrChange>
                </w:rPr>
                <w:t>00</w:t>
              </w:r>
            </w:ins>
            <w:del w:id="3524" w:author="赵翔-深圳" w:date="2024-12-20T21:03:59Z">
              <w:r>
                <w:rPr>
                  <w:rFonts w:hint="default"/>
                  <w:sz w:val="18"/>
                  <w:szCs w:val="18"/>
                  <w:lang w:val="en-US" w:eastAsia="zh-CN"/>
                  <w:rPrChange w:id="3525" w:author="赵翔-深圳" w:date="2024-12-20T21:07:45Z">
                    <w:rPr>
                      <w:rFonts w:hint="eastAsia"/>
                      <w:sz w:val="18"/>
                      <w:szCs w:val="18"/>
                      <w:lang w:val="en-US" w:eastAsia="zh-CN"/>
                    </w:rPr>
                  </w:rPrChange>
                </w:rPr>
                <w:delText>0</w:delText>
              </w:r>
            </w:del>
            <w:del w:id="3526" w:author="赵翔-深圳" w:date="2024-12-20T21:03:58Z">
              <w:r>
                <w:rPr>
                  <w:rFonts w:hint="default"/>
                  <w:sz w:val="18"/>
                  <w:szCs w:val="18"/>
                  <w:lang w:val="en-US" w:eastAsia="zh-CN"/>
                  <w:rPrChange w:id="3527" w:author="赵翔-深圳" w:date="2024-12-20T21:07:45Z">
                    <w:rPr>
                      <w:rFonts w:hint="eastAsia"/>
                      <w:sz w:val="18"/>
                      <w:szCs w:val="18"/>
                      <w:lang w:val="en-US" w:eastAsia="zh-CN"/>
                    </w:rPr>
                  </w:rPrChange>
                </w:rPr>
                <w:delText>62</w:delText>
              </w:r>
            </w:del>
          </w:p>
        </w:tc>
        <w:tc>
          <w:tcPr>
            <w:tcW w:w="1129" w:type="dxa"/>
            <w:gridSpan w:val="2"/>
            <w:shd w:val="clear" w:color="auto" w:fill="auto"/>
            <w:vAlign w:val="center"/>
          </w:tcPr>
          <w:p w14:paraId="46E8F0FA">
            <w:pPr>
              <w:jc w:val="center"/>
              <w:rPr>
                <w:rFonts w:hint="default"/>
                <w:sz w:val="18"/>
                <w:szCs w:val="18"/>
                <w:lang w:val="en-US" w:eastAsia="zh-CN"/>
              </w:rPr>
            </w:pPr>
            <w:ins w:id="3528" w:author="赵翔-深圳" w:date="2024-12-20T21:06:21Z">
              <w:r>
                <w:rPr>
                  <w:rFonts w:hint="default"/>
                  <w:sz w:val="18"/>
                  <w:szCs w:val="18"/>
                  <w:lang w:val="en-US" w:eastAsia="zh-CN"/>
                  <w:rPrChange w:id="3529" w:author="赵翔-深圳" w:date="2024-12-20T21:07:45Z">
                    <w:rPr>
                      <w:rFonts w:hint="eastAsia"/>
                      <w:sz w:val="18"/>
                      <w:szCs w:val="18"/>
                      <w:lang w:val="en-US" w:eastAsia="zh-CN"/>
                    </w:rPr>
                  </w:rPrChange>
                </w:rPr>
                <w:t>1</w:t>
              </w:r>
            </w:ins>
            <w:del w:id="3530" w:author="赵翔-深圳" w:date="2024-12-20T21:06:21Z">
              <w:r>
                <w:rPr>
                  <w:rFonts w:hint="default"/>
                  <w:sz w:val="18"/>
                  <w:szCs w:val="18"/>
                  <w:lang w:val="en-US" w:eastAsia="zh-CN"/>
                  <w:rPrChange w:id="3531" w:author="赵翔-深圳" w:date="2024-12-20T21:07:45Z">
                    <w:rPr>
                      <w:rFonts w:hint="eastAsia"/>
                      <w:sz w:val="18"/>
                      <w:szCs w:val="18"/>
                      <w:lang w:val="en-US" w:eastAsia="zh-CN"/>
                    </w:rPr>
                  </w:rPrChange>
                </w:rPr>
                <w:delText>0</w:delText>
              </w:r>
            </w:del>
          </w:p>
        </w:tc>
        <w:tc>
          <w:tcPr>
            <w:tcW w:w="917" w:type="dxa"/>
            <w:shd w:val="clear" w:color="auto" w:fill="auto"/>
            <w:vAlign w:val="center"/>
          </w:tcPr>
          <w:p w14:paraId="7A184675">
            <w:pPr>
              <w:jc w:val="center"/>
              <w:rPr>
                <w:rFonts w:hint="default"/>
                <w:sz w:val="18"/>
                <w:szCs w:val="18"/>
                <w:rPrChange w:id="3532" w:author="赵翔-深圳" w:date="2024-12-20T21:07:45Z">
                  <w:rPr>
                    <w:sz w:val="18"/>
                    <w:szCs w:val="18"/>
                  </w:rPr>
                </w:rPrChange>
              </w:rPr>
            </w:pPr>
            <w:r>
              <w:rPr>
                <w:rFonts w:hint="default"/>
                <w:sz w:val="18"/>
                <w:szCs w:val="18"/>
                <w:rPrChange w:id="3533" w:author="赵翔-深圳" w:date="2024-12-20T21:07:45Z">
                  <w:rPr>
                    <w:rFonts w:hint="eastAsia"/>
                    <w:sz w:val="18"/>
                    <w:szCs w:val="18"/>
                  </w:rPr>
                </w:rPrChange>
              </w:rPr>
              <w:t>0</w:t>
            </w:r>
          </w:p>
        </w:tc>
        <w:tc>
          <w:tcPr>
            <w:tcW w:w="917" w:type="dxa"/>
            <w:shd w:val="clear" w:color="auto" w:fill="auto"/>
            <w:vAlign w:val="center"/>
          </w:tcPr>
          <w:p w14:paraId="06D088A4">
            <w:pPr>
              <w:jc w:val="center"/>
              <w:rPr>
                <w:rFonts w:hint="default" w:eastAsia="宋体"/>
                <w:sz w:val="18"/>
                <w:szCs w:val="18"/>
                <w:lang w:val="en-US" w:eastAsia="zh-CN"/>
                <w:rPrChange w:id="3534" w:author="赵翔-深圳" w:date="2024-12-20T21:07:45Z">
                  <w:rPr>
                    <w:rFonts w:hint="eastAsia" w:eastAsia="宋体"/>
                    <w:sz w:val="18"/>
                    <w:szCs w:val="18"/>
                    <w:lang w:val="en-US" w:eastAsia="zh-CN"/>
                  </w:rPr>
                </w:rPrChange>
              </w:rPr>
            </w:pPr>
            <w:r>
              <w:rPr>
                <w:rFonts w:hint="default"/>
                <w:sz w:val="18"/>
                <w:szCs w:val="18"/>
                <w:lang w:val="en-US" w:eastAsia="zh-CN"/>
                <w:rPrChange w:id="3535" w:author="赵翔-深圳" w:date="2024-12-20T21:07:45Z">
                  <w:rPr>
                    <w:rFonts w:hint="eastAsia"/>
                    <w:sz w:val="18"/>
                    <w:szCs w:val="18"/>
                    <w:lang w:val="en-US" w:eastAsia="zh-CN"/>
                  </w:rPr>
                </w:rPrChange>
              </w:rPr>
              <w:t>0</w:t>
            </w:r>
          </w:p>
        </w:tc>
        <w:tc>
          <w:tcPr>
            <w:tcW w:w="917" w:type="dxa"/>
            <w:shd w:val="clear" w:color="auto" w:fill="auto"/>
            <w:vAlign w:val="center"/>
          </w:tcPr>
          <w:p w14:paraId="0EA4C67F">
            <w:pPr>
              <w:jc w:val="center"/>
              <w:rPr>
                <w:rFonts w:hint="default"/>
                <w:sz w:val="18"/>
                <w:szCs w:val="18"/>
                <w:lang w:val="en-US" w:eastAsia="zh-CN"/>
              </w:rPr>
            </w:pPr>
            <w:r>
              <w:rPr>
                <w:rFonts w:hint="default"/>
                <w:sz w:val="18"/>
                <w:szCs w:val="18"/>
                <w:lang w:val="en-US" w:eastAsia="zh-CN"/>
                <w:rPrChange w:id="3536" w:author="赵翔-深圳" w:date="2024-12-20T21:07:45Z">
                  <w:rPr>
                    <w:rFonts w:hint="eastAsia"/>
                    <w:sz w:val="18"/>
                    <w:szCs w:val="18"/>
                    <w:lang w:val="en-US" w:eastAsia="zh-CN"/>
                  </w:rPr>
                </w:rPrChange>
              </w:rPr>
              <w:t>0</w:t>
            </w:r>
          </w:p>
        </w:tc>
        <w:tc>
          <w:tcPr>
            <w:tcW w:w="835" w:type="dxa"/>
            <w:shd w:val="clear" w:color="auto" w:fill="auto"/>
            <w:vAlign w:val="center"/>
          </w:tcPr>
          <w:p w14:paraId="4C318B94">
            <w:pPr>
              <w:jc w:val="center"/>
              <w:rPr>
                <w:rFonts w:hint="default"/>
                <w:color w:val="000000" w:themeColor="text1"/>
                <w:sz w:val="18"/>
                <w:szCs w:val="18"/>
                <w:lang w:val="en-US" w:eastAsia="zh-CN"/>
                <w14:textFill>
                  <w14:solidFill>
                    <w14:schemeClr w14:val="tx1"/>
                  </w14:solidFill>
                </w14:textFill>
              </w:rPr>
            </w:pPr>
            <w:r>
              <w:rPr>
                <w:rFonts w:hint="default"/>
                <w:color w:val="000000" w:themeColor="text1"/>
                <w:sz w:val="18"/>
                <w:szCs w:val="18"/>
                <w:lang w:val="en-US" w:eastAsia="zh-CN"/>
                <w:rPrChange w:id="3537"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412751DE">
            <w:pPr>
              <w:jc w:val="center"/>
              <w:rPr>
                <w:rFonts w:hint="default" w:eastAsia="宋体"/>
                <w:sz w:val="18"/>
                <w:szCs w:val="18"/>
                <w:lang w:val="en-US" w:eastAsia="zh-CN"/>
                <w:rPrChange w:id="3538" w:author="赵翔-深圳" w:date="2024-12-20T21:07:45Z">
                  <w:rPr>
                    <w:rFonts w:hint="eastAsia" w:eastAsia="宋体"/>
                    <w:sz w:val="18"/>
                    <w:szCs w:val="18"/>
                    <w:lang w:val="en-US" w:eastAsia="zh-CN"/>
                  </w:rPr>
                </w:rPrChange>
              </w:rPr>
            </w:pPr>
            <w:r>
              <w:rPr>
                <w:rFonts w:hint="default"/>
                <w:sz w:val="18"/>
                <w:szCs w:val="18"/>
                <w:lang w:val="en-US" w:eastAsia="zh-CN"/>
                <w:rPrChange w:id="3539" w:author="赵翔-深圳" w:date="2024-12-20T21:07:45Z">
                  <w:rPr>
                    <w:rFonts w:hint="eastAsia"/>
                    <w:sz w:val="18"/>
                    <w:szCs w:val="18"/>
                    <w:lang w:val="en-US" w:eastAsia="zh-CN"/>
                  </w:rPr>
                </w:rPrChange>
              </w:rPr>
              <w:t>0</w:t>
            </w:r>
          </w:p>
        </w:tc>
        <w:tc>
          <w:tcPr>
            <w:tcW w:w="917" w:type="dxa"/>
            <w:shd w:val="clear" w:color="auto" w:fill="auto"/>
            <w:vAlign w:val="center"/>
          </w:tcPr>
          <w:p w14:paraId="799AD31D">
            <w:pPr>
              <w:jc w:val="center"/>
              <w:rPr>
                <w:rFonts w:hint="default" w:eastAsia="宋体"/>
                <w:sz w:val="18"/>
                <w:szCs w:val="18"/>
                <w:lang w:val="en-US" w:eastAsia="zh-CN"/>
                <w:rPrChange w:id="3540" w:author="赵翔-深圳" w:date="2024-12-20T21:07:45Z">
                  <w:rPr>
                    <w:rFonts w:hint="eastAsia" w:eastAsia="宋体"/>
                    <w:sz w:val="18"/>
                    <w:szCs w:val="18"/>
                    <w:lang w:val="en-US" w:eastAsia="zh-CN"/>
                  </w:rPr>
                </w:rPrChange>
              </w:rPr>
            </w:pPr>
            <w:r>
              <w:rPr>
                <w:rFonts w:hint="default"/>
                <w:sz w:val="18"/>
                <w:szCs w:val="18"/>
                <w:lang w:val="en-US" w:eastAsia="zh-CN"/>
                <w:rPrChange w:id="3541" w:author="赵翔-深圳" w:date="2024-12-20T21:07:45Z">
                  <w:rPr>
                    <w:rFonts w:hint="eastAsia"/>
                    <w:sz w:val="18"/>
                    <w:szCs w:val="18"/>
                    <w:lang w:val="en-US" w:eastAsia="zh-CN"/>
                  </w:rPr>
                </w:rPrChange>
              </w:rPr>
              <w:t>0</w:t>
            </w:r>
          </w:p>
        </w:tc>
        <w:tc>
          <w:tcPr>
            <w:tcW w:w="1048" w:type="dxa"/>
            <w:shd w:val="clear" w:color="auto" w:fill="auto"/>
            <w:vAlign w:val="center"/>
          </w:tcPr>
          <w:p w14:paraId="2A8C2045">
            <w:pPr>
              <w:jc w:val="center"/>
              <w:rPr>
                <w:rFonts w:hint="default"/>
                <w:sz w:val="18"/>
                <w:szCs w:val="18"/>
                <w:lang w:val="en-US" w:eastAsia="zh-CN"/>
              </w:rPr>
            </w:pPr>
            <w:r>
              <w:rPr>
                <w:rFonts w:hint="default"/>
                <w:sz w:val="18"/>
                <w:szCs w:val="18"/>
                <w:lang w:val="en-US" w:eastAsia="zh-CN"/>
                <w:rPrChange w:id="3542" w:author="赵翔-深圳" w:date="2024-12-20T21:07:45Z">
                  <w:rPr>
                    <w:rFonts w:hint="eastAsia"/>
                    <w:sz w:val="18"/>
                    <w:szCs w:val="18"/>
                    <w:lang w:val="en-US" w:eastAsia="zh-CN"/>
                  </w:rPr>
                </w:rPrChange>
              </w:rPr>
              <w:t>0</w:t>
            </w:r>
          </w:p>
        </w:tc>
      </w:tr>
      <w:tr w14:paraId="1F9CC1D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543" w:author="赵翔-深圳" w:date="2024-12-20T21:04:06Z"/>
        </w:trPr>
        <w:tc>
          <w:tcPr>
            <w:tcW w:w="315" w:type="dxa"/>
            <w:shd w:val="clear" w:color="auto" w:fill="auto"/>
            <w:vAlign w:val="center"/>
          </w:tcPr>
          <w:p w14:paraId="356F628B">
            <w:pPr>
              <w:jc w:val="center"/>
              <w:rPr>
                <w:ins w:id="3544" w:author="赵翔-深圳" w:date="2024-12-20T21:04:06Z"/>
                <w:rFonts w:hint="default"/>
                <w:sz w:val="18"/>
                <w:szCs w:val="18"/>
                <w:lang w:val="en-US" w:eastAsia="zh-CN"/>
              </w:rPr>
            </w:pPr>
            <w:ins w:id="3545" w:author="赵翔-深圳" w:date="2024-12-20T21:04:09Z">
              <w:r>
                <w:rPr>
                  <w:rFonts w:hint="default"/>
                  <w:sz w:val="18"/>
                  <w:szCs w:val="18"/>
                  <w:lang w:val="en-US" w:eastAsia="zh-CN"/>
                  <w:rPrChange w:id="3546" w:author="赵翔-深圳" w:date="2024-12-20T21:07:45Z">
                    <w:rPr>
                      <w:rFonts w:hint="eastAsia"/>
                      <w:sz w:val="18"/>
                      <w:szCs w:val="18"/>
                      <w:lang w:val="en-US" w:eastAsia="zh-CN"/>
                    </w:rPr>
                  </w:rPrChange>
                </w:rPr>
                <w:t>10</w:t>
              </w:r>
            </w:ins>
          </w:p>
        </w:tc>
        <w:tc>
          <w:tcPr>
            <w:tcW w:w="1113" w:type="dxa"/>
            <w:shd w:val="clear" w:color="auto" w:fill="auto"/>
            <w:vAlign w:val="center"/>
          </w:tcPr>
          <w:p w14:paraId="09BFC9FA">
            <w:pPr>
              <w:rPr>
                <w:ins w:id="3547" w:author="赵翔-深圳" w:date="2024-12-20T21:04:06Z"/>
                <w:rFonts w:hint="default" w:eastAsia="宋体"/>
                <w:sz w:val="18"/>
                <w:szCs w:val="18"/>
                <w:lang w:val="en-US" w:eastAsia="zh-CN"/>
              </w:rPr>
            </w:pPr>
            <w:ins w:id="3548" w:author="赵翔-深圳" w:date="2024-12-20T21:04:22Z">
              <w:r>
                <w:rPr>
                  <w:rFonts w:hint="default"/>
                  <w:sz w:val="18"/>
                  <w:szCs w:val="18"/>
                  <w:lang w:val="en-US" w:eastAsia="zh-CN"/>
                  <w:rPrChange w:id="3549" w:author="赵翔-深圳" w:date="2024-12-20T21:07:45Z">
                    <w:rPr>
                      <w:rFonts w:hint="eastAsia"/>
                      <w:sz w:val="18"/>
                      <w:szCs w:val="18"/>
                      <w:lang w:val="en-US" w:eastAsia="zh-CN"/>
                    </w:rPr>
                  </w:rPrChange>
                </w:rPr>
                <w:t>Z</w:t>
              </w:r>
            </w:ins>
            <w:ins w:id="3550" w:author="赵翔-深圳" w:date="2024-12-20T21:04:23Z">
              <w:r>
                <w:rPr>
                  <w:rFonts w:hint="default"/>
                  <w:sz w:val="18"/>
                  <w:szCs w:val="18"/>
                  <w:lang w:val="en-US" w:eastAsia="zh-CN"/>
                  <w:rPrChange w:id="3551" w:author="赵翔-深圳" w:date="2024-12-20T21:07:45Z">
                    <w:rPr>
                      <w:rFonts w:hint="eastAsia"/>
                      <w:sz w:val="18"/>
                      <w:szCs w:val="18"/>
                      <w:lang w:val="en-US" w:eastAsia="zh-CN"/>
                    </w:rPr>
                  </w:rPrChange>
                </w:rPr>
                <w:t>K</w:t>
              </w:r>
            </w:ins>
            <w:ins w:id="3552" w:author="赵翔-深圳" w:date="2024-12-20T21:04:24Z">
              <w:r>
                <w:rPr>
                  <w:rFonts w:hint="default"/>
                  <w:sz w:val="18"/>
                  <w:szCs w:val="18"/>
                  <w:lang w:val="en-US" w:eastAsia="zh-CN"/>
                  <w:rPrChange w:id="3553" w:author="赵翔-深圳" w:date="2024-12-20T21:07:45Z">
                    <w:rPr>
                      <w:rFonts w:hint="eastAsia"/>
                      <w:sz w:val="18"/>
                      <w:szCs w:val="18"/>
                      <w:lang w:val="en-US" w:eastAsia="zh-CN"/>
                    </w:rPr>
                  </w:rPrChange>
                </w:rPr>
                <w:t>0</w:t>
              </w:r>
            </w:ins>
            <w:ins w:id="3554" w:author="赵翔-深圳" w:date="2024-12-20T22:21:53Z">
              <w:r>
                <w:rPr>
                  <w:rFonts w:hint="eastAsia" w:ascii="Times New Roman" w:hAnsi="Times New Roman" w:eastAsia="宋体" w:cs="Times New Roman"/>
                  <w:sz w:val="18"/>
                  <w:szCs w:val="18"/>
                  <w:lang w:val="en-US" w:eastAsia="zh-CN"/>
                </w:rPr>
                <w:t>47</w:t>
              </w:r>
            </w:ins>
            <w:ins w:id="3555" w:author="赵翔-深圳" w:date="2024-12-20T21:04:29Z">
              <w:r>
                <w:rPr>
                  <w:rFonts w:hint="default"/>
                  <w:sz w:val="18"/>
                  <w:szCs w:val="18"/>
                  <w:lang w:val="en-US" w:eastAsia="zh-CN"/>
                  <w:rPrChange w:id="3556" w:author="赵翔-深圳" w:date="2024-12-20T21:07:45Z">
                    <w:rPr>
                      <w:rFonts w:hint="eastAsia"/>
                      <w:sz w:val="18"/>
                      <w:szCs w:val="18"/>
                      <w:lang w:val="en-US" w:eastAsia="zh-CN"/>
                    </w:rPr>
                  </w:rPrChange>
                </w:rPr>
                <w:t>+</w:t>
              </w:r>
            </w:ins>
            <w:ins w:id="3557" w:author="赵翔-深圳" w:date="2024-12-20T22:21:56Z">
              <w:r>
                <w:rPr>
                  <w:rFonts w:hint="eastAsia" w:ascii="Times New Roman" w:hAnsi="Times New Roman" w:eastAsia="宋体" w:cs="Times New Roman"/>
                  <w:sz w:val="18"/>
                  <w:szCs w:val="18"/>
                  <w:lang w:val="en-US" w:eastAsia="zh-CN"/>
                </w:rPr>
                <w:t>9</w:t>
              </w:r>
            </w:ins>
            <w:ins w:id="3558" w:author="赵翔-深圳" w:date="2024-12-20T21:04:30Z">
              <w:r>
                <w:rPr>
                  <w:rFonts w:hint="default"/>
                  <w:sz w:val="18"/>
                  <w:szCs w:val="18"/>
                  <w:lang w:val="en-US" w:eastAsia="zh-CN"/>
                  <w:rPrChange w:id="3559" w:author="赵翔-深圳" w:date="2024-12-20T21:07:45Z">
                    <w:rPr>
                      <w:rFonts w:hint="eastAsia"/>
                      <w:sz w:val="18"/>
                      <w:szCs w:val="18"/>
                      <w:lang w:val="en-US" w:eastAsia="zh-CN"/>
                    </w:rPr>
                  </w:rPrChange>
                </w:rPr>
                <w:t>00</w:t>
              </w:r>
            </w:ins>
            <w:ins w:id="3560" w:author="赵翔-深圳" w:date="2024-12-20T21:05:06Z">
              <w:r>
                <w:rPr>
                  <w:rFonts w:hint="default"/>
                  <w:sz w:val="18"/>
                  <w:szCs w:val="18"/>
                  <w:lang w:val="en-US" w:eastAsia="zh-CN"/>
                  <w:rPrChange w:id="3561" w:author="赵翔-深圳" w:date="2024-12-20T21:07:45Z">
                    <w:rPr>
                      <w:rFonts w:hint="eastAsia"/>
                      <w:sz w:val="18"/>
                      <w:szCs w:val="18"/>
                      <w:lang w:val="en-US" w:eastAsia="zh-CN"/>
                    </w:rPr>
                  </w:rPrChange>
                </w:rPr>
                <w:t>～</w:t>
              </w:r>
            </w:ins>
            <w:ins w:id="3562" w:author="赵翔-深圳" w:date="2024-12-20T22:22:01Z">
              <w:r>
                <w:rPr>
                  <w:rFonts w:hint="eastAsia" w:ascii="Times New Roman" w:hAnsi="Times New Roman" w:eastAsia="宋体" w:cs="Times New Roman"/>
                  <w:sz w:val="18"/>
                  <w:szCs w:val="18"/>
                  <w:lang w:val="en-US" w:eastAsia="zh-CN"/>
                </w:rPr>
                <w:t>Z</w:t>
              </w:r>
            </w:ins>
            <w:ins w:id="3563" w:author="赵翔-深圳" w:date="2024-12-20T22:22:02Z">
              <w:r>
                <w:rPr>
                  <w:rFonts w:hint="eastAsia" w:ascii="Times New Roman" w:hAnsi="Times New Roman" w:eastAsia="宋体" w:cs="Times New Roman"/>
                  <w:sz w:val="18"/>
                  <w:szCs w:val="18"/>
                  <w:lang w:val="en-US" w:eastAsia="zh-CN"/>
                </w:rPr>
                <w:t>K</w:t>
              </w:r>
            </w:ins>
            <w:ins w:id="3564" w:author="赵翔-深圳" w:date="2024-12-20T22:22:03Z">
              <w:r>
                <w:rPr>
                  <w:rFonts w:hint="eastAsia" w:ascii="Times New Roman" w:hAnsi="Times New Roman" w:eastAsia="宋体" w:cs="Times New Roman"/>
                  <w:sz w:val="18"/>
                  <w:szCs w:val="18"/>
                  <w:lang w:val="en-US" w:eastAsia="zh-CN"/>
                </w:rPr>
                <w:t>04</w:t>
              </w:r>
            </w:ins>
            <w:ins w:id="3565" w:author="赵翔-深圳" w:date="2024-12-20T22:22:04Z">
              <w:r>
                <w:rPr>
                  <w:rFonts w:hint="eastAsia" w:ascii="Times New Roman" w:hAnsi="Times New Roman" w:eastAsia="宋体" w:cs="Times New Roman"/>
                  <w:sz w:val="18"/>
                  <w:szCs w:val="18"/>
                  <w:lang w:val="en-US" w:eastAsia="zh-CN"/>
                </w:rPr>
                <w:t>8</w:t>
              </w:r>
            </w:ins>
            <w:ins w:id="3566" w:author="赵翔-深圳" w:date="2024-12-20T22:22:05Z">
              <w:r>
                <w:rPr>
                  <w:rFonts w:hint="eastAsia" w:ascii="Times New Roman" w:hAnsi="Times New Roman" w:eastAsia="宋体" w:cs="Times New Roman"/>
                  <w:sz w:val="18"/>
                  <w:szCs w:val="18"/>
                  <w:lang w:val="en-US" w:eastAsia="zh-CN"/>
                </w:rPr>
                <w:t>+0</w:t>
              </w:r>
            </w:ins>
            <w:ins w:id="3567" w:author="赵翔-深圳" w:date="2024-12-20T22:22:06Z">
              <w:r>
                <w:rPr>
                  <w:rFonts w:hint="eastAsia" w:ascii="Times New Roman" w:hAnsi="Times New Roman" w:eastAsia="宋体" w:cs="Times New Roman"/>
                  <w:sz w:val="18"/>
                  <w:szCs w:val="18"/>
                  <w:lang w:val="en-US" w:eastAsia="zh-CN"/>
                </w:rPr>
                <w:t>00</w:t>
              </w:r>
            </w:ins>
          </w:p>
        </w:tc>
        <w:tc>
          <w:tcPr>
            <w:tcW w:w="1129" w:type="dxa"/>
            <w:gridSpan w:val="2"/>
            <w:shd w:val="clear" w:color="auto" w:fill="auto"/>
            <w:vAlign w:val="center"/>
          </w:tcPr>
          <w:p w14:paraId="0D7EFF1C">
            <w:pPr>
              <w:jc w:val="center"/>
              <w:rPr>
                <w:ins w:id="3568" w:author="赵翔-深圳" w:date="2024-12-20T21:04:06Z"/>
                <w:rFonts w:hint="default"/>
                <w:sz w:val="18"/>
                <w:szCs w:val="18"/>
                <w:lang w:val="en-US" w:eastAsia="zh-CN"/>
              </w:rPr>
            </w:pPr>
            <w:ins w:id="3569" w:author="赵翔-深圳" w:date="2024-12-20T21:06:26Z">
              <w:r>
                <w:rPr>
                  <w:rFonts w:hint="default"/>
                  <w:sz w:val="18"/>
                  <w:szCs w:val="18"/>
                  <w:lang w:val="en-US" w:eastAsia="zh-CN"/>
                  <w:rPrChange w:id="3570" w:author="赵翔-深圳" w:date="2024-12-20T21:07:45Z">
                    <w:rPr>
                      <w:rFonts w:hint="eastAsia"/>
                      <w:sz w:val="18"/>
                      <w:szCs w:val="18"/>
                      <w:lang w:val="en-US" w:eastAsia="zh-CN"/>
                    </w:rPr>
                  </w:rPrChange>
                </w:rPr>
                <w:t>0</w:t>
              </w:r>
            </w:ins>
          </w:p>
        </w:tc>
        <w:tc>
          <w:tcPr>
            <w:tcW w:w="917" w:type="dxa"/>
            <w:shd w:val="clear" w:color="auto" w:fill="auto"/>
            <w:vAlign w:val="center"/>
          </w:tcPr>
          <w:p w14:paraId="2D42F038">
            <w:pPr>
              <w:jc w:val="center"/>
              <w:rPr>
                <w:ins w:id="3571" w:author="赵翔-深圳" w:date="2024-12-20T21:04:06Z"/>
                <w:rFonts w:hint="default" w:eastAsia="宋体"/>
                <w:sz w:val="18"/>
                <w:szCs w:val="18"/>
                <w:lang w:val="en-US" w:eastAsia="zh-CN"/>
                <w:rPrChange w:id="3572" w:author="赵翔-深圳" w:date="2024-12-20T21:07:45Z">
                  <w:rPr>
                    <w:ins w:id="3573" w:author="赵翔-深圳" w:date="2024-12-20T21:04:06Z"/>
                    <w:rFonts w:hint="eastAsia" w:eastAsia="宋体"/>
                    <w:sz w:val="18"/>
                    <w:szCs w:val="18"/>
                    <w:lang w:val="en-US" w:eastAsia="zh-CN"/>
                  </w:rPr>
                </w:rPrChange>
              </w:rPr>
            </w:pPr>
            <w:ins w:id="3574" w:author="赵翔-深圳" w:date="2024-12-20T21:06:31Z">
              <w:r>
                <w:rPr>
                  <w:rFonts w:hint="default"/>
                  <w:sz w:val="18"/>
                  <w:szCs w:val="18"/>
                  <w:lang w:val="en-US" w:eastAsia="zh-CN"/>
                  <w:rPrChange w:id="3575" w:author="赵翔-深圳" w:date="2024-12-20T21:07:45Z">
                    <w:rPr>
                      <w:rFonts w:hint="eastAsia"/>
                      <w:sz w:val="18"/>
                      <w:szCs w:val="18"/>
                      <w:lang w:val="en-US" w:eastAsia="zh-CN"/>
                    </w:rPr>
                  </w:rPrChange>
                </w:rPr>
                <w:t>0</w:t>
              </w:r>
            </w:ins>
          </w:p>
        </w:tc>
        <w:tc>
          <w:tcPr>
            <w:tcW w:w="917" w:type="dxa"/>
            <w:shd w:val="clear" w:color="auto" w:fill="auto"/>
            <w:vAlign w:val="center"/>
          </w:tcPr>
          <w:p w14:paraId="2435B654">
            <w:pPr>
              <w:jc w:val="center"/>
              <w:rPr>
                <w:ins w:id="3576" w:author="赵翔-深圳" w:date="2024-12-20T21:04:06Z"/>
                <w:rFonts w:hint="default"/>
                <w:sz w:val="18"/>
                <w:szCs w:val="18"/>
                <w:lang w:val="en-US" w:eastAsia="zh-CN"/>
              </w:rPr>
            </w:pPr>
            <w:ins w:id="3577" w:author="赵翔-深圳" w:date="2024-12-20T21:06:34Z">
              <w:r>
                <w:rPr>
                  <w:rFonts w:hint="default"/>
                  <w:sz w:val="18"/>
                  <w:szCs w:val="18"/>
                  <w:lang w:val="en-US" w:eastAsia="zh-CN"/>
                  <w:rPrChange w:id="3578" w:author="赵翔-深圳" w:date="2024-12-20T21:07:45Z">
                    <w:rPr>
                      <w:rFonts w:hint="eastAsia"/>
                      <w:sz w:val="18"/>
                      <w:szCs w:val="18"/>
                      <w:lang w:val="en-US" w:eastAsia="zh-CN"/>
                    </w:rPr>
                  </w:rPrChange>
                </w:rPr>
                <w:t>0</w:t>
              </w:r>
            </w:ins>
          </w:p>
        </w:tc>
        <w:tc>
          <w:tcPr>
            <w:tcW w:w="917" w:type="dxa"/>
            <w:shd w:val="clear" w:color="auto" w:fill="auto"/>
            <w:vAlign w:val="center"/>
          </w:tcPr>
          <w:p w14:paraId="4D934465">
            <w:pPr>
              <w:jc w:val="center"/>
              <w:rPr>
                <w:ins w:id="3579" w:author="赵翔-深圳" w:date="2024-12-20T21:04:06Z"/>
                <w:rFonts w:hint="default"/>
                <w:sz w:val="18"/>
                <w:szCs w:val="18"/>
                <w:lang w:val="en-US" w:eastAsia="zh-CN"/>
              </w:rPr>
            </w:pPr>
            <w:ins w:id="3580" w:author="赵翔-深圳" w:date="2024-12-20T21:06:36Z">
              <w:r>
                <w:rPr>
                  <w:rFonts w:hint="default"/>
                  <w:sz w:val="18"/>
                  <w:szCs w:val="18"/>
                  <w:lang w:val="en-US" w:eastAsia="zh-CN"/>
                  <w:rPrChange w:id="3581" w:author="赵翔-深圳" w:date="2024-12-20T21:07:45Z">
                    <w:rPr>
                      <w:rFonts w:hint="eastAsia"/>
                      <w:sz w:val="18"/>
                      <w:szCs w:val="18"/>
                      <w:lang w:val="en-US" w:eastAsia="zh-CN"/>
                    </w:rPr>
                  </w:rPrChange>
                </w:rPr>
                <w:t>0</w:t>
              </w:r>
            </w:ins>
          </w:p>
        </w:tc>
        <w:tc>
          <w:tcPr>
            <w:tcW w:w="835" w:type="dxa"/>
            <w:shd w:val="clear" w:color="auto" w:fill="auto"/>
            <w:vAlign w:val="center"/>
          </w:tcPr>
          <w:p w14:paraId="387C29BC">
            <w:pPr>
              <w:jc w:val="center"/>
              <w:rPr>
                <w:ins w:id="3582" w:author="赵翔-深圳" w:date="2024-12-20T21:04:06Z"/>
                <w:rFonts w:hint="default"/>
                <w:color w:val="000000" w:themeColor="text1"/>
                <w:sz w:val="18"/>
                <w:szCs w:val="18"/>
                <w:lang w:val="en-US" w:eastAsia="zh-CN"/>
                <w14:textFill>
                  <w14:solidFill>
                    <w14:schemeClr w14:val="tx1"/>
                  </w14:solidFill>
                </w14:textFill>
              </w:rPr>
            </w:pPr>
            <w:ins w:id="3583" w:author="赵翔-深圳" w:date="2024-12-20T21:06:37Z">
              <w:r>
                <w:rPr>
                  <w:rFonts w:hint="default"/>
                  <w:color w:val="000000" w:themeColor="text1"/>
                  <w:sz w:val="18"/>
                  <w:szCs w:val="18"/>
                  <w:lang w:val="en-US" w:eastAsia="zh-CN"/>
                  <w:rPrChange w:id="3584"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ins>
          </w:p>
        </w:tc>
        <w:tc>
          <w:tcPr>
            <w:tcW w:w="999" w:type="dxa"/>
            <w:gridSpan w:val="2"/>
            <w:shd w:val="clear" w:color="auto" w:fill="auto"/>
            <w:vAlign w:val="center"/>
          </w:tcPr>
          <w:p w14:paraId="79AEF95A">
            <w:pPr>
              <w:jc w:val="center"/>
              <w:rPr>
                <w:ins w:id="3585" w:author="赵翔-深圳" w:date="2024-12-20T21:04:06Z"/>
                <w:rFonts w:hint="default"/>
                <w:sz w:val="18"/>
                <w:szCs w:val="18"/>
                <w:lang w:val="en-US" w:eastAsia="zh-CN"/>
              </w:rPr>
            </w:pPr>
            <w:ins w:id="3586" w:author="赵翔-深圳" w:date="2024-12-20T21:06:40Z">
              <w:r>
                <w:rPr>
                  <w:rFonts w:hint="default"/>
                  <w:sz w:val="18"/>
                  <w:szCs w:val="18"/>
                  <w:lang w:val="en-US" w:eastAsia="zh-CN"/>
                  <w:rPrChange w:id="3587" w:author="赵翔-深圳" w:date="2024-12-20T21:07:45Z">
                    <w:rPr>
                      <w:rFonts w:hint="eastAsia"/>
                      <w:sz w:val="18"/>
                      <w:szCs w:val="18"/>
                      <w:lang w:val="en-US" w:eastAsia="zh-CN"/>
                    </w:rPr>
                  </w:rPrChange>
                </w:rPr>
                <w:t>0</w:t>
              </w:r>
            </w:ins>
          </w:p>
        </w:tc>
        <w:tc>
          <w:tcPr>
            <w:tcW w:w="917" w:type="dxa"/>
            <w:shd w:val="clear" w:color="auto" w:fill="auto"/>
            <w:vAlign w:val="center"/>
          </w:tcPr>
          <w:p w14:paraId="0D91637B">
            <w:pPr>
              <w:jc w:val="center"/>
              <w:rPr>
                <w:ins w:id="3588" w:author="赵翔-深圳" w:date="2024-12-20T21:04:06Z"/>
                <w:rFonts w:hint="default"/>
                <w:sz w:val="18"/>
                <w:szCs w:val="18"/>
                <w:lang w:val="en-US" w:eastAsia="zh-CN"/>
              </w:rPr>
            </w:pPr>
            <w:ins w:id="3589" w:author="赵翔-深圳" w:date="2024-12-20T21:06:55Z">
              <w:r>
                <w:rPr>
                  <w:rFonts w:hint="default"/>
                  <w:sz w:val="18"/>
                  <w:szCs w:val="18"/>
                  <w:lang w:val="en-US" w:eastAsia="zh-CN"/>
                  <w:rPrChange w:id="3590" w:author="赵翔-深圳" w:date="2024-12-20T21:07:45Z">
                    <w:rPr>
                      <w:rFonts w:hint="eastAsia"/>
                      <w:sz w:val="18"/>
                      <w:szCs w:val="18"/>
                      <w:lang w:val="en-US" w:eastAsia="zh-CN"/>
                    </w:rPr>
                  </w:rPrChange>
                </w:rPr>
                <w:t>0</w:t>
              </w:r>
            </w:ins>
          </w:p>
        </w:tc>
        <w:tc>
          <w:tcPr>
            <w:tcW w:w="1048" w:type="dxa"/>
            <w:shd w:val="clear" w:color="auto" w:fill="auto"/>
            <w:vAlign w:val="center"/>
          </w:tcPr>
          <w:p w14:paraId="040E657E">
            <w:pPr>
              <w:jc w:val="center"/>
              <w:rPr>
                <w:ins w:id="3591" w:author="赵翔-深圳" w:date="2024-12-20T21:04:06Z"/>
                <w:rFonts w:hint="default"/>
                <w:sz w:val="18"/>
                <w:szCs w:val="18"/>
                <w:lang w:val="en-US" w:eastAsia="zh-CN"/>
              </w:rPr>
            </w:pPr>
            <w:ins w:id="3592" w:author="赵翔-深圳" w:date="2024-12-20T21:06:57Z">
              <w:r>
                <w:rPr>
                  <w:rFonts w:hint="default"/>
                  <w:sz w:val="18"/>
                  <w:szCs w:val="18"/>
                  <w:lang w:val="en-US" w:eastAsia="zh-CN"/>
                  <w:rPrChange w:id="3593" w:author="赵翔-深圳" w:date="2024-12-20T21:07:45Z">
                    <w:rPr>
                      <w:rFonts w:hint="eastAsia"/>
                      <w:sz w:val="18"/>
                      <w:szCs w:val="18"/>
                      <w:lang w:val="en-US" w:eastAsia="zh-CN"/>
                    </w:rPr>
                  </w:rPrChange>
                </w:rPr>
                <w:t>0</w:t>
              </w:r>
            </w:ins>
          </w:p>
        </w:tc>
      </w:tr>
      <w:tr w14:paraId="49AB1A7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594" w:author="赵翔-深圳" w:date="2024-12-20T22:22:17Z"/>
        </w:trPr>
        <w:tc>
          <w:tcPr>
            <w:tcW w:w="315" w:type="dxa"/>
            <w:shd w:val="clear" w:color="auto" w:fill="auto"/>
            <w:vAlign w:val="center"/>
          </w:tcPr>
          <w:p w14:paraId="27078F54">
            <w:pPr>
              <w:jc w:val="center"/>
              <w:rPr>
                <w:ins w:id="3595" w:author="赵翔-深圳" w:date="2024-12-20T22:22:17Z"/>
                <w:rFonts w:hint="default" w:ascii="Times New Roman" w:hAnsi="Times New Roman" w:eastAsia="宋体" w:cs="Times New Roman"/>
                <w:sz w:val="18"/>
                <w:szCs w:val="18"/>
                <w:lang w:val="en-US" w:eastAsia="zh-CN"/>
              </w:rPr>
            </w:pPr>
            <w:ins w:id="3596" w:author="赵翔-深圳" w:date="2024-12-20T22:23:03Z">
              <w:r>
                <w:rPr>
                  <w:rFonts w:hint="eastAsia" w:ascii="Times New Roman" w:hAnsi="Times New Roman" w:eastAsia="宋体" w:cs="Times New Roman"/>
                  <w:sz w:val="18"/>
                  <w:szCs w:val="18"/>
                  <w:lang w:val="en-US" w:eastAsia="zh-CN"/>
                </w:rPr>
                <w:t>1</w:t>
              </w:r>
            </w:ins>
            <w:ins w:id="3597" w:author="赵翔-深圳" w:date="2024-12-20T22:23:04Z">
              <w:r>
                <w:rPr>
                  <w:rFonts w:hint="eastAsia" w:ascii="Times New Roman" w:hAnsi="Times New Roman" w:eastAsia="宋体" w:cs="Times New Roman"/>
                  <w:sz w:val="18"/>
                  <w:szCs w:val="18"/>
                  <w:lang w:val="en-US" w:eastAsia="zh-CN"/>
                </w:rPr>
                <w:t>1</w:t>
              </w:r>
            </w:ins>
          </w:p>
        </w:tc>
        <w:tc>
          <w:tcPr>
            <w:tcW w:w="1113" w:type="dxa"/>
            <w:shd w:val="clear" w:color="auto" w:fill="auto"/>
            <w:vAlign w:val="center"/>
          </w:tcPr>
          <w:p w14:paraId="1882774E">
            <w:pPr>
              <w:rPr>
                <w:ins w:id="3598" w:author="赵翔-深圳" w:date="2024-12-20T22:22:17Z"/>
                <w:rFonts w:hint="default" w:ascii="Times New Roman" w:hAnsi="Times New Roman" w:eastAsia="宋体" w:cs="Times New Roman"/>
                <w:sz w:val="18"/>
                <w:szCs w:val="18"/>
                <w:lang w:val="en-US" w:eastAsia="zh-CN"/>
              </w:rPr>
            </w:pPr>
            <w:ins w:id="3599" w:author="赵翔-深圳" w:date="2024-12-20T22:22:38Z">
              <w:r>
                <w:rPr>
                  <w:rFonts w:hint="default" w:ascii="Times New Roman" w:hAnsi="Times New Roman" w:eastAsia="宋体" w:cs="Times New Roman"/>
                  <w:sz w:val="18"/>
                  <w:szCs w:val="18"/>
                  <w:lang w:val="en-US" w:eastAsia="zh-CN"/>
                </w:rPr>
                <w:t>ZK04</w:t>
              </w:r>
            </w:ins>
            <w:ins w:id="3600" w:author="赵翔-深圳" w:date="2024-12-20T22:22:41Z">
              <w:r>
                <w:rPr>
                  <w:rFonts w:hint="eastAsia" w:ascii="Times New Roman" w:hAnsi="Times New Roman" w:eastAsia="宋体" w:cs="Times New Roman"/>
                  <w:sz w:val="18"/>
                  <w:szCs w:val="18"/>
                  <w:lang w:val="en-US" w:eastAsia="zh-CN"/>
                </w:rPr>
                <w:t>8</w:t>
              </w:r>
            </w:ins>
            <w:ins w:id="3601" w:author="赵翔-深圳" w:date="2024-12-20T22:22:38Z">
              <w:r>
                <w:rPr>
                  <w:rFonts w:hint="default" w:ascii="Times New Roman" w:hAnsi="Times New Roman" w:eastAsia="宋体" w:cs="Times New Roman"/>
                  <w:sz w:val="18"/>
                  <w:szCs w:val="18"/>
                  <w:lang w:val="en-US" w:eastAsia="zh-CN"/>
                </w:rPr>
                <w:t>+</w:t>
              </w:r>
            </w:ins>
            <w:ins w:id="3602" w:author="赵翔-深圳" w:date="2024-12-20T22:22:45Z">
              <w:r>
                <w:rPr>
                  <w:rFonts w:hint="eastAsia" w:ascii="Times New Roman" w:hAnsi="Times New Roman" w:eastAsia="宋体" w:cs="Times New Roman"/>
                  <w:sz w:val="18"/>
                  <w:szCs w:val="18"/>
                  <w:lang w:val="en-US" w:eastAsia="zh-CN"/>
                </w:rPr>
                <w:t>0</w:t>
              </w:r>
            </w:ins>
            <w:ins w:id="3603" w:author="赵翔-深圳" w:date="2024-12-20T22:22:38Z">
              <w:r>
                <w:rPr>
                  <w:rFonts w:hint="default" w:ascii="Times New Roman" w:hAnsi="Times New Roman" w:eastAsia="宋体" w:cs="Times New Roman"/>
                  <w:sz w:val="18"/>
                  <w:szCs w:val="18"/>
                  <w:lang w:val="en-US" w:eastAsia="zh-CN"/>
                </w:rPr>
                <w:t>00～+</w:t>
              </w:r>
            </w:ins>
            <w:ins w:id="3604" w:author="赵翔-深圳" w:date="2024-12-20T22:22:51Z">
              <w:r>
                <w:rPr>
                  <w:rFonts w:hint="eastAsia" w:ascii="Times New Roman" w:hAnsi="Times New Roman" w:eastAsia="宋体" w:cs="Times New Roman"/>
                  <w:sz w:val="18"/>
                  <w:szCs w:val="18"/>
                  <w:lang w:val="en-US" w:eastAsia="zh-CN"/>
                </w:rPr>
                <w:t>1</w:t>
              </w:r>
            </w:ins>
            <w:ins w:id="3605" w:author="赵翔-深圳" w:date="2024-12-20T22:22:38Z">
              <w:r>
                <w:rPr>
                  <w:rFonts w:hint="default" w:ascii="Times New Roman" w:hAnsi="Times New Roman" w:eastAsia="宋体" w:cs="Times New Roman"/>
                  <w:sz w:val="18"/>
                  <w:szCs w:val="18"/>
                  <w:lang w:val="en-US" w:eastAsia="zh-CN"/>
                </w:rPr>
                <w:t>00</w:t>
              </w:r>
            </w:ins>
          </w:p>
        </w:tc>
        <w:tc>
          <w:tcPr>
            <w:tcW w:w="1129" w:type="dxa"/>
            <w:gridSpan w:val="2"/>
            <w:shd w:val="clear" w:color="auto" w:fill="auto"/>
            <w:vAlign w:val="center"/>
          </w:tcPr>
          <w:p w14:paraId="21105162">
            <w:pPr>
              <w:jc w:val="center"/>
              <w:rPr>
                <w:ins w:id="3606" w:author="赵翔-深圳" w:date="2024-12-20T22:22:17Z"/>
                <w:rFonts w:hint="default" w:ascii="Times New Roman" w:hAnsi="Times New Roman" w:eastAsia="宋体" w:cs="Times New Roman"/>
                <w:sz w:val="18"/>
                <w:szCs w:val="18"/>
                <w:lang w:val="en-US" w:eastAsia="zh-CN"/>
              </w:rPr>
            </w:pPr>
            <w:ins w:id="3607" w:author="赵翔-深圳" w:date="2024-12-20T22:25:24Z">
              <w:r>
                <w:rPr>
                  <w:rFonts w:hint="eastAsia" w:ascii="Times New Roman" w:hAnsi="Times New Roman" w:eastAsia="宋体" w:cs="Times New Roman"/>
                  <w:sz w:val="18"/>
                  <w:szCs w:val="18"/>
                  <w:lang w:val="en-US" w:eastAsia="zh-CN"/>
                </w:rPr>
                <w:t>0</w:t>
              </w:r>
            </w:ins>
          </w:p>
        </w:tc>
        <w:tc>
          <w:tcPr>
            <w:tcW w:w="917" w:type="dxa"/>
            <w:shd w:val="clear" w:color="auto" w:fill="auto"/>
            <w:vAlign w:val="center"/>
          </w:tcPr>
          <w:p w14:paraId="5B099A99">
            <w:pPr>
              <w:jc w:val="center"/>
              <w:rPr>
                <w:ins w:id="3608" w:author="赵翔-深圳" w:date="2024-12-20T22:22:17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96309AC">
            <w:pPr>
              <w:jc w:val="center"/>
              <w:rPr>
                <w:ins w:id="3609" w:author="赵翔-深圳" w:date="2024-12-20T22:22:17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D6D7108">
            <w:pPr>
              <w:jc w:val="center"/>
              <w:rPr>
                <w:ins w:id="3610" w:author="赵翔-深圳" w:date="2024-12-20T22:22:17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694585E">
            <w:pPr>
              <w:jc w:val="center"/>
              <w:rPr>
                <w:ins w:id="3611" w:author="赵翔-深圳" w:date="2024-12-20T22:22:17Z"/>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CAE78F2">
            <w:pPr>
              <w:jc w:val="center"/>
              <w:rPr>
                <w:ins w:id="3612" w:author="赵翔-深圳" w:date="2024-12-20T22:22:17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10B9AED">
            <w:pPr>
              <w:jc w:val="center"/>
              <w:rPr>
                <w:ins w:id="3613" w:author="赵翔-深圳" w:date="2024-12-20T22:22:17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361F4F8">
            <w:pPr>
              <w:jc w:val="center"/>
              <w:rPr>
                <w:ins w:id="3614" w:author="赵翔-深圳" w:date="2024-12-20T22:22:17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45E0167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615" w:author="赵翔-深圳" w:date="2024-12-20T22:22:24Z"/>
        </w:trPr>
        <w:tc>
          <w:tcPr>
            <w:tcW w:w="315" w:type="dxa"/>
            <w:shd w:val="clear" w:color="auto" w:fill="auto"/>
            <w:vAlign w:val="center"/>
          </w:tcPr>
          <w:p w14:paraId="25E9D20C">
            <w:pPr>
              <w:jc w:val="center"/>
              <w:rPr>
                <w:ins w:id="3616" w:author="赵翔-深圳" w:date="2024-12-20T22:22:24Z"/>
                <w:rFonts w:hint="default" w:ascii="Times New Roman" w:hAnsi="Times New Roman" w:eastAsia="宋体" w:cs="Times New Roman"/>
                <w:sz w:val="18"/>
                <w:szCs w:val="18"/>
                <w:lang w:val="en-US" w:eastAsia="zh-CN"/>
              </w:rPr>
            </w:pPr>
            <w:ins w:id="3617" w:author="赵翔-深圳" w:date="2024-12-20T22:23:05Z">
              <w:r>
                <w:rPr>
                  <w:rFonts w:hint="eastAsia" w:ascii="Times New Roman" w:hAnsi="Times New Roman" w:eastAsia="宋体" w:cs="Times New Roman"/>
                  <w:sz w:val="18"/>
                  <w:szCs w:val="18"/>
                  <w:lang w:val="en-US" w:eastAsia="zh-CN"/>
                </w:rPr>
                <w:t>12</w:t>
              </w:r>
            </w:ins>
          </w:p>
        </w:tc>
        <w:tc>
          <w:tcPr>
            <w:tcW w:w="1113" w:type="dxa"/>
            <w:shd w:val="clear" w:color="auto" w:fill="auto"/>
            <w:vAlign w:val="center"/>
          </w:tcPr>
          <w:p w14:paraId="39EF2D86">
            <w:pPr>
              <w:rPr>
                <w:ins w:id="3618" w:author="赵翔-深圳" w:date="2024-12-20T22:22:24Z"/>
                <w:rFonts w:hint="default" w:ascii="Times New Roman" w:hAnsi="Times New Roman" w:eastAsia="宋体" w:cs="Times New Roman"/>
                <w:sz w:val="18"/>
                <w:szCs w:val="18"/>
                <w:lang w:val="en-US" w:eastAsia="zh-CN"/>
              </w:rPr>
            </w:pPr>
            <w:ins w:id="3619" w:author="赵翔-深圳" w:date="2024-12-20T22:23:01Z">
              <w:r>
                <w:rPr>
                  <w:rFonts w:hint="eastAsia"/>
                </w:rPr>
                <w:t>ZK048+</w:t>
              </w:r>
            </w:ins>
            <w:ins w:id="3620" w:author="赵翔-深圳" w:date="2024-12-20T22:23:25Z">
              <w:r>
                <w:rPr>
                  <w:rFonts w:hint="eastAsia"/>
                  <w:lang w:val="en-US" w:eastAsia="zh-CN"/>
                </w:rPr>
                <w:t>1</w:t>
              </w:r>
            </w:ins>
            <w:ins w:id="3621" w:author="赵翔-深圳" w:date="2024-12-20T22:23:01Z">
              <w:r>
                <w:rPr>
                  <w:rFonts w:hint="eastAsia"/>
                </w:rPr>
                <w:t>00～+</w:t>
              </w:r>
            </w:ins>
            <w:ins w:id="3622" w:author="赵翔-深圳" w:date="2024-12-20T22:23:27Z">
              <w:r>
                <w:rPr>
                  <w:rFonts w:hint="eastAsia"/>
                  <w:lang w:val="en-US" w:eastAsia="zh-CN"/>
                </w:rPr>
                <w:t>2</w:t>
              </w:r>
            </w:ins>
            <w:ins w:id="3623" w:author="赵翔-深圳" w:date="2024-12-20T22:23:01Z">
              <w:r>
                <w:rPr>
                  <w:rFonts w:hint="eastAsia"/>
                </w:rPr>
                <w:t>00</w:t>
              </w:r>
            </w:ins>
          </w:p>
        </w:tc>
        <w:tc>
          <w:tcPr>
            <w:tcW w:w="1129" w:type="dxa"/>
            <w:gridSpan w:val="2"/>
            <w:shd w:val="clear" w:color="auto" w:fill="auto"/>
            <w:vAlign w:val="center"/>
          </w:tcPr>
          <w:p w14:paraId="4016711A">
            <w:pPr>
              <w:jc w:val="center"/>
              <w:rPr>
                <w:ins w:id="3624" w:author="赵翔-深圳" w:date="2024-12-20T22:22:24Z"/>
                <w:rFonts w:hint="default" w:ascii="Times New Roman" w:hAnsi="Times New Roman" w:eastAsia="宋体" w:cs="Times New Roman"/>
                <w:sz w:val="18"/>
                <w:szCs w:val="18"/>
                <w:lang w:val="en-US" w:eastAsia="zh-CN"/>
              </w:rPr>
            </w:pPr>
            <w:ins w:id="3625" w:author="赵翔-深圳" w:date="2024-12-20T22:25:25Z">
              <w:r>
                <w:rPr>
                  <w:rFonts w:hint="eastAsia" w:ascii="Times New Roman" w:hAnsi="Times New Roman" w:eastAsia="宋体" w:cs="Times New Roman"/>
                  <w:sz w:val="18"/>
                  <w:szCs w:val="18"/>
                  <w:lang w:val="en-US" w:eastAsia="zh-CN"/>
                </w:rPr>
                <w:t>0</w:t>
              </w:r>
            </w:ins>
          </w:p>
        </w:tc>
        <w:tc>
          <w:tcPr>
            <w:tcW w:w="917" w:type="dxa"/>
            <w:shd w:val="clear" w:color="auto" w:fill="auto"/>
            <w:vAlign w:val="center"/>
          </w:tcPr>
          <w:p w14:paraId="1135977A">
            <w:pPr>
              <w:jc w:val="center"/>
              <w:rPr>
                <w:ins w:id="3626"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F58A0A4">
            <w:pPr>
              <w:jc w:val="center"/>
              <w:rPr>
                <w:ins w:id="3627"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3144B04">
            <w:pPr>
              <w:jc w:val="center"/>
              <w:rPr>
                <w:ins w:id="3628"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7E3BECC">
            <w:pPr>
              <w:jc w:val="center"/>
              <w:rPr>
                <w:ins w:id="3629" w:author="赵翔-深圳" w:date="2024-12-20T22:22:24Z"/>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05F93AF">
            <w:pPr>
              <w:jc w:val="center"/>
              <w:rPr>
                <w:ins w:id="3630"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F31361">
            <w:pPr>
              <w:jc w:val="center"/>
              <w:rPr>
                <w:ins w:id="3631"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23CC9D8">
            <w:pPr>
              <w:jc w:val="center"/>
              <w:rPr>
                <w:ins w:id="3632"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F23BF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633" w:author="赵翔-深圳" w:date="2024-12-20T22:22:24Z"/>
        </w:trPr>
        <w:tc>
          <w:tcPr>
            <w:tcW w:w="315" w:type="dxa"/>
            <w:shd w:val="clear" w:color="auto" w:fill="auto"/>
            <w:vAlign w:val="center"/>
          </w:tcPr>
          <w:p w14:paraId="3B103542">
            <w:pPr>
              <w:jc w:val="center"/>
              <w:rPr>
                <w:ins w:id="3634" w:author="赵翔-深圳" w:date="2024-12-20T22:22:24Z"/>
                <w:rFonts w:hint="default" w:ascii="Times New Roman" w:hAnsi="Times New Roman" w:eastAsia="宋体" w:cs="Times New Roman"/>
                <w:sz w:val="18"/>
                <w:szCs w:val="18"/>
                <w:lang w:val="en-US" w:eastAsia="zh-CN"/>
              </w:rPr>
            </w:pPr>
            <w:ins w:id="3635" w:author="赵翔-深圳" w:date="2024-12-20T22:23:07Z">
              <w:r>
                <w:rPr>
                  <w:rFonts w:hint="eastAsia" w:ascii="Times New Roman" w:hAnsi="Times New Roman" w:eastAsia="宋体" w:cs="Times New Roman"/>
                  <w:sz w:val="18"/>
                  <w:szCs w:val="18"/>
                  <w:lang w:val="en-US" w:eastAsia="zh-CN"/>
                </w:rPr>
                <w:t>1</w:t>
              </w:r>
            </w:ins>
            <w:ins w:id="3636" w:author="赵翔-深圳" w:date="2024-12-20T22:23:08Z">
              <w:r>
                <w:rPr>
                  <w:rFonts w:hint="eastAsia" w:ascii="Times New Roman" w:hAnsi="Times New Roman" w:eastAsia="宋体" w:cs="Times New Roman"/>
                  <w:sz w:val="18"/>
                  <w:szCs w:val="18"/>
                  <w:lang w:val="en-US" w:eastAsia="zh-CN"/>
                </w:rPr>
                <w:t>3</w:t>
              </w:r>
            </w:ins>
          </w:p>
        </w:tc>
        <w:tc>
          <w:tcPr>
            <w:tcW w:w="1113" w:type="dxa"/>
            <w:shd w:val="clear" w:color="auto" w:fill="auto"/>
            <w:vAlign w:val="center"/>
          </w:tcPr>
          <w:p w14:paraId="38AD3C50">
            <w:pPr>
              <w:rPr>
                <w:ins w:id="3637" w:author="赵翔-深圳" w:date="2024-12-20T22:22:24Z"/>
                <w:rFonts w:hint="default" w:ascii="Times New Roman" w:hAnsi="Times New Roman" w:eastAsia="宋体" w:cs="Times New Roman"/>
                <w:sz w:val="18"/>
                <w:szCs w:val="18"/>
                <w:lang w:val="en-US" w:eastAsia="zh-CN"/>
              </w:rPr>
            </w:pPr>
            <w:ins w:id="3638" w:author="赵翔-深圳" w:date="2024-12-20T22:23:01Z">
              <w:r>
                <w:rPr>
                  <w:rFonts w:hint="eastAsia"/>
                </w:rPr>
                <w:t>ZK048+</w:t>
              </w:r>
            </w:ins>
            <w:ins w:id="3639" w:author="赵翔-深圳" w:date="2024-12-20T22:23:30Z">
              <w:r>
                <w:rPr>
                  <w:rFonts w:hint="eastAsia"/>
                  <w:lang w:val="en-US" w:eastAsia="zh-CN"/>
                </w:rPr>
                <w:t>2</w:t>
              </w:r>
            </w:ins>
            <w:ins w:id="3640" w:author="赵翔-深圳" w:date="2024-12-20T22:23:01Z">
              <w:r>
                <w:rPr>
                  <w:rFonts w:hint="eastAsia"/>
                </w:rPr>
                <w:t>00～+</w:t>
              </w:r>
            </w:ins>
            <w:ins w:id="3641" w:author="赵翔-深圳" w:date="2024-12-20T22:23:33Z">
              <w:r>
                <w:rPr>
                  <w:rFonts w:hint="eastAsia"/>
                  <w:lang w:val="en-US" w:eastAsia="zh-CN"/>
                </w:rPr>
                <w:t>3</w:t>
              </w:r>
            </w:ins>
            <w:ins w:id="3642" w:author="赵翔-深圳" w:date="2024-12-20T22:23:01Z">
              <w:r>
                <w:rPr>
                  <w:rFonts w:hint="eastAsia"/>
                </w:rPr>
                <w:t>00</w:t>
              </w:r>
            </w:ins>
          </w:p>
        </w:tc>
        <w:tc>
          <w:tcPr>
            <w:tcW w:w="1129" w:type="dxa"/>
            <w:gridSpan w:val="2"/>
            <w:shd w:val="clear" w:color="auto" w:fill="auto"/>
            <w:vAlign w:val="center"/>
          </w:tcPr>
          <w:p w14:paraId="5F17CFDC">
            <w:pPr>
              <w:jc w:val="center"/>
              <w:rPr>
                <w:ins w:id="3643" w:author="赵翔-深圳" w:date="2024-12-20T22:22:24Z"/>
                <w:rFonts w:hint="default" w:ascii="Times New Roman" w:hAnsi="Times New Roman" w:eastAsia="宋体" w:cs="Times New Roman"/>
                <w:sz w:val="18"/>
                <w:szCs w:val="18"/>
                <w:lang w:val="en-US" w:eastAsia="zh-CN"/>
              </w:rPr>
            </w:pPr>
            <w:ins w:id="3644" w:author="赵翔-深圳" w:date="2024-12-20T22:25:28Z">
              <w:r>
                <w:rPr>
                  <w:rFonts w:hint="eastAsia" w:ascii="Times New Roman" w:hAnsi="Times New Roman" w:eastAsia="宋体" w:cs="Times New Roman"/>
                  <w:sz w:val="18"/>
                  <w:szCs w:val="18"/>
                  <w:lang w:val="en-US" w:eastAsia="zh-CN"/>
                </w:rPr>
                <w:t>1</w:t>
              </w:r>
            </w:ins>
          </w:p>
        </w:tc>
        <w:tc>
          <w:tcPr>
            <w:tcW w:w="917" w:type="dxa"/>
            <w:shd w:val="clear" w:color="auto" w:fill="auto"/>
            <w:vAlign w:val="center"/>
          </w:tcPr>
          <w:p w14:paraId="25640238">
            <w:pPr>
              <w:jc w:val="center"/>
              <w:rPr>
                <w:ins w:id="3645"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1AFA58C">
            <w:pPr>
              <w:jc w:val="center"/>
              <w:rPr>
                <w:ins w:id="3646"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481127F">
            <w:pPr>
              <w:jc w:val="center"/>
              <w:rPr>
                <w:ins w:id="3647"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709FF71">
            <w:pPr>
              <w:jc w:val="center"/>
              <w:rPr>
                <w:ins w:id="3648" w:author="赵翔-深圳" w:date="2024-12-20T22:22:24Z"/>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F78164E">
            <w:pPr>
              <w:jc w:val="center"/>
              <w:rPr>
                <w:ins w:id="3649"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FE85F8">
            <w:pPr>
              <w:jc w:val="center"/>
              <w:rPr>
                <w:ins w:id="3650"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AAB54AD">
            <w:pPr>
              <w:jc w:val="center"/>
              <w:rPr>
                <w:ins w:id="3651"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5E22C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652" w:author="赵翔-深圳" w:date="2024-12-20T22:22:24Z"/>
        </w:trPr>
        <w:tc>
          <w:tcPr>
            <w:tcW w:w="315" w:type="dxa"/>
            <w:shd w:val="clear" w:color="auto" w:fill="auto"/>
            <w:vAlign w:val="center"/>
          </w:tcPr>
          <w:p w14:paraId="00BA1735">
            <w:pPr>
              <w:jc w:val="center"/>
              <w:rPr>
                <w:ins w:id="3653" w:author="赵翔-深圳" w:date="2024-12-20T22:22:24Z"/>
                <w:rFonts w:hint="default" w:ascii="Times New Roman" w:hAnsi="Times New Roman" w:eastAsia="宋体" w:cs="Times New Roman"/>
                <w:sz w:val="18"/>
                <w:szCs w:val="18"/>
                <w:lang w:val="en-US" w:eastAsia="zh-CN"/>
              </w:rPr>
            </w:pPr>
            <w:ins w:id="3654" w:author="赵翔-深圳" w:date="2024-12-20T22:23:09Z">
              <w:r>
                <w:rPr>
                  <w:rFonts w:hint="eastAsia" w:ascii="Times New Roman" w:hAnsi="Times New Roman" w:eastAsia="宋体" w:cs="Times New Roman"/>
                  <w:sz w:val="18"/>
                  <w:szCs w:val="18"/>
                  <w:lang w:val="en-US" w:eastAsia="zh-CN"/>
                </w:rPr>
                <w:t>1</w:t>
              </w:r>
            </w:ins>
            <w:ins w:id="3655" w:author="赵翔-深圳" w:date="2024-12-20T22:23:10Z">
              <w:r>
                <w:rPr>
                  <w:rFonts w:hint="eastAsia" w:ascii="Times New Roman" w:hAnsi="Times New Roman" w:eastAsia="宋体" w:cs="Times New Roman"/>
                  <w:sz w:val="18"/>
                  <w:szCs w:val="18"/>
                  <w:lang w:val="en-US" w:eastAsia="zh-CN"/>
                </w:rPr>
                <w:t>4</w:t>
              </w:r>
            </w:ins>
          </w:p>
        </w:tc>
        <w:tc>
          <w:tcPr>
            <w:tcW w:w="1113" w:type="dxa"/>
            <w:shd w:val="clear" w:color="auto" w:fill="auto"/>
            <w:vAlign w:val="center"/>
          </w:tcPr>
          <w:p w14:paraId="0AAEAB74">
            <w:pPr>
              <w:rPr>
                <w:ins w:id="3656" w:author="赵翔-深圳" w:date="2024-12-20T22:22:24Z"/>
                <w:rFonts w:hint="default" w:ascii="Times New Roman" w:hAnsi="Times New Roman" w:eastAsia="宋体" w:cs="Times New Roman"/>
                <w:sz w:val="18"/>
                <w:szCs w:val="18"/>
                <w:lang w:val="en-US" w:eastAsia="zh-CN"/>
              </w:rPr>
            </w:pPr>
            <w:ins w:id="3657" w:author="赵翔-深圳" w:date="2024-12-20T22:23:01Z">
              <w:r>
                <w:rPr>
                  <w:rFonts w:hint="eastAsia"/>
                </w:rPr>
                <w:t>ZK048+</w:t>
              </w:r>
            </w:ins>
            <w:ins w:id="3658" w:author="赵翔-深圳" w:date="2024-12-20T22:23:35Z">
              <w:r>
                <w:rPr>
                  <w:rFonts w:hint="eastAsia"/>
                  <w:lang w:val="en-US" w:eastAsia="zh-CN"/>
                </w:rPr>
                <w:t>3</w:t>
              </w:r>
            </w:ins>
            <w:ins w:id="3659" w:author="赵翔-深圳" w:date="2024-12-20T22:23:01Z">
              <w:r>
                <w:rPr>
                  <w:rFonts w:hint="eastAsia"/>
                </w:rPr>
                <w:t>00～+</w:t>
              </w:r>
            </w:ins>
            <w:ins w:id="3660" w:author="赵翔-深圳" w:date="2024-12-20T22:23:38Z">
              <w:r>
                <w:rPr>
                  <w:rFonts w:hint="eastAsia"/>
                  <w:lang w:val="en-US" w:eastAsia="zh-CN"/>
                </w:rPr>
                <w:t>4</w:t>
              </w:r>
            </w:ins>
            <w:ins w:id="3661" w:author="赵翔-深圳" w:date="2024-12-20T22:23:01Z">
              <w:r>
                <w:rPr>
                  <w:rFonts w:hint="eastAsia"/>
                </w:rPr>
                <w:t>00</w:t>
              </w:r>
            </w:ins>
          </w:p>
        </w:tc>
        <w:tc>
          <w:tcPr>
            <w:tcW w:w="1129" w:type="dxa"/>
            <w:gridSpan w:val="2"/>
            <w:shd w:val="clear" w:color="auto" w:fill="auto"/>
            <w:vAlign w:val="center"/>
          </w:tcPr>
          <w:p w14:paraId="6FC8518A">
            <w:pPr>
              <w:jc w:val="center"/>
              <w:rPr>
                <w:ins w:id="3662" w:author="赵翔-深圳" w:date="2024-12-20T22:22:24Z"/>
                <w:rFonts w:hint="default" w:ascii="Times New Roman" w:hAnsi="Times New Roman" w:eastAsia="宋体" w:cs="Times New Roman"/>
                <w:sz w:val="18"/>
                <w:szCs w:val="18"/>
                <w:lang w:val="en-US" w:eastAsia="zh-CN"/>
              </w:rPr>
            </w:pPr>
            <w:ins w:id="3663" w:author="赵翔-深圳" w:date="2024-12-20T22:25:31Z">
              <w:r>
                <w:rPr>
                  <w:rFonts w:hint="eastAsia" w:ascii="Times New Roman" w:hAnsi="Times New Roman" w:eastAsia="宋体" w:cs="Times New Roman"/>
                  <w:sz w:val="18"/>
                  <w:szCs w:val="18"/>
                  <w:lang w:val="en-US" w:eastAsia="zh-CN"/>
                </w:rPr>
                <w:t>0</w:t>
              </w:r>
            </w:ins>
          </w:p>
        </w:tc>
        <w:tc>
          <w:tcPr>
            <w:tcW w:w="917" w:type="dxa"/>
            <w:shd w:val="clear" w:color="auto" w:fill="auto"/>
            <w:vAlign w:val="center"/>
          </w:tcPr>
          <w:p w14:paraId="1456A204">
            <w:pPr>
              <w:jc w:val="center"/>
              <w:rPr>
                <w:ins w:id="3664"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274AF84">
            <w:pPr>
              <w:jc w:val="center"/>
              <w:rPr>
                <w:ins w:id="3665"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3E0370E">
            <w:pPr>
              <w:jc w:val="center"/>
              <w:rPr>
                <w:ins w:id="3666"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4BC8EED">
            <w:pPr>
              <w:jc w:val="center"/>
              <w:rPr>
                <w:ins w:id="3667" w:author="赵翔-深圳" w:date="2024-12-20T22:22:24Z"/>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7C77BAF">
            <w:pPr>
              <w:jc w:val="center"/>
              <w:rPr>
                <w:ins w:id="3668"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E178CD">
            <w:pPr>
              <w:jc w:val="center"/>
              <w:rPr>
                <w:ins w:id="3669"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1998BCA">
            <w:pPr>
              <w:jc w:val="center"/>
              <w:rPr>
                <w:ins w:id="3670"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51A218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671" w:author="赵翔-深圳" w:date="2024-12-20T22:22:24Z"/>
        </w:trPr>
        <w:tc>
          <w:tcPr>
            <w:tcW w:w="315" w:type="dxa"/>
            <w:shd w:val="clear" w:color="auto" w:fill="auto"/>
            <w:vAlign w:val="center"/>
          </w:tcPr>
          <w:p w14:paraId="3ADA3E38">
            <w:pPr>
              <w:jc w:val="center"/>
              <w:rPr>
                <w:ins w:id="3672" w:author="赵翔-深圳" w:date="2024-12-20T22:22:24Z"/>
                <w:rFonts w:hint="default" w:ascii="Times New Roman" w:hAnsi="Times New Roman" w:eastAsia="宋体" w:cs="Times New Roman"/>
                <w:sz w:val="18"/>
                <w:szCs w:val="18"/>
                <w:lang w:val="en-US" w:eastAsia="zh-CN"/>
              </w:rPr>
            </w:pPr>
            <w:ins w:id="3673" w:author="赵翔-深圳" w:date="2024-12-20T22:23:12Z">
              <w:r>
                <w:rPr>
                  <w:rFonts w:hint="eastAsia" w:ascii="Times New Roman" w:hAnsi="Times New Roman" w:eastAsia="宋体" w:cs="Times New Roman"/>
                  <w:sz w:val="18"/>
                  <w:szCs w:val="18"/>
                  <w:lang w:val="en-US" w:eastAsia="zh-CN"/>
                </w:rPr>
                <w:t>15</w:t>
              </w:r>
            </w:ins>
          </w:p>
        </w:tc>
        <w:tc>
          <w:tcPr>
            <w:tcW w:w="1113" w:type="dxa"/>
            <w:shd w:val="clear" w:color="auto" w:fill="auto"/>
            <w:vAlign w:val="center"/>
          </w:tcPr>
          <w:p w14:paraId="75B954C9">
            <w:pPr>
              <w:rPr>
                <w:ins w:id="3674" w:author="赵翔-深圳" w:date="2024-12-20T22:22:24Z"/>
                <w:rFonts w:hint="default" w:ascii="Times New Roman" w:hAnsi="Times New Roman" w:eastAsia="宋体" w:cs="Times New Roman"/>
                <w:sz w:val="18"/>
                <w:szCs w:val="18"/>
                <w:lang w:val="en-US" w:eastAsia="zh-CN"/>
              </w:rPr>
            </w:pPr>
            <w:ins w:id="3675" w:author="赵翔-深圳" w:date="2024-12-20T22:23:01Z">
              <w:r>
                <w:rPr>
                  <w:rFonts w:hint="eastAsia"/>
                </w:rPr>
                <w:t>ZK048+</w:t>
              </w:r>
            </w:ins>
            <w:ins w:id="3676" w:author="赵翔-深圳" w:date="2024-12-20T22:23:40Z">
              <w:r>
                <w:rPr>
                  <w:rFonts w:hint="eastAsia"/>
                  <w:lang w:val="en-US" w:eastAsia="zh-CN"/>
                </w:rPr>
                <w:t>4</w:t>
              </w:r>
            </w:ins>
            <w:ins w:id="3677" w:author="赵翔-深圳" w:date="2024-12-20T22:23:01Z">
              <w:r>
                <w:rPr>
                  <w:rFonts w:hint="eastAsia"/>
                </w:rPr>
                <w:t>00～+</w:t>
              </w:r>
            </w:ins>
            <w:ins w:id="3678" w:author="赵翔-深圳" w:date="2024-12-20T22:23:43Z">
              <w:r>
                <w:rPr>
                  <w:rFonts w:hint="eastAsia"/>
                  <w:lang w:val="en-US" w:eastAsia="zh-CN"/>
                </w:rPr>
                <w:t>5</w:t>
              </w:r>
            </w:ins>
            <w:ins w:id="3679" w:author="赵翔-深圳" w:date="2024-12-20T22:23:01Z">
              <w:r>
                <w:rPr>
                  <w:rFonts w:hint="eastAsia"/>
                </w:rPr>
                <w:t>00</w:t>
              </w:r>
            </w:ins>
          </w:p>
        </w:tc>
        <w:tc>
          <w:tcPr>
            <w:tcW w:w="1129" w:type="dxa"/>
            <w:gridSpan w:val="2"/>
            <w:shd w:val="clear" w:color="auto" w:fill="auto"/>
            <w:vAlign w:val="center"/>
          </w:tcPr>
          <w:p w14:paraId="2170A32F">
            <w:pPr>
              <w:jc w:val="center"/>
              <w:rPr>
                <w:ins w:id="3680" w:author="赵翔-深圳" w:date="2024-12-20T22:22:24Z"/>
                <w:rFonts w:hint="default" w:ascii="Times New Roman" w:hAnsi="Times New Roman" w:eastAsia="宋体" w:cs="Times New Roman"/>
                <w:sz w:val="18"/>
                <w:szCs w:val="18"/>
                <w:lang w:val="en-US" w:eastAsia="zh-CN"/>
              </w:rPr>
            </w:pPr>
            <w:ins w:id="3681" w:author="赵翔-深圳" w:date="2024-12-20T22:25:36Z">
              <w:r>
                <w:rPr>
                  <w:rFonts w:hint="eastAsia" w:ascii="Times New Roman" w:hAnsi="Times New Roman" w:eastAsia="宋体" w:cs="Times New Roman"/>
                  <w:sz w:val="18"/>
                  <w:szCs w:val="18"/>
                  <w:lang w:val="en-US" w:eastAsia="zh-CN"/>
                </w:rPr>
                <w:t>1</w:t>
              </w:r>
            </w:ins>
          </w:p>
        </w:tc>
        <w:tc>
          <w:tcPr>
            <w:tcW w:w="917" w:type="dxa"/>
            <w:shd w:val="clear" w:color="auto" w:fill="auto"/>
            <w:vAlign w:val="center"/>
          </w:tcPr>
          <w:p w14:paraId="3C6926C0">
            <w:pPr>
              <w:jc w:val="center"/>
              <w:rPr>
                <w:ins w:id="3682"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7ADBB4D">
            <w:pPr>
              <w:jc w:val="center"/>
              <w:rPr>
                <w:ins w:id="3683"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4F0EAEC">
            <w:pPr>
              <w:jc w:val="center"/>
              <w:rPr>
                <w:ins w:id="3684"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8D779E3">
            <w:pPr>
              <w:jc w:val="center"/>
              <w:rPr>
                <w:ins w:id="3685" w:author="赵翔-深圳" w:date="2024-12-20T22:22:24Z"/>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8462A8B">
            <w:pPr>
              <w:jc w:val="center"/>
              <w:rPr>
                <w:ins w:id="3686"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0D25F88">
            <w:pPr>
              <w:jc w:val="center"/>
              <w:rPr>
                <w:ins w:id="3687"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3A216FA">
            <w:pPr>
              <w:jc w:val="center"/>
              <w:rPr>
                <w:ins w:id="3688"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AD318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689" w:author="赵翔-深圳" w:date="2024-12-20T22:22:24Z"/>
        </w:trPr>
        <w:tc>
          <w:tcPr>
            <w:tcW w:w="315" w:type="dxa"/>
            <w:shd w:val="clear" w:color="auto" w:fill="auto"/>
            <w:vAlign w:val="center"/>
          </w:tcPr>
          <w:p w14:paraId="28B3AE69">
            <w:pPr>
              <w:jc w:val="center"/>
              <w:rPr>
                <w:ins w:id="3690" w:author="赵翔-深圳" w:date="2024-12-20T22:22:24Z"/>
                <w:rFonts w:hint="default" w:ascii="Times New Roman" w:hAnsi="Times New Roman" w:eastAsia="宋体" w:cs="Times New Roman"/>
                <w:sz w:val="18"/>
                <w:szCs w:val="18"/>
                <w:lang w:val="en-US" w:eastAsia="zh-CN"/>
              </w:rPr>
            </w:pPr>
            <w:ins w:id="3691" w:author="赵翔-深圳" w:date="2024-12-20T22:23:14Z">
              <w:r>
                <w:rPr>
                  <w:rFonts w:hint="eastAsia" w:ascii="Times New Roman" w:hAnsi="Times New Roman" w:eastAsia="宋体" w:cs="Times New Roman"/>
                  <w:sz w:val="18"/>
                  <w:szCs w:val="18"/>
                  <w:lang w:val="en-US" w:eastAsia="zh-CN"/>
                </w:rPr>
                <w:t>1</w:t>
              </w:r>
            </w:ins>
            <w:ins w:id="3692" w:author="赵翔-深圳" w:date="2024-12-20T22:23:15Z">
              <w:r>
                <w:rPr>
                  <w:rFonts w:hint="eastAsia" w:ascii="Times New Roman" w:hAnsi="Times New Roman" w:eastAsia="宋体" w:cs="Times New Roman"/>
                  <w:sz w:val="18"/>
                  <w:szCs w:val="18"/>
                  <w:lang w:val="en-US" w:eastAsia="zh-CN"/>
                </w:rPr>
                <w:t>6</w:t>
              </w:r>
            </w:ins>
          </w:p>
        </w:tc>
        <w:tc>
          <w:tcPr>
            <w:tcW w:w="1113" w:type="dxa"/>
            <w:shd w:val="clear" w:color="auto" w:fill="auto"/>
            <w:vAlign w:val="center"/>
          </w:tcPr>
          <w:p w14:paraId="0A2B52A2">
            <w:pPr>
              <w:rPr>
                <w:ins w:id="3693" w:author="赵翔-深圳" w:date="2024-12-20T22:22:24Z"/>
                <w:rFonts w:hint="default" w:ascii="Times New Roman" w:hAnsi="Times New Roman" w:eastAsia="宋体" w:cs="Times New Roman"/>
                <w:sz w:val="18"/>
                <w:szCs w:val="18"/>
                <w:lang w:val="en-US" w:eastAsia="zh-CN"/>
              </w:rPr>
            </w:pPr>
            <w:ins w:id="3694" w:author="赵翔-深圳" w:date="2024-12-20T22:23:01Z">
              <w:r>
                <w:rPr>
                  <w:rFonts w:hint="eastAsia"/>
                </w:rPr>
                <w:t>ZK048+</w:t>
              </w:r>
            </w:ins>
            <w:ins w:id="3695" w:author="赵翔-深圳" w:date="2024-12-20T22:23:47Z">
              <w:r>
                <w:rPr>
                  <w:rFonts w:hint="eastAsia"/>
                  <w:lang w:val="en-US" w:eastAsia="zh-CN"/>
                </w:rPr>
                <w:t>5</w:t>
              </w:r>
            </w:ins>
            <w:ins w:id="3696" w:author="赵翔-深圳" w:date="2024-12-20T22:23:01Z">
              <w:r>
                <w:rPr>
                  <w:rFonts w:hint="eastAsia"/>
                </w:rPr>
                <w:t>00～+</w:t>
              </w:r>
            </w:ins>
            <w:ins w:id="3697" w:author="赵翔-深圳" w:date="2024-12-20T22:23:49Z">
              <w:r>
                <w:rPr>
                  <w:rFonts w:hint="eastAsia"/>
                  <w:lang w:val="en-US" w:eastAsia="zh-CN"/>
                </w:rPr>
                <w:t>6</w:t>
              </w:r>
            </w:ins>
            <w:ins w:id="3698" w:author="赵翔-深圳" w:date="2024-12-20T22:23:01Z">
              <w:r>
                <w:rPr>
                  <w:rFonts w:hint="eastAsia"/>
                </w:rPr>
                <w:t>00</w:t>
              </w:r>
            </w:ins>
          </w:p>
        </w:tc>
        <w:tc>
          <w:tcPr>
            <w:tcW w:w="1129" w:type="dxa"/>
            <w:gridSpan w:val="2"/>
            <w:shd w:val="clear" w:color="auto" w:fill="auto"/>
            <w:vAlign w:val="center"/>
          </w:tcPr>
          <w:p w14:paraId="2D9DC201">
            <w:pPr>
              <w:jc w:val="center"/>
              <w:rPr>
                <w:ins w:id="3699" w:author="赵翔-深圳" w:date="2024-12-20T22:22:24Z"/>
                <w:rFonts w:hint="default" w:ascii="Times New Roman" w:hAnsi="Times New Roman" w:eastAsia="宋体" w:cs="Times New Roman"/>
                <w:sz w:val="18"/>
                <w:szCs w:val="18"/>
                <w:lang w:val="en-US" w:eastAsia="zh-CN"/>
              </w:rPr>
            </w:pPr>
            <w:ins w:id="3700" w:author="赵翔-深圳" w:date="2024-12-20T22:25:41Z">
              <w:r>
                <w:rPr>
                  <w:rFonts w:hint="eastAsia" w:ascii="Times New Roman" w:hAnsi="Times New Roman" w:eastAsia="宋体" w:cs="Times New Roman"/>
                  <w:sz w:val="18"/>
                  <w:szCs w:val="18"/>
                  <w:lang w:val="en-US" w:eastAsia="zh-CN"/>
                </w:rPr>
                <w:t>1</w:t>
              </w:r>
            </w:ins>
          </w:p>
        </w:tc>
        <w:tc>
          <w:tcPr>
            <w:tcW w:w="917" w:type="dxa"/>
            <w:shd w:val="clear" w:color="auto" w:fill="auto"/>
            <w:vAlign w:val="center"/>
          </w:tcPr>
          <w:p w14:paraId="5915BF44">
            <w:pPr>
              <w:jc w:val="center"/>
              <w:rPr>
                <w:ins w:id="3701"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EF8ED8F">
            <w:pPr>
              <w:jc w:val="center"/>
              <w:rPr>
                <w:ins w:id="3702"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0013D99">
            <w:pPr>
              <w:jc w:val="center"/>
              <w:rPr>
                <w:ins w:id="3703"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4A15AC3">
            <w:pPr>
              <w:jc w:val="center"/>
              <w:rPr>
                <w:ins w:id="3704" w:author="赵翔-深圳" w:date="2024-12-20T22:22:24Z"/>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AD53050">
            <w:pPr>
              <w:jc w:val="center"/>
              <w:rPr>
                <w:ins w:id="3705"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BDB878">
            <w:pPr>
              <w:jc w:val="center"/>
              <w:rPr>
                <w:ins w:id="3706"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E9FD381">
            <w:pPr>
              <w:jc w:val="center"/>
              <w:rPr>
                <w:ins w:id="3707"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526AC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ins w:id="3708" w:author="赵翔-深圳" w:date="2024-12-20T22:22:24Z"/>
        </w:trPr>
        <w:tc>
          <w:tcPr>
            <w:tcW w:w="315" w:type="dxa"/>
            <w:shd w:val="clear" w:color="auto" w:fill="auto"/>
            <w:vAlign w:val="center"/>
          </w:tcPr>
          <w:p w14:paraId="27ED464C">
            <w:pPr>
              <w:jc w:val="center"/>
              <w:rPr>
                <w:ins w:id="3709" w:author="赵翔-深圳" w:date="2024-12-20T22:22:24Z"/>
                <w:rFonts w:hint="default" w:ascii="Times New Roman" w:hAnsi="Times New Roman" w:eastAsia="宋体" w:cs="Times New Roman"/>
                <w:sz w:val="18"/>
                <w:szCs w:val="18"/>
                <w:lang w:val="en-US" w:eastAsia="zh-CN"/>
              </w:rPr>
            </w:pPr>
            <w:ins w:id="3710" w:author="赵翔-深圳" w:date="2024-12-20T22:23:17Z">
              <w:r>
                <w:rPr>
                  <w:rFonts w:hint="eastAsia" w:ascii="Times New Roman" w:hAnsi="Times New Roman" w:eastAsia="宋体" w:cs="Times New Roman"/>
                  <w:sz w:val="18"/>
                  <w:szCs w:val="18"/>
                  <w:lang w:val="en-US" w:eastAsia="zh-CN"/>
                </w:rPr>
                <w:t>17</w:t>
              </w:r>
            </w:ins>
          </w:p>
        </w:tc>
        <w:tc>
          <w:tcPr>
            <w:tcW w:w="1113" w:type="dxa"/>
            <w:shd w:val="clear" w:color="auto" w:fill="auto"/>
            <w:vAlign w:val="center"/>
          </w:tcPr>
          <w:p w14:paraId="2E5303D9">
            <w:pPr>
              <w:rPr>
                <w:ins w:id="3711" w:author="赵翔-深圳" w:date="2024-12-20T22:22:24Z"/>
                <w:rFonts w:hint="default" w:ascii="Times New Roman" w:hAnsi="Times New Roman" w:eastAsia="宋体" w:cs="Times New Roman"/>
                <w:sz w:val="18"/>
                <w:szCs w:val="18"/>
                <w:lang w:val="en-US" w:eastAsia="zh-CN"/>
              </w:rPr>
            </w:pPr>
            <w:ins w:id="3712" w:author="赵翔-深圳" w:date="2024-12-20T22:23:01Z">
              <w:r>
                <w:rPr>
                  <w:rFonts w:hint="eastAsia"/>
                </w:rPr>
                <w:t>ZK048+</w:t>
              </w:r>
            </w:ins>
            <w:ins w:id="3713" w:author="赵翔-深圳" w:date="2024-12-20T22:23:51Z">
              <w:r>
                <w:rPr>
                  <w:rFonts w:hint="eastAsia"/>
                  <w:lang w:val="en-US" w:eastAsia="zh-CN"/>
                </w:rPr>
                <w:t>6</w:t>
              </w:r>
            </w:ins>
            <w:ins w:id="3714" w:author="赵翔-深圳" w:date="2024-12-20T22:23:01Z">
              <w:r>
                <w:rPr>
                  <w:rFonts w:hint="eastAsia"/>
                </w:rPr>
                <w:t>00～+</w:t>
              </w:r>
            </w:ins>
            <w:ins w:id="3715" w:author="赵翔-深圳" w:date="2024-12-20T22:23:54Z">
              <w:r>
                <w:rPr>
                  <w:rFonts w:hint="eastAsia"/>
                  <w:lang w:val="en-US" w:eastAsia="zh-CN"/>
                </w:rPr>
                <w:t>6</w:t>
              </w:r>
            </w:ins>
            <w:ins w:id="3716" w:author="赵翔-深圳" w:date="2024-12-20T22:23:55Z">
              <w:r>
                <w:rPr>
                  <w:rFonts w:hint="eastAsia"/>
                  <w:lang w:val="en-US" w:eastAsia="zh-CN"/>
                </w:rPr>
                <w:t>05</w:t>
              </w:r>
            </w:ins>
          </w:p>
        </w:tc>
        <w:tc>
          <w:tcPr>
            <w:tcW w:w="1129" w:type="dxa"/>
            <w:gridSpan w:val="2"/>
            <w:shd w:val="clear" w:color="auto" w:fill="auto"/>
            <w:vAlign w:val="center"/>
          </w:tcPr>
          <w:p w14:paraId="2E44FCCE">
            <w:pPr>
              <w:jc w:val="center"/>
              <w:rPr>
                <w:ins w:id="3717" w:author="赵翔-深圳" w:date="2024-12-20T22:22:24Z"/>
                <w:rFonts w:hint="default" w:ascii="Times New Roman" w:hAnsi="Times New Roman" w:eastAsia="宋体" w:cs="Times New Roman"/>
                <w:sz w:val="18"/>
                <w:szCs w:val="18"/>
                <w:lang w:val="en-US" w:eastAsia="zh-CN"/>
              </w:rPr>
            </w:pPr>
            <w:ins w:id="3718" w:author="赵翔-深圳" w:date="2024-12-20T22:25:50Z">
              <w:r>
                <w:rPr>
                  <w:rFonts w:hint="eastAsia" w:ascii="Times New Roman" w:hAnsi="Times New Roman" w:eastAsia="宋体" w:cs="Times New Roman"/>
                  <w:sz w:val="18"/>
                  <w:szCs w:val="18"/>
                  <w:lang w:val="en-US" w:eastAsia="zh-CN"/>
                </w:rPr>
                <w:t>0</w:t>
              </w:r>
            </w:ins>
          </w:p>
        </w:tc>
        <w:tc>
          <w:tcPr>
            <w:tcW w:w="917" w:type="dxa"/>
            <w:shd w:val="clear" w:color="auto" w:fill="auto"/>
            <w:vAlign w:val="center"/>
          </w:tcPr>
          <w:p w14:paraId="089C6530">
            <w:pPr>
              <w:jc w:val="center"/>
              <w:rPr>
                <w:ins w:id="3719"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EE8FA46">
            <w:pPr>
              <w:jc w:val="center"/>
              <w:rPr>
                <w:ins w:id="3720"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F556B24">
            <w:pPr>
              <w:jc w:val="center"/>
              <w:rPr>
                <w:ins w:id="3721"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8586688">
            <w:pPr>
              <w:jc w:val="center"/>
              <w:rPr>
                <w:ins w:id="3722" w:author="赵翔-深圳" w:date="2024-12-20T22:22:24Z"/>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88940B4">
            <w:pPr>
              <w:jc w:val="center"/>
              <w:rPr>
                <w:ins w:id="3723"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5710473">
            <w:pPr>
              <w:jc w:val="center"/>
              <w:rPr>
                <w:ins w:id="3724"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215A105">
            <w:pPr>
              <w:jc w:val="center"/>
              <w:rPr>
                <w:ins w:id="3725" w:author="赵翔-深圳" w:date="2024-12-20T22:22:24Z"/>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218B0C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6A9E50AA">
            <w:pPr>
              <w:jc w:val="center"/>
              <w:rPr>
                <w:rFonts w:hint="default"/>
                <w:sz w:val="18"/>
                <w:szCs w:val="18"/>
                <w:rPrChange w:id="3726" w:author="赵翔-深圳" w:date="2024-12-20T21:07:45Z">
                  <w:rPr>
                    <w:sz w:val="18"/>
                    <w:szCs w:val="18"/>
                  </w:rPr>
                </w:rPrChange>
              </w:rPr>
            </w:pPr>
            <w:r>
              <w:rPr>
                <w:rFonts w:hint="default"/>
                <w:sz w:val="18"/>
                <w:szCs w:val="18"/>
                <w:rPrChange w:id="3727" w:author="赵翔-深圳" w:date="2024-12-20T21:07:45Z">
                  <w:rPr>
                    <w:sz w:val="18"/>
                    <w:szCs w:val="18"/>
                  </w:rPr>
                </w:rPrChange>
              </w:rPr>
              <w:t>Max(JGCJ</w:t>
            </w:r>
            <w:r>
              <w:rPr>
                <w:rFonts w:hint="default"/>
                <w:sz w:val="18"/>
                <w:szCs w:val="18"/>
                <w:vertAlign w:val="subscript"/>
                <w:rPrChange w:id="3728" w:author="赵翔-深圳" w:date="2024-12-20T21:07:45Z">
                  <w:rPr>
                    <w:sz w:val="18"/>
                    <w:szCs w:val="18"/>
                    <w:vertAlign w:val="subscript"/>
                  </w:rPr>
                </w:rPrChange>
              </w:rPr>
              <w:t>ij</w:t>
            </w:r>
            <w:r>
              <w:rPr>
                <w:rFonts w:hint="default"/>
                <w:sz w:val="18"/>
                <w:szCs w:val="18"/>
                <w:rPrChange w:id="3729" w:author="赵翔-深圳" w:date="2024-12-20T21:07:45Z">
                  <w:rPr>
                    <w:sz w:val="18"/>
                    <w:szCs w:val="18"/>
                  </w:rPr>
                </w:rPrChange>
              </w:rPr>
              <w:t>)</w:t>
            </w:r>
          </w:p>
        </w:tc>
        <w:tc>
          <w:tcPr>
            <w:tcW w:w="1129" w:type="dxa"/>
            <w:gridSpan w:val="2"/>
            <w:shd w:val="clear" w:color="auto" w:fill="auto"/>
            <w:vAlign w:val="center"/>
          </w:tcPr>
          <w:p w14:paraId="55E130C4">
            <w:pPr>
              <w:jc w:val="center"/>
              <w:rPr>
                <w:rFonts w:hint="default" w:eastAsia="宋体"/>
                <w:sz w:val="18"/>
                <w:szCs w:val="18"/>
                <w:lang w:val="en-US" w:eastAsia="zh-CN"/>
              </w:rPr>
            </w:pPr>
            <w:r>
              <w:rPr>
                <w:rFonts w:hint="default"/>
                <w:sz w:val="18"/>
                <w:szCs w:val="18"/>
                <w:lang w:val="en-US" w:eastAsia="zh-CN"/>
                <w:rPrChange w:id="3730" w:author="赵翔-深圳" w:date="2024-12-20T21:07:45Z">
                  <w:rPr>
                    <w:rFonts w:hint="eastAsia"/>
                    <w:sz w:val="18"/>
                    <w:szCs w:val="18"/>
                    <w:lang w:val="en-US" w:eastAsia="zh-CN"/>
                  </w:rPr>
                </w:rPrChange>
              </w:rPr>
              <w:t>1</w:t>
            </w:r>
          </w:p>
        </w:tc>
        <w:tc>
          <w:tcPr>
            <w:tcW w:w="917" w:type="dxa"/>
            <w:shd w:val="clear" w:color="auto" w:fill="auto"/>
            <w:vAlign w:val="center"/>
          </w:tcPr>
          <w:p w14:paraId="2E0FEBDE">
            <w:pPr>
              <w:jc w:val="center"/>
              <w:rPr>
                <w:rFonts w:hint="default" w:eastAsia="宋体"/>
                <w:sz w:val="18"/>
                <w:szCs w:val="18"/>
                <w:lang w:val="en-US" w:eastAsia="zh-CN"/>
              </w:rPr>
            </w:pPr>
            <w:r>
              <w:rPr>
                <w:rFonts w:hint="default"/>
                <w:sz w:val="18"/>
                <w:szCs w:val="18"/>
                <w:lang w:val="en-US" w:eastAsia="zh-CN"/>
                <w:rPrChange w:id="3731" w:author="赵翔-深圳" w:date="2024-12-20T21:07:45Z">
                  <w:rPr>
                    <w:rFonts w:hint="eastAsia"/>
                    <w:sz w:val="18"/>
                    <w:szCs w:val="18"/>
                    <w:lang w:val="en-US" w:eastAsia="zh-CN"/>
                  </w:rPr>
                </w:rPrChange>
              </w:rPr>
              <w:t>0</w:t>
            </w:r>
          </w:p>
        </w:tc>
        <w:tc>
          <w:tcPr>
            <w:tcW w:w="917" w:type="dxa"/>
            <w:shd w:val="clear" w:color="auto" w:fill="auto"/>
            <w:vAlign w:val="center"/>
          </w:tcPr>
          <w:p w14:paraId="380A786F">
            <w:pPr>
              <w:jc w:val="center"/>
              <w:rPr>
                <w:rFonts w:hint="default" w:eastAsia="宋体"/>
                <w:sz w:val="18"/>
                <w:szCs w:val="18"/>
                <w:lang w:val="en-US" w:eastAsia="zh-CN"/>
                <w:rPrChange w:id="3732" w:author="赵翔-深圳" w:date="2024-12-20T21:07:45Z">
                  <w:rPr>
                    <w:rFonts w:hint="eastAsia" w:eastAsia="宋体"/>
                    <w:sz w:val="18"/>
                    <w:szCs w:val="18"/>
                    <w:lang w:val="en-US" w:eastAsia="zh-CN"/>
                  </w:rPr>
                </w:rPrChange>
              </w:rPr>
            </w:pPr>
            <w:r>
              <w:rPr>
                <w:rFonts w:hint="default"/>
                <w:sz w:val="18"/>
                <w:szCs w:val="18"/>
                <w:lang w:val="en-US" w:eastAsia="zh-CN"/>
                <w:rPrChange w:id="3733" w:author="赵翔-深圳" w:date="2024-12-20T21:07:45Z">
                  <w:rPr>
                    <w:rFonts w:hint="eastAsia"/>
                    <w:sz w:val="18"/>
                    <w:szCs w:val="18"/>
                    <w:lang w:val="en-US" w:eastAsia="zh-CN"/>
                  </w:rPr>
                </w:rPrChange>
              </w:rPr>
              <w:t>0</w:t>
            </w:r>
          </w:p>
        </w:tc>
        <w:tc>
          <w:tcPr>
            <w:tcW w:w="917" w:type="dxa"/>
            <w:shd w:val="clear" w:color="auto" w:fill="auto"/>
            <w:vAlign w:val="center"/>
          </w:tcPr>
          <w:p w14:paraId="62D41B16">
            <w:pPr>
              <w:jc w:val="center"/>
              <w:rPr>
                <w:rFonts w:hint="default" w:eastAsia="宋体"/>
                <w:sz w:val="18"/>
                <w:szCs w:val="18"/>
                <w:lang w:val="en-US" w:eastAsia="zh-CN"/>
              </w:rPr>
            </w:pPr>
            <w:r>
              <w:rPr>
                <w:rFonts w:hint="default"/>
                <w:sz w:val="18"/>
                <w:szCs w:val="18"/>
                <w:lang w:val="en-US" w:eastAsia="zh-CN"/>
                <w:rPrChange w:id="3734" w:author="赵翔-深圳" w:date="2024-12-20T21:07:45Z">
                  <w:rPr>
                    <w:rFonts w:hint="eastAsia"/>
                    <w:sz w:val="18"/>
                    <w:szCs w:val="18"/>
                    <w:lang w:val="en-US" w:eastAsia="zh-CN"/>
                  </w:rPr>
                </w:rPrChange>
              </w:rPr>
              <w:t>0</w:t>
            </w:r>
          </w:p>
        </w:tc>
        <w:tc>
          <w:tcPr>
            <w:tcW w:w="835" w:type="dxa"/>
            <w:shd w:val="clear" w:color="auto" w:fill="auto"/>
            <w:vAlign w:val="center"/>
          </w:tcPr>
          <w:p w14:paraId="724F34F3">
            <w:pPr>
              <w:jc w:val="center"/>
              <w:rPr>
                <w:rFonts w:hint="default" w:eastAsia="宋体"/>
                <w:color w:val="000000" w:themeColor="text1"/>
                <w:sz w:val="18"/>
                <w:szCs w:val="18"/>
                <w:lang w:val="en-US" w:eastAsia="zh-CN"/>
                <w:rPrChange w:id="3735" w:author="赵翔-深圳" w:date="2024-12-20T21:07:45Z">
                  <w:rPr>
                    <w:rFonts w:hint="eastAsia" w:eastAsia="宋体"/>
                    <w:color w:val="000000" w:themeColor="text1"/>
                    <w:sz w:val="18"/>
                    <w:szCs w:val="18"/>
                    <w:lang w:val="en-US" w:eastAsia="zh-CN"/>
                    <w14:textFill>
                      <w14:solidFill>
                        <w14:schemeClr w14:val="tx1"/>
                      </w14:solidFill>
                    </w14:textFill>
                  </w:rPr>
                </w:rPrChange>
                <w14:textFill>
                  <w14:solidFill>
                    <w14:schemeClr w14:val="tx1"/>
                  </w14:solidFill>
                </w14:textFill>
              </w:rPr>
            </w:pPr>
            <w:r>
              <w:rPr>
                <w:rFonts w:hint="default"/>
                <w:color w:val="000000" w:themeColor="text1"/>
                <w:sz w:val="18"/>
                <w:szCs w:val="18"/>
                <w:lang w:val="en-US" w:eastAsia="zh-CN"/>
                <w:rPrChange w:id="3736" w:author="赵翔-深圳" w:date="2024-12-20T21:07:45Z">
                  <w:rPr>
                    <w:rFonts w:hint="eastAsia"/>
                    <w:color w:val="000000" w:themeColor="text1"/>
                    <w:sz w:val="18"/>
                    <w:szCs w:val="18"/>
                    <w:lang w:val="en-US" w:eastAsia="zh-CN"/>
                    <w14:textFill>
                      <w14:solidFill>
                        <w14:schemeClr w14:val="tx1"/>
                      </w14:solidFill>
                    </w14:textFill>
                  </w:rPr>
                </w:rPrChange>
                <w14:textFill>
                  <w14:solidFill>
                    <w14:schemeClr w14:val="tx1"/>
                  </w14:solidFill>
                </w14:textFill>
              </w:rPr>
              <w:t>0</w:t>
            </w:r>
          </w:p>
        </w:tc>
        <w:tc>
          <w:tcPr>
            <w:tcW w:w="999" w:type="dxa"/>
            <w:gridSpan w:val="2"/>
            <w:shd w:val="clear" w:color="auto" w:fill="auto"/>
            <w:vAlign w:val="center"/>
          </w:tcPr>
          <w:p w14:paraId="6E76AA32">
            <w:pPr>
              <w:jc w:val="center"/>
              <w:rPr>
                <w:rFonts w:hint="default"/>
                <w:sz w:val="18"/>
                <w:szCs w:val="18"/>
                <w:rPrChange w:id="3737" w:author="赵翔-深圳" w:date="2024-12-20T21:07:45Z">
                  <w:rPr>
                    <w:sz w:val="18"/>
                    <w:szCs w:val="18"/>
                  </w:rPr>
                </w:rPrChange>
              </w:rPr>
            </w:pPr>
            <w:r>
              <w:rPr>
                <w:rFonts w:hint="default"/>
                <w:sz w:val="18"/>
                <w:szCs w:val="18"/>
                <w:rPrChange w:id="3738" w:author="赵翔-深圳" w:date="2024-12-20T21:07:45Z">
                  <w:rPr>
                    <w:sz w:val="18"/>
                    <w:szCs w:val="18"/>
                  </w:rPr>
                </w:rPrChange>
              </w:rPr>
              <w:t>0</w:t>
            </w:r>
          </w:p>
        </w:tc>
        <w:tc>
          <w:tcPr>
            <w:tcW w:w="917" w:type="dxa"/>
            <w:shd w:val="clear" w:color="auto" w:fill="auto"/>
            <w:vAlign w:val="center"/>
          </w:tcPr>
          <w:p w14:paraId="64EF818A">
            <w:pPr>
              <w:jc w:val="center"/>
              <w:rPr>
                <w:rFonts w:hint="default" w:eastAsia="宋体"/>
                <w:sz w:val="18"/>
                <w:szCs w:val="18"/>
                <w:lang w:val="en-US" w:eastAsia="zh-CN"/>
                <w:rPrChange w:id="3739" w:author="赵翔-深圳" w:date="2024-12-20T21:07:45Z">
                  <w:rPr>
                    <w:rFonts w:hint="eastAsia" w:eastAsia="宋体"/>
                    <w:sz w:val="18"/>
                    <w:szCs w:val="18"/>
                    <w:lang w:val="en-US" w:eastAsia="zh-CN"/>
                  </w:rPr>
                </w:rPrChange>
              </w:rPr>
            </w:pPr>
            <w:ins w:id="3740" w:author="赵翔-深圳" w:date="2024-12-20T22:26:13Z">
              <w:r>
                <w:rPr>
                  <w:rFonts w:hint="eastAsia" w:ascii="Times New Roman" w:hAnsi="Times New Roman" w:eastAsia="宋体" w:cs="Times New Roman"/>
                  <w:sz w:val="18"/>
                  <w:szCs w:val="18"/>
                  <w:lang w:val="en-US" w:eastAsia="zh-CN"/>
                </w:rPr>
                <w:t>0</w:t>
              </w:r>
            </w:ins>
            <w:del w:id="3741" w:author="赵翔-深圳" w:date="2024-12-20T22:26:10Z">
              <w:r>
                <w:rPr>
                  <w:rFonts w:hint="default"/>
                  <w:sz w:val="18"/>
                  <w:szCs w:val="18"/>
                  <w:lang w:val="en-US" w:eastAsia="zh-CN"/>
                  <w:rPrChange w:id="3742" w:author="赵翔-深圳" w:date="2024-12-20T21:07:45Z">
                    <w:rPr>
                      <w:rFonts w:hint="eastAsia"/>
                      <w:sz w:val="18"/>
                      <w:szCs w:val="18"/>
                      <w:lang w:val="en-US" w:eastAsia="zh-CN"/>
                    </w:rPr>
                  </w:rPrChange>
                </w:rPr>
                <w:delText>1</w:delText>
              </w:r>
            </w:del>
          </w:p>
        </w:tc>
        <w:tc>
          <w:tcPr>
            <w:tcW w:w="1048" w:type="dxa"/>
            <w:shd w:val="clear" w:color="auto" w:fill="auto"/>
            <w:vAlign w:val="center"/>
          </w:tcPr>
          <w:p w14:paraId="1D2925B8">
            <w:pPr>
              <w:jc w:val="center"/>
              <w:rPr>
                <w:rFonts w:hint="default" w:eastAsia="宋体"/>
                <w:sz w:val="18"/>
                <w:szCs w:val="18"/>
                <w:lang w:val="en-US" w:eastAsia="zh-CN"/>
                <w:rPrChange w:id="3743" w:author="赵翔-深圳" w:date="2024-12-20T21:07:45Z">
                  <w:rPr>
                    <w:rFonts w:hint="eastAsia" w:eastAsia="宋体"/>
                    <w:sz w:val="18"/>
                    <w:szCs w:val="18"/>
                    <w:lang w:val="en-US" w:eastAsia="zh-CN"/>
                  </w:rPr>
                </w:rPrChange>
              </w:rPr>
            </w:pPr>
            <w:r>
              <w:rPr>
                <w:rFonts w:hint="default"/>
                <w:sz w:val="18"/>
                <w:szCs w:val="18"/>
                <w:lang w:val="en-US" w:eastAsia="zh-CN"/>
                <w:rPrChange w:id="3744" w:author="赵翔-深圳" w:date="2024-12-20T21:07:45Z">
                  <w:rPr>
                    <w:rFonts w:hint="eastAsia"/>
                    <w:sz w:val="18"/>
                    <w:szCs w:val="18"/>
                    <w:lang w:val="en-US" w:eastAsia="zh-CN"/>
                  </w:rPr>
                </w:rPrChange>
              </w:rPr>
              <w:t>0</w:t>
            </w:r>
          </w:p>
        </w:tc>
      </w:tr>
      <w:tr w14:paraId="765C55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349E545C">
            <w:pPr>
              <w:jc w:val="center"/>
              <w:rPr>
                <w:rFonts w:hint="default"/>
                <w:sz w:val="18"/>
                <w:szCs w:val="18"/>
                <w:rPrChange w:id="3745" w:author="赵翔-深圳" w:date="2024-12-20T21:07:45Z">
                  <w:rPr>
                    <w:sz w:val="18"/>
                    <w:szCs w:val="18"/>
                  </w:rPr>
                </w:rPrChange>
              </w:rPr>
            </w:pPr>
            <w:r>
              <w:rPr>
                <w:rFonts w:hint="default"/>
                <w:sz w:val="18"/>
                <w:szCs w:val="18"/>
                <w:rPrChange w:id="3746" w:author="赵翔-深圳" w:date="2024-12-20T21:07:45Z">
                  <w:rPr>
                    <w:sz w:val="18"/>
                    <w:szCs w:val="18"/>
                  </w:rPr>
                </w:rPrChange>
              </w:rPr>
              <w:t>权重</w:t>
            </w:r>
            <w:r>
              <w:rPr>
                <w:rFonts w:hint="default"/>
                <w:sz w:val="18"/>
                <w:szCs w:val="18"/>
                <w:rPrChange w:id="3747" w:author="赵翔-深圳" w:date="2024-12-20T21:07:45Z">
                  <w:rPr>
                    <w:szCs w:val="21"/>
                  </w:rPr>
                </w:rPrChange>
              </w:rPr>
              <w:t>w</w:t>
            </w:r>
            <w:r>
              <w:rPr>
                <w:rFonts w:hint="default"/>
                <w:sz w:val="18"/>
                <w:szCs w:val="18"/>
                <w:vertAlign w:val="subscript"/>
                <w:rPrChange w:id="3748" w:author="赵翔-深圳" w:date="2024-12-20T21:07:45Z">
                  <w:rPr>
                    <w:szCs w:val="21"/>
                    <w:vertAlign w:val="subscript"/>
                  </w:rPr>
                </w:rPrChange>
              </w:rPr>
              <w:t>i</w:t>
            </w:r>
          </w:p>
        </w:tc>
        <w:tc>
          <w:tcPr>
            <w:tcW w:w="2046" w:type="dxa"/>
            <w:gridSpan w:val="3"/>
            <w:shd w:val="clear" w:color="auto" w:fill="auto"/>
            <w:vAlign w:val="center"/>
          </w:tcPr>
          <w:p w14:paraId="31AEE1D8">
            <w:pPr>
              <w:jc w:val="center"/>
              <w:rPr>
                <w:rFonts w:hint="default"/>
                <w:sz w:val="18"/>
                <w:szCs w:val="18"/>
                <w:rPrChange w:id="3749" w:author="赵翔-深圳" w:date="2024-12-20T21:07:45Z">
                  <w:rPr>
                    <w:sz w:val="18"/>
                    <w:szCs w:val="18"/>
                  </w:rPr>
                </w:rPrChange>
              </w:rPr>
            </w:pPr>
            <w:r>
              <w:rPr>
                <w:rFonts w:hint="default"/>
                <w:sz w:val="18"/>
                <w:szCs w:val="18"/>
                <w:rPrChange w:id="3750" w:author="赵翔-深圳" w:date="2024-12-20T21:07:45Z">
                  <w:rPr>
                    <w:sz w:val="18"/>
                    <w:szCs w:val="18"/>
                  </w:rPr>
                </w:rPrChange>
              </w:rPr>
              <w:t>40</w:t>
            </w:r>
          </w:p>
        </w:tc>
        <w:tc>
          <w:tcPr>
            <w:tcW w:w="917" w:type="dxa"/>
            <w:shd w:val="clear" w:color="auto" w:fill="auto"/>
            <w:vAlign w:val="center"/>
          </w:tcPr>
          <w:p w14:paraId="2F25EAF7">
            <w:pPr>
              <w:jc w:val="center"/>
              <w:rPr>
                <w:rFonts w:hint="default"/>
                <w:sz w:val="18"/>
                <w:szCs w:val="18"/>
                <w:rPrChange w:id="3751" w:author="赵翔-深圳" w:date="2024-12-20T21:07:45Z">
                  <w:rPr>
                    <w:sz w:val="18"/>
                    <w:szCs w:val="18"/>
                  </w:rPr>
                </w:rPrChange>
              </w:rPr>
            </w:pPr>
            <w:r>
              <w:rPr>
                <w:rFonts w:hint="default"/>
                <w:sz w:val="18"/>
                <w:szCs w:val="18"/>
                <w:rPrChange w:id="3752" w:author="赵翔-深圳" w:date="2024-12-20T21:07:45Z">
                  <w:rPr>
                    <w:sz w:val="18"/>
                    <w:szCs w:val="18"/>
                  </w:rPr>
                </w:rPrChange>
              </w:rPr>
              <w:t>15</w:t>
            </w:r>
          </w:p>
        </w:tc>
        <w:tc>
          <w:tcPr>
            <w:tcW w:w="917" w:type="dxa"/>
            <w:shd w:val="clear" w:color="auto" w:fill="auto"/>
            <w:vAlign w:val="center"/>
          </w:tcPr>
          <w:p w14:paraId="59A53CE0">
            <w:pPr>
              <w:jc w:val="center"/>
              <w:rPr>
                <w:rFonts w:hint="default"/>
                <w:sz w:val="18"/>
                <w:szCs w:val="18"/>
                <w:rPrChange w:id="3753" w:author="赵翔-深圳" w:date="2024-12-20T21:07:45Z">
                  <w:rPr>
                    <w:sz w:val="18"/>
                    <w:szCs w:val="18"/>
                  </w:rPr>
                </w:rPrChange>
              </w:rPr>
            </w:pPr>
            <w:r>
              <w:rPr>
                <w:rFonts w:hint="default"/>
                <w:sz w:val="18"/>
                <w:szCs w:val="18"/>
                <w:rPrChange w:id="3754" w:author="赵翔-深圳" w:date="2024-12-20T21:07:45Z">
                  <w:rPr>
                    <w:sz w:val="18"/>
                    <w:szCs w:val="18"/>
                  </w:rPr>
                </w:rPrChange>
              </w:rPr>
              <w:t>2</w:t>
            </w:r>
          </w:p>
        </w:tc>
        <w:tc>
          <w:tcPr>
            <w:tcW w:w="835" w:type="dxa"/>
            <w:shd w:val="clear" w:color="auto" w:fill="auto"/>
            <w:vAlign w:val="center"/>
          </w:tcPr>
          <w:p w14:paraId="10DF4928">
            <w:pPr>
              <w:jc w:val="center"/>
              <w:rPr>
                <w:rFonts w:hint="default"/>
                <w:sz w:val="18"/>
                <w:szCs w:val="18"/>
                <w:rPrChange w:id="3755" w:author="赵翔-深圳" w:date="2024-12-20T21:07:45Z">
                  <w:rPr>
                    <w:sz w:val="18"/>
                    <w:szCs w:val="18"/>
                  </w:rPr>
                </w:rPrChange>
              </w:rPr>
            </w:pPr>
            <w:r>
              <w:rPr>
                <w:rFonts w:hint="default"/>
                <w:sz w:val="18"/>
                <w:szCs w:val="18"/>
                <w:rPrChange w:id="3756" w:author="赵翔-深圳" w:date="2024-12-20T21:07:45Z">
                  <w:rPr>
                    <w:sz w:val="18"/>
                    <w:szCs w:val="18"/>
                  </w:rPr>
                </w:rPrChange>
              </w:rPr>
              <w:t>6</w:t>
            </w:r>
          </w:p>
        </w:tc>
        <w:tc>
          <w:tcPr>
            <w:tcW w:w="999" w:type="dxa"/>
            <w:gridSpan w:val="2"/>
            <w:shd w:val="clear" w:color="auto" w:fill="auto"/>
            <w:vAlign w:val="center"/>
          </w:tcPr>
          <w:p w14:paraId="6227E1B0">
            <w:pPr>
              <w:jc w:val="center"/>
              <w:rPr>
                <w:rFonts w:hint="default"/>
                <w:sz w:val="18"/>
                <w:szCs w:val="18"/>
                <w:rPrChange w:id="3757" w:author="赵翔-深圳" w:date="2024-12-20T21:07:45Z">
                  <w:rPr>
                    <w:sz w:val="18"/>
                    <w:szCs w:val="18"/>
                  </w:rPr>
                </w:rPrChange>
              </w:rPr>
            </w:pPr>
            <w:r>
              <w:rPr>
                <w:rFonts w:hint="default"/>
                <w:sz w:val="18"/>
                <w:szCs w:val="18"/>
                <w:rPrChange w:id="3758" w:author="赵翔-深圳" w:date="2024-12-20T21:07:45Z">
                  <w:rPr>
                    <w:sz w:val="18"/>
                    <w:szCs w:val="18"/>
                  </w:rPr>
                </w:rPrChange>
              </w:rPr>
              <w:t>10</w:t>
            </w:r>
          </w:p>
        </w:tc>
        <w:tc>
          <w:tcPr>
            <w:tcW w:w="917" w:type="dxa"/>
            <w:shd w:val="clear" w:color="auto" w:fill="auto"/>
            <w:vAlign w:val="center"/>
          </w:tcPr>
          <w:p w14:paraId="7A033B14">
            <w:pPr>
              <w:jc w:val="center"/>
              <w:rPr>
                <w:rFonts w:hint="default"/>
                <w:sz w:val="18"/>
                <w:szCs w:val="18"/>
                <w:rPrChange w:id="3759" w:author="赵翔-深圳" w:date="2024-12-20T21:07:45Z">
                  <w:rPr>
                    <w:sz w:val="18"/>
                    <w:szCs w:val="18"/>
                  </w:rPr>
                </w:rPrChange>
              </w:rPr>
            </w:pPr>
            <w:r>
              <w:rPr>
                <w:rFonts w:hint="default"/>
                <w:sz w:val="18"/>
                <w:szCs w:val="18"/>
                <w:rPrChange w:id="3760" w:author="赵翔-深圳" w:date="2024-12-20T21:07:45Z">
                  <w:rPr>
                    <w:sz w:val="18"/>
                    <w:szCs w:val="18"/>
                  </w:rPr>
                </w:rPrChange>
              </w:rPr>
              <w:t>2</w:t>
            </w:r>
          </w:p>
        </w:tc>
        <w:tc>
          <w:tcPr>
            <w:tcW w:w="1048" w:type="dxa"/>
            <w:shd w:val="clear" w:color="auto" w:fill="auto"/>
            <w:vAlign w:val="center"/>
          </w:tcPr>
          <w:p w14:paraId="039FFCC1">
            <w:pPr>
              <w:jc w:val="center"/>
              <w:rPr>
                <w:rFonts w:hint="default"/>
                <w:sz w:val="18"/>
                <w:szCs w:val="18"/>
                <w:rPrChange w:id="3761" w:author="赵翔-深圳" w:date="2024-12-20T21:07:45Z">
                  <w:rPr>
                    <w:sz w:val="18"/>
                    <w:szCs w:val="18"/>
                  </w:rPr>
                </w:rPrChange>
              </w:rPr>
            </w:pPr>
            <w:r>
              <w:rPr>
                <w:rFonts w:hint="default"/>
                <w:sz w:val="18"/>
                <w:szCs w:val="18"/>
                <w:rPrChange w:id="3762" w:author="赵翔-深圳" w:date="2024-12-20T21:07:45Z">
                  <w:rPr>
                    <w:sz w:val="18"/>
                    <w:szCs w:val="18"/>
                  </w:rPr>
                </w:rPrChange>
              </w:rPr>
              <w:t>5</w:t>
            </w:r>
          </w:p>
        </w:tc>
      </w:tr>
      <w:tr w14:paraId="3E63E0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6D63D31E">
            <w:pPr>
              <w:jc w:val="center"/>
              <w:rPr>
                <w:rFonts w:hint="default"/>
                <w:sz w:val="18"/>
                <w:szCs w:val="18"/>
                <w:rPrChange w:id="3763" w:author="赵翔-深圳" w:date="2024-12-20T21:07:45Z">
                  <w:rPr>
                    <w:sz w:val="18"/>
                    <w:szCs w:val="18"/>
                  </w:rPr>
                </w:rPrChange>
              </w:rPr>
            </w:pPr>
            <w:r>
              <w:rPr>
                <w:rFonts w:hint="default"/>
                <w:sz w:val="18"/>
                <w:szCs w:val="18"/>
                <w:rPrChange w:id="3764" w:author="赵翔-深圳" w:date="2024-12-20T21:07:45Z">
                  <w:rPr>
                    <w:sz w:val="18"/>
                    <w:szCs w:val="18"/>
                  </w:rPr>
                </w:rPrChange>
              </w:rPr>
              <w:t>JGCI</w:t>
            </w:r>
          </w:p>
        </w:tc>
        <w:tc>
          <w:tcPr>
            <w:tcW w:w="2963" w:type="dxa"/>
            <w:gridSpan w:val="4"/>
            <w:shd w:val="clear" w:color="auto" w:fill="auto"/>
            <w:vAlign w:val="center"/>
          </w:tcPr>
          <w:p w14:paraId="35A2A00A">
            <w:pPr>
              <w:jc w:val="center"/>
              <w:rPr>
                <w:rFonts w:hint="default" w:eastAsia="宋体"/>
                <w:sz w:val="18"/>
                <w:szCs w:val="18"/>
                <w:lang w:val="en-US" w:eastAsia="zh-CN"/>
              </w:rPr>
            </w:pPr>
            <w:ins w:id="3765" w:author="赵翔-深圳" w:date="2024-12-20T22:30:26Z">
              <w:r>
                <w:rPr>
                  <w:rFonts w:hint="eastAsia" w:ascii="Times New Roman" w:hAnsi="Times New Roman" w:eastAsia="宋体" w:cs="Times New Roman"/>
                  <w:sz w:val="18"/>
                  <w:szCs w:val="18"/>
                  <w:lang w:val="en-US" w:eastAsia="zh-CN"/>
                </w:rPr>
                <w:t>9</w:t>
              </w:r>
            </w:ins>
            <w:ins w:id="3766" w:author="赵翔-深圳" w:date="2024-12-20T22:30:27Z">
              <w:r>
                <w:rPr>
                  <w:rFonts w:hint="eastAsia" w:ascii="Times New Roman" w:hAnsi="Times New Roman" w:eastAsia="宋体" w:cs="Times New Roman"/>
                  <w:sz w:val="18"/>
                  <w:szCs w:val="18"/>
                  <w:lang w:val="en-US" w:eastAsia="zh-CN"/>
                </w:rPr>
                <w:t>0.00</w:t>
              </w:r>
            </w:ins>
            <w:del w:id="3767" w:author="赵翔-深圳" w:date="2024-12-20T22:30:25Z">
              <w:r>
                <w:rPr>
                  <w:rFonts w:hint="default"/>
                  <w:sz w:val="18"/>
                  <w:szCs w:val="18"/>
                  <w:lang w:val="en-US" w:eastAsia="zh-CN"/>
                  <w:rPrChange w:id="3768" w:author="赵翔-深圳" w:date="2024-12-20T21:07:45Z">
                    <w:rPr>
                      <w:rFonts w:hint="eastAsia"/>
                      <w:sz w:val="18"/>
                      <w:szCs w:val="18"/>
                      <w:lang w:val="en-US" w:eastAsia="zh-CN"/>
                    </w:rPr>
                  </w:rPrChange>
                </w:rPr>
                <w:delText>8</w:delText>
              </w:r>
            </w:del>
            <w:del w:id="3769" w:author="赵翔-深圳" w:date="2024-12-20T22:30:25Z">
              <w:r>
                <w:rPr>
                  <w:rFonts w:hint="default"/>
                  <w:sz w:val="18"/>
                  <w:szCs w:val="18"/>
                  <w:lang w:val="en-US" w:eastAsia="zh-CN"/>
                  <w:rPrChange w:id="3770" w:author="赵翔-深圳" w:date="2024-12-20T21:07:45Z">
                    <w:rPr>
                      <w:rFonts w:hint="eastAsia"/>
                      <w:sz w:val="18"/>
                      <w:szCs w:val="18"/>
                      <w:lang w:val="en-US" w:eastAsia="zh-CN"/>
                    </w:rPr>
                  </w:rPrChange>
                </w:rPr>
                <w:delText>9</w:delText>
              </w:r>
            </w:del>
            <w:del w:id="3771" w:author="赵翔-深圳" w:date="2024-12-20T22:30:25Z">
              <w:r>
                <w:rPr>
                  <w:rFonts w:hint="default"/>
                  <w:sz w:val="18"/>
                  <w:szCs w:val="18"/>
                  <w:lang w:val="en-US" w:eastAsia="zh-CN"/>
                  <w:rPrChange w:id="3772" w:author="赵翔-深圳" w:date="2024-12-20T21:07:45Z">
                    <w:rPr>
                      <w:rFonts w:hint="eastAsia"/>
                      <w:sz w:val="18"/>
                      <w:szCs w:val="18"/>
                      <w:lang w:val="en-US" w:eastAsia="zh-CN"/>
                    </w:rPr>
                  </w:rPrChange>
                </w:rPr>
                <w:delText>.</w:delText>
              </w:r>
            </w:del>
            <w:del w:id="3773" w:author="赵翔-深圳" w:date="2024-12-20T22:30:25Z">
              <w:r>
                <w:rPr>
                  <w:rFonts w:hint="default"/>
                  <w:sz w:val="18"/>
                  <w:szCs w:val="18"/>
                  <w:lang w:val="en-US" w:eastAsia="zh-CN"/>
                  <w:rPrChange w:id="3774" w:author="赵翔-深圳" w:date="2024-12-20T21:07:45Z">
                    <w:rPr>
                      <w:rFonts w:hint="eastAsia"/>
                      <w:sz w:val="18"/>
                      <w:szCs w:val="18"/>
                      <w:lang w:val="en-US" w:eastAsia="zh-CN"/>
                    </w:rPr>
                  </w:rPrChange>
                </w:rPr>
                <w:delText>5</w:delText>
              </w:r>
            </w:del>
            <w:del w:id="3775" w:author="赵翔-深圳" w:date="2024-12-20T22:30:25Z">
              <w:r>
                <w:rPr>
                  <w:rFonts w:hint="default"/>
                  <w:sz w:val="18"/>
                  <w:szCs w:val="18"/>
                  <w:lang w:val="en-US" w:eastAsia="zh-CN"/>
                  <w:rPrChange w:id="3776" w:author="赵翔-深圳" w:date="2024-12-20T21:07:45Z">
                    <w:rPr>
                      <w:rFonts w:hint="eastAsia"/>
                      <w:sz w:val="18"/>
                      <w:szCs w:val="18"/>
                      <w:lang w:val="en-US" w:eastAsia="zh-CN"/>
                    </w:rPr>
                  </w:rPrChange>
                </w:rPr>
                <w:delText>0</w:delText>
              </w:r>
            </w:del>
          </w:p>
        </w:tc>
        <w:tc>
          <w:tcPr>
            <w:tcW w:w="1752" w:type="dxa"/>
            <w:gridSpan w:val="2"/>
            <w:shd w:val="clear" w:color="auto" w:fill="auto"/>
            <w:vAlign w:val="center"/>
          </w:tcPr>
          <w:p w14:paraId="78D7EC8E">
            <w:pPr>
              <w:jc w:val="center"/>
              <w:rPr>
                <w:rFonts w:hint="default"/>
                <w:sz w:val="18"/>
                <w:szCs w:val="18"/>
                <w:rPrChange w:id="3777" w:author="赵翔-深圳" w:date="2024-12-20T21:07:45Z">
                  <w:rPr>
                    <w:sz w:val="18"/>
                    <w:szCs w:val="18"/>
                  </w:rPr>
                </w:rPrChange>
              </w:rPr>
            </w:pPr>
            <w:r>
              <w:rPr>
                <w:rFonts w:hint="default"/>
                <w:sz w:val="18"/>
                <w:szCs w:val="18"/>
                <w:rPrChange w:id="3778" w:author="赵翔-深圳" w:date="2024-12-20T21:07:45Z">
                  <w:rPr>
                    <w:sz w:val="18"/>
                    <w:szCs w:val="18"/>
                  </w:rPr>
                </w:rPrChange>
              </w:rPr>
              <w:t>土建结构评定等级</w:t>
            </w:r>
          </w:p>
        </w:tc>
        <w:tc>
          <w:tcPr>
            <w:tcW w:w="2964" w:type="dxa"/>
            <w:gridSpan w:val="4"/>
            <w:shd w:val="clear" w:color="auto" w:fill="auto"/>
            <w:vAlign w:val="center"/>
          </w:tcPr>
          <w:p w14:paraId="5A38C1C9">
            <w:pPr>
              <w:jc w:val="center"/>
              <w:rPr>
                <w:rFonts w:hint="default"/>
                <w:sz w:val="18"/>
                <w:szCs w:val="18"/>
                <w:rPrChange w:id="3779" w:author="赵翔-深圳" w:date="2024-12-20T21:07:45Z">
                  <w:rPr>
                    <w:sz w:val="18"/>
                    <w:szCs w:val="18"/>
                  </w:rPr>
                </w:rPrChange>
              </w:rPr>
            </w:pPr>
            <w:r>
              <w:rPr>
                <w:rFonts w:hint="default"/>
                <w:sz w:val="18"/>
                <w:szCs w:val="18"/>
                <w:lang w:val="en-US" w:eastAsia="zh-CN"/>
                <w:rPrChange w:id="3780" w:author="赵翔-深圳" w:date="2024-12-20T21:07:45Z">
                  <w:rPr>
                    <w:rFonts w:hint="eastAsia"/>
                    <w:sz w:val="18"/>
                    <w:szCs w:val="18"/>
                    <w:lang w:val="en-US" w:eastAsia="zh-CN"/>
                  </w:rPr>
                </w:rPrChange>
              </w:rPr>
              <w:t>1</w:t>
            </w:r>
            <w:r>
              <w:rPr>
                <w:rFonts w:hint="default"/>
                <w:sz w:val="18"/>
                <w:szCs w:val="18"/>
                <w:rPrChange w:id="3781" w:author="赵翔-深圳" w:date="2024-12-20T21:07:45Z">
                  <w:rPr>
                    <w:sz w:val="18"/>
                    <w:szCs w:val="18"/>
                  </w:rPr>
                </w:rPrChange>
              </w:rPr>
              <w:t>类</w:t>
            </w:r>
          </w:p>
        </w:tc>
      </w:tr>
      <w:tr w14:paraId="0957F22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00F17A66">
            <w:pPr>
              <w:jc w:val="center"/>
              <w:rPr>
                <w:rFonts w:hint="default"/>
                <w:color w:val="FF0000"/>
                <w:sz w:val="18"/>
                <w:szCs w:val="18"/>
                <w:rPrChange w:id="3782" w:author="赵翔-深圳" w:date="2024-12-20T21:07:45Z">
                  <w:rPr>
                    <w:color w:val="FF0000"/>
                    <w:sz w:val="18"/>
                    <w:szCs w:val="18"/>
                  </w:rPr>
                </w:rPrChange>
              </w:rPr>
            </w:pPr>
            <w:r>
              <w:rPr>
                <w:rFonts w:hint="default"/>
                <w:sz w:val="18"/>
                <w:szCs w:val="18"/>
                <w:rPrChange w:id="3783" w:author="赵翔-深圳" w:date="2024-12-20T21:07:45Z">
                  <w:rPr>
                    <w:sz w:val="18"/>
                    <w:szCs w:val="18"/>
                  </w:rPr>
                </w:rPrChange>
              </w:rPr>
              <w:t>养护措施建议</w:t>
            </w:r>
          </w:p>
        </w:tc>
        <w:tc>
          <w:tcPr>
            <w:tcW w:w="7679" w:type="dxa"/>
            <w:gridSpan w:val="10"/>
            <w:shd w:val="clear" w:color="auto" w:fill="auto"/>
            <w:vAlign w:val="center"/>
          </w:tcPr>
          <w:p w14:paraId="6A27595B">
            <w:pPr>
              <w:jc w:val="left"/>
              <w:rPr>
                <w:rFonts w:hint="default"/>
                <w:sz w:val="18"/>
                <w:szCs w:val="18"/>
                <w:rPrChange w:id="3784" w:author="赵翔-深圳" w:date="2024-12-20T21:07:45Z">
                  <w:rPr>
                    <w:sz w:val="18"/>
                    <w:szCs w:val="18"/>
                  </w:rPr>
                </w:rPrChange>
              </w:rPr>
            </w:pPr>
            <w:r>
              <w:rPr>
                <w:rFonts w:hint="default"/>
                <w:color w:val="auto"/>
                <w:sz w:val="18"/>
                <w:szCs w:val="18"/>
                <w:rPrChange w:id="3785" w:author="赵翔-深圳" w:date="2024-12-22T14:05:21Z">
                  <w:rPr>
                    <w:color w:val="FF0000"/>
                    <w:sz w:val="18"/>
                    <w:szCs w:val="18"/>
                  </w:rPr>
                </w:rPrChange>
              </w:rPr>
              <w:t>本次评定为</w:t>
            </w:r>
            <w:r>
              <w:rPr>
                <w:rFonts w:hint="default"/>
                <w:color w:val="auto"/>
                <w:sz w:val="18"/>
                <w:szCs w:val="18"/>
                <w:lang w:val="en-US" w:eastAsia="zh-CN"/>
                <w:rPrChange w:id="3786" w:author="赵翔-深圳" w:date="2024-12-22T14:05:21Z">
                  <w:rPr>
                    <w:rFonts w:hint="eastAsia"/>
                    <w:color w:val="FF0000"/>
                    <w:sz w:val="18"/>
                    <w:szCs w:val="18"/>
                    <w:lang w:val="en-US" w:eastAsia="zh-CN"/>
                  </w:rPr>
                </w:rPrChange>
              </w:rPr>
              <w:t>1</w:t>
            </w:r>
            <w:r>
              <w:rPr>
                <w:rFonts w:hint="default"/>
                <w:color w:val="auto"/>
                <w:sz w:val="18"/>
                <w:szCs w:val="18"/>
                <w:rPrChange w:id="3787" w:author="赵翔-深圳" w:date="2024-12-22T14:05:21Z">
                  <w:rPr>
                    <w:color w:val="FF0000"/>
                    <w:sz w:val="18"/>
                    <w:szCs w:val="18"/>
                  </w:rPr>
                </w:rPrChange>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5A73D35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1A644B0D">
            <w:pPr>
              <w:jc w:val="center"/>
              <w:rPr>
                <w:rFonts w:hint="default"/>
                <w:sz w:val="18"/>
                <w:szCs w:val="18"/>
                <w:rPrChange w:id="3788" w:author="赵翔-深圳" w:date="2024-12-20T21:07:45Z">
                  <w:rPr>
                    <w:sz w:val="18"/>
                    <w:szCs w:val="18"/>
                  </w:rPr>
                </w:rPrChange>
              </w:rPr>
            </w:pPr>
            <w:r>
              <w:rPr>
                <w:rFonts w:hint="default"/>
                <w:sz w:val="18"/>
                <w:szCs w:val="18"/>
                <w:rPrChange w:id="3789" w:author="赵翔-深圳" w:date="2024-12-20T21:07:45Z">
                  <w:rPr>
                    <w:sz w:val="18"/>
                    <w:szCs w:val="18"/>
                  </w:rPr>
                </w:rPrChange>
              </w:rPr>
              <w:t>评定人</w:t>
            </w:r>
          </w:p>
        </w:tc>
        <w:tc>
          <w:tcPr>
            <w:tcW w:w="2963" w:type="dxa"/>
            <w:gridSpan w:val="4"/>
            <w:shd w:val="clear" w:color="auto" w:fill="auto"/>
            <w:vAlign w:val="center"/>
          </w:tcPr>
          <w:p w14:paraId="7C0666E0">
            <w:pPr>
              <w:jc w:val="center"/>
              <w:rPr>
                <w:rFonts w:hint="default"/>
                <w:sz w:val="18"/>
                <w:szCs w:val="18"/>
                <w:rPrChange w:id="3790" w:author="赵翔-深圳" w:date="2024-12-20T21:07:45Z">
                  <w:rPr>
                    <w:sz w:val="18"/>
                    <w:szCs w:val="18"/>
                  </w:rPr>
                </w:rPrChange>
              </w:rPr>
            </w:pPr>
            <w:ins w:id="3791" w:author="赵翔-深圳" w:date="2024-12-22T14:05:30Z">
              <w:r>
                <w:rPr>
                  <w:rFonts w:hint="eastAsia"/>
                  <w:color w:val="auto"/>
                  <w:sz w:val="18"/>
                  <w:szCs w:val="18"/>
                  <w:lang w:val="en-US" w:eastAsia="zh-CN"/>
                  <w:rPrChange w:id="3792" w:author="赵翔-深圳" w:date="2024-12-22T14:05:33Z">
                    <w:rPr>
                      <w:rFonts w:hint="eastAsia"/>
                      <w:color w:val="FF0000"/>
                      <w:sz w:val="18"/>
                      <w:szCs w:val="18"/>
                      <w:lang w:val="en-US" w:eastAsia="zh-CN"/>
                    </w:rPr>
                  </w:rPrChange>
                </w:rPr>
                <w:t>赵翔</w:t>
              </w:r>
            </w:ins>
            <w:del w:id="3793" w:author="赵翔-深圳" w:date="2024-12-22T14:05:23Z">
              <w:r>
                <w:rPr>
                  <w:rFonts w:hint="default"/>
                  <w:color w:val="FF0000"/>
                  <w:sz w:val="18"/>
                  <w:szCs w:val="18"/>
                  <w:rPrChange w:id="3794" w:author="赵翔-深圳" w:date="2024-12-20T21:07:45Z">
                    <w:rPr>
                      <w:color w:val="FF0000"/>
                      <w:sz w:val="18"/>
                      <w:szCs w:val="18"/>
                    </w:rPr>
                  </w:rPrChange>
                </w:rPr>
                <w:delText>X</w:delText>
              </w:r>
            </w:del>
            <w:del w:id="3795" w:author="赵翔-深圳" w:date="2024-12-22T14:05:23Z">
              <w:r>
                <w:rPr>
                  <w:rFonts w:hint="default"/>
                  <w:color w:val="FF0000"/>
                  <w:sz w:val="18"/>
                  <w:szCs w:val="18"/>
                  <w:rPrChange w:id="3796" w:author="赵翔-深圳" w:date="2024-12-20T21:07:45Z">
                    <w:rPr>
                      <w:color w:val="FF0000"/>
                      <w:sz w:val="18"/>
                      <w:szCs w:val="18"/>
                    </w:rPr>
                  </w:rPrChange>
                </w:rPr>
                <w:delText>X</w:delText>
              </w:r>
            </w:del>
          </w:p>
        </w:tc>
        <w:tc>
          <w:tcPr>
            <w:tcW w:w="1833" w:type="dxa"/>
            <w:gridSpan w:val="3"/>
            <w:shd w:val="clear" w:color="auto" w:fill="auto"/>
            <w:vAlign w:val="center"/>
          </w:tcPr>
          <w:p w14:paraId="1BF1CA09">
            <w:pPr>
              <w:jc w:val="center"/>
              <w:rPr>
                <w:rFonts w:hint="default"/>
                <w:sz w:val="18"/>
                <w:szCs w:val="18"/>
                <w:rPrChange w:id="3797" w:author="赵翔-深圳" w:date="2024-12-20T21:07:45Z">
                  <w:rPr/>
                </w:rPrChange>
              </w:rPr>
            </w:pPr>
            <w:r>
              <w:rPr>
                <w:rFonts w:hint="default"/>
                <w:sz w:val="18"/>
                <w:szCs w:val="18"/>
                <w:rPrChange w:id="3798" w:author="赵翔-深圳" w:date="2024-12-20T21:07:45Z">
                  <w:rPr>
                    <w:sz w:val="18"/>
                    <w:szCs w:val="18"/>
                  </w:rPr>
                </w:rPrChange>
              </w:rPr>
              <w:t>负责人</w:t>
            </w:r>
          </w:p>
        </w:tc>
        <w:tc>
          <w:tcPr>
            <w:tcW w:w="2883" w:type="dxa"/>
            <w:gridSpan w:val="3"/>
            <w:shd w:val="clear" w:color="auto" w:fill="auto"/>
            <w:vAlign w:val="center"/>
          </w:tcPr>
          <w:p w14:paraId="4206E592">
            <w:pPr>
              <w:jc w:val="center"/>
              <w:rPr>
                <w:rFonts w:hint="default"/>
                <w:sz w:val="18"/>
                <w:szCs w:val="18"/>
                <w:rPrChange w:id="3799" w:author="赵翔-深圳" w:date="2024-12-20T21:07:45Z">
                  <w:rPr/>
                </w:rPrChange>
              </w:rPr>
            </w:pPr>
            <w:ins w:id="3800" w:author="赵翔-深圳" w:date="2024-12-22T14:05:38Z">
              <w:r>
                <w:rPr>
                  <w:rFonts w:hint="eastAsia"/>
                  <w:color w:val="auto"/>
                  <w:sz w:val="18"/>
                  <w:szCs w:val="18"/>
                  <w:lang w:val="en-US" w:eastAsia="zh-CN"/>
                  <w:rPrChange w:id="3801" w:author="赵翔-深圳" w:date="2024-12-22T14:05:43Z">
                    <w:rPr>
                      <w:rFonts w:hint="eastAsia"/>
                      <w:color w:val="FF0000"/>
                      <w:sz w:val="18"/>
                      <w:szCs w:val="18"/>
                      <w:lang w:val="en-US" w:eastAsia="zh-CN"/>
                    </w:rPr>
                  </w:rPrChange>
                </w:rPr>
                <w:t>蒙</w:t>
              </w:r>
            </w:ins>
            <w:ins w:id="3802" w:author="赵翔-深圳" w:date="2024-12-22T14:05:40Z">
              <w:r>
                <w:rPr>
                  <w:rFonts w:hint="eastAsia"/>
                  <w:color w:val="auto"/>
                  <w:sz w:val="18"/>
                  <w:szCs w:val="18"/>
                  <w:lang w:val="en-US" w:eastAsia="zh-CN"/>
                  <w:rPrChange w:id="3803" w:author="赵翔-深圳" w:date="2024-12-22T14:05:43Z">
                    <w:rPr>
                      <w:rFonts w:hint="eastAsia"/>
                      <w:color w:val="FF0000"/>
                      <w:sz w:val="18"/>
                      <w:szCs w:val="18"/>
                      <w:lang w:val="en-US" w:eastAsia="zh-CN"/>
                    </w:rPr>
                  </w:rPrChange>
                </w:rPr>
                <w:t>水</w:t>
              </w:r>
            </w:ins>
            <w:ins w:id="3804" w:author="赵翔-深圳" w:date="2024-12-22T14:05:41Z">
              <w:r>
                <w:rPr>
                  <w:rFonts w:hint="eastAsia"/>
                  <w:color w:val="auto"/>
                  <w:sz w:val="18"/>
                  <w:szCs w:val="18"/>
                  <w:lang w:val="en-US" w:eastAsia="zh-CN"/>
                  <w:rPrChange w:id="3805" w:author="赵翔-深圳" w:date="2024-12-22T14:05:43Z">
                    <w:rPr>
                      <w:rFonts w:hint="eastAsia"/>
                      <w:color w:val="FF0000"/>
                      <w:sz w:val="18"/>
                      <w:szCs w:val="18"/>
                      <w:lang w:val="en-US" w:eastAsia="zh-CN"/>
                    </w:rPr>
                  </w:rPrChange>
                </w:rPr>
                <w:t>儒</w:t>
              </w:r>
            </w:ins>
            <w:del w:id="3806" w:author="赵翔-深圳" w:date="2024-12-22T14:05:36Z">
              <w:r>
                <w:rPr>
                  <w:rFonts w:hint="default"/>
                  <w:color w:val="FF0000"/>
                  <w:sz w:val="18"/>
                  <w:szCs w:val="18"/>
                  <w:rPrChange w:id="3807" w:author="赵翔-深圳" w:date="2024-12-20T21:07:45Z">
                    <w:rPr>
                      <w:color w:val="FF0000"/>
                      <w:sz w:val="18"/>
                      <w:szCs w:val="18"/>
                    </w:rPr>
                  </w:rPrChange>
                </w:rPr>
                <w:delText>X</w:delText>
              </w:r>
            </w:del>
            <w:del w:id="3808" w:author="赵翔-深圳" w:date="2024-12-22T14:05:36Z">
              <w:r>
                <w:rPr>
                  <w:rFonts w:hint="default"/>
                  <w:color w:val="FF0000"/>
                  <w:sz w:val="18"/>
                  <w:szCs w:val="18"/>
                  <w:rPrChange w:id="3809" w:author="赵翔-深圳" w:date="2024-12-20T21:07:45Z">
                    <w:rPr>
                      <w:color w:val="FF0000"/>
                      <w:sz w:val="18"/>
                      <w:szCs w:val="18"/>
                    </w:rPr>
                  </w:rPrChange>
                </w:rPr>
                <w:delText>X</w:delText>
              </w:r>
            </w:del>
          </w:p>
        </w:tc>
      </w:tr>
    </w:tbl>
    <w:p w14:paraId="6CFE7681">
      <w:pPr>
        <w:pStyle w:val="6"/>
        <w:numPr>
          <w:ilvl w:val="2"/>
          <w:numId w:val="0"/>
        </w:numPr>
      </w:pPr>
      <w:bookmarkStart w:id="206" w:name="_Toc15741"/>
      <w:r>
        <w:t>5.1.2 右洞</w:t>
      </w:r>
      <w:bookmarkEnd w:id="206"/>
    </w:p>
    <w:p w14:paraId="7841E85F">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515B788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4BA3FD2D">
            <w:pPr>
              <w:jc w:val="center"/>
              <w:rPr>
                <w:sz w:val="18"/>
                <w:szCs w:val="18"/>
              </w:rPr>
            </w:pPr>
            <w:r>
              <w:rPr>
                <w:sz w:val="18"/>
                <w:szCs w:val="18"/>
              </w:rPr>
              <w:t>隧道情况</w:t>
            </w:r>
          </w:p>
        </w:tc>
        <w:tc>
          <w:tcPr>
            <w:tcW w:w="906" w:type="dxa"/>
            <w:shd w:val="clear" w:color="auto" w:fill="auto"/>
            <w:vAlign w:val="center"/>
          </w:tcPr>
          <w:p w14:paraId="4D5B001A">
            <w:pPr>
              <w:jc w:val="center"/>
              <w:rPr>
                <w:sz w:val="18"/>
                <w:szCs w:val="18"/>
              </w:rPr>
            </w:pPr>
            <w:r>
              <w:rPr>
                <w:sz w:val="18"/>
                <w:szCs w:val="18"/>
              </w:rPr>
              <w:t>隧道</w:t>
            </w:r>
          </w:p>
          <w:p w14:paraId="52C78422">
            <w:pPr>
              <w:jc w:val="center"/>
              <w:rPr>
                <w:sz w:val="18"/>
                <w:szCs w:val="18"/>
              </w:rPr>
            </w:pPr>
            <w:r>
              <w:rPr>
                <w:sz w:val="18"/>
                <w:szCs w:val="18"/>
              </w:rPr>
              <w:t>名称</w:t>
            </w:r>
          </w:p>
        </w:tc>
        <w:tc>
          <w:tcPr>
            <w:tcW w:w="1140" w:type="dxa"/>
            <w:gridSpan w:val="2"/>
            <w:shd w:val="clear" w:color="auto" w:fill="auto"/>
            <w:vAlign w:val="center"/>
          </w:tcPr>
          <w:p w14:paraId="22B83E5A">
            <w:pPr>
              <w:jc w:val="center"/>
              <w:rPr>
                <w:sz w:val="18"/>
                <w:szCs w:val="18"/>
              </w:rPr>
            </w:pPr>
            <w:r>
              <w:rPr>
                <w:rFonts w:hint="eastAsia"/>
                <w:sz w:val="18"/>
                <w:szCs w:val="18"/>
                <w:lang w:val="en-US" w:eastAsia="zh-CN"/>
              </w:rPr>
              <w:t>赤水溪隧道</w:t>
            </w:r>
            <w:r>
              <w:rPr>
                <w:sz w:val="18"/>
                <w:szCs w:val="18"/>
              </w:rPr>
              <w:t>右洞</w:t>
            </w:r>
          </w:p>
        </w:tc>
        <w:tc>
          <w:tcPr>
            <w:tcW w:w="917" w:type="dxa"/>
            <w:shd w:val="clear" w:color="auto" w:fill="auto"/>
            <w:vAlign w:val="center"/>
          </w:tcPr>
          <w:p w14:paraId="3D13374C">
            <w:pPr>
              <w:jc w:val="center"/>
              <w:rPr>
                <w:sz w:val="18"/>
                <w:szCs w:val="18"/>
              </w:rPr>
            </w:pPr>
            <w:r>
              <w:rPr>
                <w:sz w:val="18"/>
                <w:szCs w:val="18"/>
              </w:rPr>
              <w:t>路线</w:t>
            </w:r>
          </w:p>
          <w:p w14:paraId="67169721">
            <w:pPr>
              <w:jc w:val="center"/>
              <w:rPr>
                <w:sz w:val="18"/>
                <w:szCs w:val="18"/>
              </w:rPr>
            </w:pPr>
            <w:r>
              <w:rPr>
                <w:sz w:val="18"/>
                <w:szCs w:val="18"/>
              </w:rPr>
              <w:t>名称</w:t>
            </w:r>
          </w:p>
        </w:tc>
        <w:tc>
          <w:tcPr>
            <w:tcW w:w="917" w:type="dxa"/>
            <w:shd w:val="clear" w:color="auto" w:fill="auto"/>
            <w:vAlign w:val="center"/>
          </w:tcPr>
          <w:p w14:paraId="23AF955B">
            <w:pPr>
              <w:jc w:val="both"/>
              <w:rPr>
                <w:sz w:val="18"/>
                <w:szCs w:val="18"/>
              </w:rPr>
            </w:pPr>
            <w:ins w:id="3810" w:author="赵翔-深圳" w:date="2024-12-20T21:08:10Z">
              <w:r>
                <w:rPr>
                  <w:rFonts w:hint="eastAsia"/>
                  <w:sz w:val="18"/>
                  <w:szCs w:val="18"/>
                  <w:lang w:val="en-US" w:eastAsia="zh-CN"/>
                </w:rPr>
                <w:t>呼和浩特-北海</w:t>
              </w:r>
            </w:ins>
            <w:del w:id="3811" w:author="赵翔-深圳" w:date="2024-12-20T21:08:10Z">
              <w:r>
                <w:rPr>
                  <w:rFonts w:hint="eastAsia"/>
                  <w:sz w:val="18"/>
                  <w:szCs w:val="18"/>
                  <w:lang w:val="en-US" w:eastAsia="zh-CN"/>
                </w:rPr>
                <w:delText>平江—洞口</w:delText>
              </w:r>
            </w:del>
          </w:p>
        </w:tc>
        <w:tc>
          <w:tcPr>
            <w:tcW w:w="835" w:type="dxa"/>
            <w:shd w:val="clear" w:color="auto" w:fill="auto"/>
            <w:vAlign w:val="center"/>
          </w:tcPr>
          <w:p w14:paraId="0FA0FA93">
            <w:pPr>
              <w:jc w:val="center"/>
              <w:rPr>
                <w:sz w:val="18"/>
                <w:szCs w:val="18"/>
              </w:rPr>
            </w:pPr>
            <w:r>
              <w:rPr>
                <w:sz w:val="18"/>
                <w:szCs w:val="18"/>
              </w:rPr>
              <w:t>隧道长度</w:t>
            </w:r>
          </w:p>
          <w:p w14:paraId="5B7B0F00">
            <w:pPr>
              <w:jc w:val="center"/>
              <w:rPr>
                <w:sz w:val="18"/>
                <w:szCs w:val="18"/>
              </w:rPr>
            </w:pPr>
            <w:r>
              <w:rPr>
                <w:sz w:val="18"/>
                <w:szCs w:val="18"/>
              </w:rPr>
              <w:t>（m）</w:t>
            </w:r>
          </w:p>
        </w:tc>
        <w:tc>
          <w:tcPr>
            <w:tcW w:w="999" w:type="dxa"/>
            <w:gridSpan w:val="2"/>
            <w:shd w:val="clear" w:color="auto" w:fill="auto"/>
            <w:vAlign w:val="center"/>
          </w:tcPr>
          <w:p w14:paraId="36588789">
            <w:pPr>
              <w:jc w:val="center"/>
              <w:rPr>
                <w:rFonts w:hint="default" w:eastAsia="宋体"/>
                <w:sz w:val="18"/>
                <w:szCs w:val="18"/>
                <w:lang w:val="en-US" w:eastAsia="zh-CN"/>
              </w:rPr>
            </w:pPr>
            <w:ins w:id="3812" w:author="赵翔-深圳" w:date="2024-12-20T22:30:41Z">
              <w:r>
                <w:rPr>
                  <w:rFonts w:hint="eastAsia"/>
                  <w:sz w:val="18"/>
                  <w:szCs w:val="18"/>
                  <w:lang w:val="en-US" w:eastAsia="zh-CN"/>
                </w:rPr>
                <w:t>158</w:t>
              </w:r>
            </w:ins>
            <w:ins w:id="3813" w:author="赵翔-深圳" w:date="2024-12-20T22:30:42Z">
              <w:r>
                <w:rPr>
                  <w:rFonts w:hint="eastAsia"/>
                  <w:sz w:val="18"/>
                  <w:szCs w:val="18"/>
                  <w:lang w:val="en-US" w:eastAsia="zh-CN"/>
                </w:rPr>
                <w:t>0</w:t>
              </w:r>
            </w:ins>
            <w:del w:id="3814" w:author="赵翔-深圳" w:date="2024-12-20T21:08:21Z">
              <w:r>
                <w:rPr>
                  <w:rFonts w:hint="eastAsia"/>
                  <w:sz w:val="18"/>
                  <w:szCs w:val="18"/>
                  <w:lang w:val="en-US" w:eastAsia="zh-CN"/>
                </w:rPr>
                <w:delText>7</w:delText>
              </w:r>
            </w:del>
            <w:del w:id="3815" w:author="赵翔-深圳" w:date="2024-12-20T21:08:20Z">
              <w:r>
                <w:rPr>
                  <w:rFonts w:hint="eastAsia"/>
                  <w:sz w:val="18"/>
                  <w:szCs w:val="18"/>
                  <w:lang w:val="en-US" w:eastAsia="zh-CN"/>
                </w:rPr>
                <w:delText>60</w:delText>
              </w:r>
            </w:del>
          </w:p>
        </w:tc>
        <w:tc>
          <w:tcPr>
            <w:tcW w:w="917" w:type="dxa"/>
            <w:shd w:val="clear" w:color="auto" w:fill="auto"/>
            <w:vAlign w:val="center"/>
          </w:tcPr>
          <w:p w14:paraId="71CC064B">
            <w:pPr>
              <w:jc w:val="center"/>
              <w:rPr>
                <w:sz w:val="18"/>
                <w:szCs w:val="18"/>
              </w:rPr>
            </w:pPr>
            <w:r>
              <w:rPr>
                <w:sz w:val="18"/>
                <w:szCs w:val="18"/>
              </w:rPr>
              <w:t>建成</w:t>
            </w:r>
          </w:p>
          <w:p w14:paraId="20D64BE6">
            <w:pPr>
              <w:jc w:val="center"/>
              <w:rPr>
                <w:sz w:val="18"/>
                <w:szCs w:val="18"/>
              </w:rPr>
            </w:pPr>
            <w:r>
              <w:rPr>
                <w:sz w:val="18"/>
                <w:szCs w:val="18"/>
              </w:rPr>
              <w:t>时间</w:t>
            </w:r>
          </w:p>
        </w:tc>
        <w:tc>
          <w:tcPr>
            <w:tcW w:w="1048" w:type="dxa"/>
            <w:shd w:val="clear" w:color="auto" w:fill="auto"/>
            <w:vAlign w:val="center"/>
          </w:tcPr>
          <w:p w14:paraId="6F895D17">
            <w:pPr>
              <w:jc w:val="center"/>
              <w:rPr>
                <w:rFonts w:hint="default" w:eastAsia="宋体"/>
                <w:sz w:val="18"/>
                <w:szCs w:val="18"/>
                <w:lang w:val="en-US" w:eastAsia="zh-CN"/>
              </w:rPr>
            </w:pPr>
            <w:r>
              <w:rPr>
                <w:rFonts w:hint="eastAsia"/>
                <w:sz w:val="18"/>
                <w:szCs w:val="18"/>
                <w:lang w:val="en-US" w:eastAsia="zh-CN"/>
              </w:rPr>
              <w:t>202</w:t>
            </w:r>
            <w:ins w:id="3816" w:author="赵翔-深圳" w:date="2024-12-20T21:08:32Z">
              <w:r>
                <w:rPr>
                  <w:rFonts w:hint="eastAsia"/>
                  <w:sz w:val="18"/>
                  <w:szCs w:val="18"/>
                  <w:lang w:val="en-US" w:eastAsia="zh-CN"/>
                </w:rPr>
                <w:t>3</w:t>
              </w:r>
            </w:ins>
            <w:del w:id="3817" w:author="赵翔-深圳" w:date="2024-12-20T21:08:31Z">
              <w:r>
                <w:rPr>
                  <w:rFonts w:hint="eastAsia"/>
                  <w:sz w:val="18"/>
                  <w:szCs w:val="18"/>
                  <w:lang w:val="en-US" w:eastAsia="zh-CN"/>
                </w:rPr>
                <w:delText>1</w:delText>
              </w:r>
            </w:del>
            <w:r>
              <w:rPr>
                <w:rFonts w:hint="eastAsia"/>
                <w:sz w:val="18"/>
                <w:szCs w:val="18"/>
                <w:lang w:val="en-US" w:eastAsia="zh-CN"/>
              </w:rPr>
              <w:t>.12</w:t>
            </w:r>
          </w:p>
        </w:tc>
      </w:tr>
      <w:tr w14:paraId="2B632B2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7D8BA0B6">
            <w:pPr>
              <w:jc w:val="center"/>
              <w:rPr>
                <w:sz w:val="18"/>
                <w:szCs w:val="18"/>
              </w:rPr>
            </w:pPr>
            <w:r>
              <w:rPr>
                <w:sz w:val="18"/>
                <w:szCs w:val="18"/>
              </w:rPr>
              <w:t>评定情况</w:t>
            </w:r>
          </w:p>
        </w:tc>
        <w:tc>
          <w:tcPr>
            <w:tcW w:w="906" w:type="dxa"/>
            <w:shd w:val="clear" w:color="auto" w:fill="auto"/>
            <w:vAlign w:val="center"/>
          </w:tcPr>
          <w:p w14:paraId="09186E2A">
            <w:pPr>
              <w:jc w:val="center"/>
              <w:rPr>
                <w:sz w:val="18"/>
                <w:szCs w:val="18"/>
              </w:rPr>
            </w:pPr>
            <w:r>
              <w:rPr>
                <w:sz w:val="18"/>
                <w:szCs w:val="18"/>
              </w:rPr>
              <w:t>管养</w:t>
            </w:r>
          </w:p>
          <w:p w14:paraId="01323DDB">
            <w:pPr>
              <w:jc w:val="center"/>
              <w:rPr>
                <w:sz w:val="18"/>
                <w:szCs w:val="18"/>
              </w:rPr>
            </w:pPr>
            <w:r>
              <w:rPr>
                <w:sz w:val="18"/>
                <w:szCs w:val="18"/>
              </w:rPr>
              <w:t>单位</w:t>
            </w:r>
          </w:p>
        </w:tc>
        <w:tc>
          <w:tcPr>
            <w:tcW w:w="1140" w:type="dxa"/>
            <w:gridSpan w:val="2"/>
            <w:shd w:val="clear" w:color="auto" w:fill="auto"/>
            <w:vAlign w:val="center"/>
          </w:tcPr>
          <w:p w14:paraId="26FF3056">
            <w:pPr>
              <w:jc w:val="center"/>
              <w:rPr>
                <w:sz w:val="18"/>
                <w:szCs w:val="18"/>
              </w:rPr>
            </w:pPr>
            <w:ins w:id="3818" w:author="赵翔-深圳" w:date="2024-12-20T21:09:04Z">
              <w:r>
                <w:rPr>
                  <w:rFonts w:hint="eastAsia"/>
                  <w:sz w:val="18"/>
                  <w:szCs w:val="18"/>
                  <w:lang w:val="en-US" w:eastAsia="zh-CN"/>
                </w:rPr>
                <w:t>南</w:t>
              </w:r>
            </w:ins>
            <w:ins w:id="3819" w:author="赵翔-深圳" w:date="2024-12-20T21:09:05Z">
              <w:r>
                <w:rPr>
                  <w:rFonts w:hint="eastAsia"/>
                  <w:sz w:val="18"/>
                  <w:szCs w:val="18"/>
                  <w:lang w:val="en-US" w:eastAsia="zh-CN"/>
                </w:rPr>
                <w:t>金</w:t>
              </w:r>
            </w:ins>
            <w:ins w:id="3820" w:author="赵翔-深圳" w:date="2024-12-20T21:08:54Z">
              <w:r>
                <w:rPr>
                  <w:rFonts w:hint="eastAsia"/>
                  <w:sz w:val="18"/>
                  <w:szCs w:val="18"/>
                  <w:lang w:val="en-US" w:eastAsia="zh-CN"/>
                </w:rPr>
                <w:t>养护所</w:t>
              </w:r>
            </w:ins>
            <w:del w:id="3821" w:author="赵翔-深圳" w:date="2024-12-20T21:08:54Z">
              <w:r>
                <w:rPr>
                  <w:rFonts w:hint="eastAsia"/>
                  <w:sz w:val="18"/>
                  <w:szCs w:val="18"/>
                  <w:lang w:val="en-US" w:eastAsia="zh-CN"/>
                </w:rPr>
                <w:delText>安化路产养护所</w:delText>
              </w:r>
            </w:del>
          </w:p>
        </w:tc>
        <w:tc>
          <w:tcPr>
            <w:tcW w:w="917" w:type="dxa"/>
            <w:shd w:val="clear" w:color="auto" w:fill="auto"/>
            <w:vAlign w:val="center"/>
          </w:tcPr>
          <w:p w14:paraId="1F4C6614">
            <w:pPr>
              <w:jc w:val="center"/>
              <w:rPr>
                <w:sz w:val="18"/>
                <w:szCs w:val="18"/>
              </w:rPr>
            </w:pPr>
            <w:r>
              <w:rPr>
                <w:sz w:val="18"/>
                <w:szCs w:val="18"/>
              </w:rPr>
              <w:t>上次评定等级</w:t>
            </w:r>
          </w:p>
        </w:tc>
        <w:tc>
          <w:tcPr>
            <w:tcW w:w="917" w:type="dxa"/>
            <w:shd w:val="clear" w:color="auto" w:fill="auto"/>
            <w:vAlign w:val="center"/>
          </w:tcPr>
          <w:p w14:paraId="7F3F7AC8">
            <w:pPr>
              <w:jc w:val="center"/>
              <w:rPr>
                <w:rFonts w:hint="default" w:eastAsia="宋体"/>
                <w:sz w:val="18"/>
                <w:szCs w:val="18"/>
                <w:lang w:val="en-US" w:eastAsia="zh-CN"/>
              </w:rPr>
            </w:pPr>
            <w:ins w:id="3822" w:author="赵翔-深圳" w:date="2024-12-20T21:08:35Z">
              <w:r>
                <w:rPr>
                  <w:rFonts w:hint="eastAsia"/>
                  <w:sz w:val="18"/>
                  <w:szCs w:val="18"/>
                  <w:lang w:val="en-US" w:eastAsia="zh-CN"/>
                </w:rPr>
                <w:t>/</w:t>
              </w:r>
            </w:ins>
            <w:del w:id="3823" w:author="赵翔-深圳" w:date="2024-12-20T21:08:35Z">
              <w:r>
                <w:rPr>
                  <w:rFonts w:hint="eastAsia"/>
                  <w:sz w:val="18"/>
                  <w:szCs w:val="18"/>
                  <w:lang w:val="en-US" w:eastAsia="zh-CN"/>
                </w:rPr>
                <w:delText>1</w:delText>
              </w:r>
            </w:del>
          </w:p>
        </w:tc>
        <w:tc>
          <w:tcPr>
            <w:tcW w:w="835" w:type="dxa"/>
            <w:shd w:val="clear" w:color="auto" w:fill="auto"/>
            <w:vAlign w:val="center"/>
          </w:tcPr>
          <w:p w14:paraId="7FA187C7">
            <w:pPr>
              <w:jc w:val="center"/>
              <w:rPr>
                <w:sz w:val="18"/>
                <w:szCs w:val="18"/>
              </w:rPr>
            </w:pPr>
            <w:r>
              <w:rPr>
                <w:sz w:val="18"/>
                <w:szCs w:val="18"/>
              </w:rPr>
              <w:t>上次评定日期</w:t>
            </w:r>
          </w:p>
        </w:tc>
        <w:tc>
          <w:tcPr>
            <w:tcW w:w="999" w:type="dxa"/>
            <w:gridSpan w:val="2"/>
            <w:shd w:val="clear" w:color="auto" w:fill="auto"/>
            <w:vAlign w:val="center"/>
          </w:tcPr>
          <w:p w14:paraId="364E2C9D">
            <w:pPr>
              <w:jc w:val="center"/>
              <w:rPr>
                <w:rFonts w:hint="default"/>
                <w:sz w:val="18"/>
                <w:szCs w:val="18"/>
                <w:lang w:val="en-US"/>
              </w:rPr>
            </w:pPr>
            <w:ins w:id="3824" w:author="赵翔-深圳" w:date="2024-12-20T21:08:41Z">
              <w:r>
                <w:rPr>
                  <w:rFonts w:hint="eastAsia"/>
                  <w:sz w:val="18"/>
                  <w:szCs w:val="18"/>
                  <w:lang w:val="en-US" w:eastAsia="zh-CN"/>
                </w:rPr>
                <w:t>/</w:t>
              </w:r>
            </w:ins>
            <w:del w:id="3825" w:author="赵翔-深圳" w:date="2024-12-20T21:08:40Z">
              <w:r>
                <w:rPr>
                  <w:sz w:val="18"/>
                  <w:szCs w:val="18"/>
                </w:rPr>
                <w:delText>2</w:delText>
              </w:r>
            </w:del>
            <w:del w:id="3826" w:author="赵翔-深圳" w:date="2024-12-20T21:08:39Z">
              <w:r>
                <w:rPr>
                  <w:sz w:val="18"/>
                  <w:szCs w:val="18"/>
                </w:rPr>
                <w:delText>02</w:delText>
              </w:r>
            </w:del>
            <w:del w:id="3827" w:author="赵翔-深圳" w:date="2024-12-20T21:08:39Z">
              <w:r>
                <w:rPr>
                  <w:rFonts w:hint="eastAsia"/>
                  <w:sz w:val="18"/>
                  <w:szCs w:val="18"/>
                  <w:lang w:val="en-US" w:eastAsia="zh-CN"/>
                </w:rPr>
                <w:delText>2.</w:delText>
              </w:r>
            </w:del>
            <w:del w:id="3828" w:author="赵翔-深圳" w:date="2024-12-20T21:08:38Z">
              <w:r>
                <w:rPr>
                  <w:rFonts w:hint="eastAsia"/>
                  <w:sz w:val="18"/>
                  <w:szCs w:val="18"/>
                  <w:lang w:val="en-US" w:eastAsia="zh-CN"/>
                </w:rPr>
                <w:delText>08</w:delText>
              </w:r>
            </w:del>
          </w:p>
        </w:tc>
        <w:tc>
          <w:tcPr>
            <w:tcW w:w="917" w:type="dxa"/>
            <w:shd w:val="clear" w:color="auto" w:fill="auto"/>
            <w:vAlign w:val="center"/>
          </w:tcPr>
          <w:p w14:paraId="7778F0D2">
            <w:pPr>
              <w:jc w:val="center"/>
              <w:rPr>
                <w:sz w:val="18"/>
                <w:szCs w:val="18"/>
              </w:rPr>
            </w:pPr>
            <w:r>
              <w:rPr>
                <w:sz w:val="18"/>
                <w:szCs w:val="18"/>
              </w:rPr>
              <w:t>本次评定日期</w:t>
            </w:r>
          </w:p>
        </w:tc>
        <w:tc>
          <w:tcPr>
            <w:tcW w:w="1048" w:type="dxa"/>
            <w:shd w:val="clear" w:color="auto" w:fill="auto"/>
            <w:vAlign w:val="center"/>
          </w:tcPr>
          <w:p w14:paraId="38D73043">
            <w:pPr>
              <w:jc w:val="center"/>
              <w:rPr>
                <w:rFonts w:hint="default" w:eastAsia="宋体"/>
                <w:sz w:val="18"/>
                <w:szCs w:val="18"/>
                <w:lang w:val="en-US" w:eastAsia="zh-CN"/>
              </w:rPr>
            </w:pPr>
            <w:r>
              <w:rPr>
                <w:rFonts w:hint="eastAsia"/>
                <w:sz w:val="18"/>
                <w:szCs w:val="18"/>
                <w:lang w:val="en-US" w:eastAsia="zh-CN"/>
              </w:rPr>
              <w:t>2024.11</w:t>
            </w:r>
          </w:p>
        </w:tc>
      </w:tr>
      <w:tr w14:paraId="37AD86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47825E66">
            <w:pPr>
              <w:jc w:val="center"/>
              <w:rPr>
                <w:sz w:val="18"/>
                <w:szCs w:val="18"/>
              </w:rPr>
            </w:pPr>
          </w:p>
        </w:tc>
        <w:tc>
          <w:tcPr>
            <w:tcW w:w="906" w:type="dxa"/>
            <w:shd w:val="clear" w:color="auto" w:fill="auto"/>
            <w:vAlign w:val="center"/>
          </w:tcPr>
          <w:p w14:paraId="3BF7BEC2">
            <w:pPr>
              <w:jc w:val="center"/>
              <w:rPr>
                <w:sz w:val="16"/>
                <w:szCs w:val="16"/>
              </w:rPr>
            </w:pPr>
            <w:r>
              <w:rPr>
                <w:sz w:val="16"/>
                <w:szCs w:val="16"/>
              </w:rPr>
              <w:t>分项名称</w:t>
            </w:r>
          </w:p>
        </w:tc>
        <w:tc>
          <w:tcPr>
            <w:tcW w:w="1140" w:type="dxa"/>
            <w:gridSpan w:val="2"/>
            <w:shd w:val="clear" w:color="auto" w:fill="auto"/>
            <w:vAlign w:val="center"/>
          </w:tcPr>
          <w:p w14:paraId="489C53CE">
            <w:pPr>
              <w:jc w:val="center"/>
              <w:rPr>
                <w:sz w:val="18"/>
                <w:szCs w:val="18"/>
              </w:rPr>
            </w:pPr>
            <w:r>
              <w:rPr>
                <w:sz w:val="18"/>
                <w:szCs w:val="18"/>
              </w:rPr>
              <w:t>位置</w:t>
            </w:r>
          </w:p>
        </w:tc>
        <w:tc>
          <w:tcPr>
            <w:tcW w:w="917" w:type="dxa"/>
            <w:shd w:val="clear" w:color="auto" w:fill="auto"/>
            <w:vAlign w:val="center"/>
          </w:tcPr>
          <w:p w14:paraId="0A102CF1">
            <w:pPr>
              <w:jc w:val="center"/>
              <w:rPr>
                <w:sz w:val="18"/>
                <w:szCs w:val="18"/>
              </w:rPr>
            </w:pPr>
            <w:r>
              <w:rPr>
                <w:sz w:val="18"/>
                <w:szCs w:val="18"/>
              </w:rPr>
              <w:t>状况值</w:t>
            </w:r>
          </w:p>
        </w:tc>
        <w:tc>
          <w:tcPr>
            <w:tcW w:w="917" w:type="dxa"/>
            <w:shd w:val="clear" w:color="auto" w:fill="auto"/>
            <w:vAlign w:val="center"/>
          </w:tcPr>
          <w:p w14:paraId="22D78289">
            <w:pPr>
              <w:jc w:val="center"/>
              <w:rPr>
                <w:sz w:val="18"/>
                <w:szCs w:val="18"/>
              </w:rPr>
            </w:pPr>
            <w:r>
              <w:rPr>
                <w:sz w:val="18"/>
                <w:szCs w:val="18"/>
              </w:rPr>
              <w:t>权重</w:t>
            </w:r>
            <w:r>
              <w:rPr>
                <w:szCs w:val="21"/>
              </w:rPr>
              <w:t>w</w:t>
            </w:r>
            <w:r>
              <w:rPr>
                <w:szCs w:val="21"/>
                <w:vertAlign w:val="subscript"/>
              </w:rPr>
              <w:t>i</w:t>
            </w:r>
          </w:p>
        </w:tc>
        <w:tc>
          <w:tcPr>
            <w:tcW w:w="835" w:type="dxa"/>
            <w:shd w:val="clear" w:color="auto" w:fill="auto"/>
            <w:vAlign w:val="center"/>
          </w:tcPr>
          <w:p w14:paraId="739880B9">
            <w:pPr>
              <w:jc w:val="center"/>
              <w:rPr>
                <w:sz w:val="18"/>
                <w:szCs w:val="18"/>
              </w:rPr>
            </w:pPr>
            <w:r>
              <w:rPr>
                <w:sz w:val="18"/>
                <w:szCs w:val="18"/>
              </w:rPr>
              <w:t>检查项目</w:t>
            </w:r>
          </w:p>
        </w:tc>
        <w:tc>
          <w:tcPr>
            <w:tcW w:w="999" w:type="dxa"/>
            <w:gridSpan w:val="2"/>
            <w:shd w:val="clear" w:color="auto" w:fill="auto"/>
            <w:vAlign w:val="center"/>
          </w:tcPr>
          <w:p w14:paraId="0DCCAC18">
            <w:pPr>
              <w:jc w:val="center"/>
              <w:rPr>
                <w:sz w:val="18"/>
                <w:szCs w:val="18"/>
              </w:rPr>
            </w:pPr>
            <w:r>
              <w:rPr>
                <w:sz w:val="18"/>
                <w:szCs w:val="18"/>
              </w:rPr>
              <w:t>位置</w:t>
            </w:r>
          </w:p>
        </w:tc>
        <w:tc>
          <w:tcPr>
            <w:tcW w:w="917" w:type="dxa"/>
            <w:shd w:val="clear" w:color="auto" w:fill="auto"/>
            <w:vAlign w:val="center"/>
          </w:tcPr>
          <w:p w14:paraId="7EB164F2">
            <w:pPr>
              <w:jc w:val="center"/>
              <w:rPr>
                <w:sz w:val="18"/>
                <w:szCs w:val="18"/>
              </w:rPr>
            </w:pPr>
            <w:r>
              <w:rPr>
                <w:sz w:val="18"/>
                <w:szCs w:val="18"/>
              </w:rPr>
              <w:t>状况值</w:t>
            </w:r>
          </w:p>
        </w:tc>
        <w:tc>
          <w:tcPr>
            <w:tcW w:w="1048" w:type="dxa"/>
            <w:shd w:val="clear" w:color="auto" w:fill="auto"/>
            <w:vAlign w:val="center"/>
          </w:tcPr>
          <w:p w14:paraId="1FE4CA3B">
            <w:pPr>
              <w:jc w:val="center"/>
              <w:rPr>
                <w:sz w:val="18"/>
                <w:szCs w:val="18"/>
              </w:rPr>
            </w:pPr>
            <w:r>
              <w:rPr>
                <w:sz w:val="18"/>
                <w:szCs w:val="18"/>
              </w:rPr>
              <w:t>权重</w:t>
            </w:r>
            <w:r>
              <w:rPr>
                <w:szCs w:val="21"/>
              </w:rPr>
              <w:t>w</w:t>
            </w:r>
            <w:r>
              <w:rPr>
                <w:szCs w:val="21"/>
                <w:vertAlign w:val="subscript"/>
              </w:rPr>
              <w:t>i</w:t>
            </w:r>
          </w:p>
        </w:tc>
      </w:tr>
      <w:tr w14:paraId="564BE6C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5F059FD1">
            <w:pPr>
              <w:jc w:val="center"/>
              <w:rPr>
                <w:color w:val="000000"/>
                <w:sz w:val="18"/>
                <w:szCs w:val="18"/>
              </w:rPr>
            </w:pPr>
            <w:r>
              <w:rPr>
                <w:color w:val="000000"/>
                <w:sz w:val="18"/>
                <w:szCs w:val="18"/>
              </w:rPr>
              <w:t>洞门、洞口</w:t>
            </w:r>
          </w:p>
          <w:p w14:paraId="261A0FBA">
            <w:pPr>
              <w:jc w:val="center"/>
              <w:rPr>
                <w:sz w:val="18"/>
                <w:szCs w:val="18"/>
              </w:rPr>
            </w:pPr>
            <w:r>
              <w:rPr>
                <w:color w:val="000000"/>
                <w:sz w:val="18"/>
                <w:szCs w:val="18"/>
              </w:rPr>
              <w:t>技术状况评定</w:t>
            </w:r>
          </w:p>
        </w:tc>
        <w:tc>
          <w:tcPr>
            <w:tcW w:w="906" w:type="dxa"/>
            <w:vMerge w:val="restart"/>
            <w:shd w:val="clear" w:color="auto" w:fill="auto"/>
            <w:vAlign w:val="center"/>
          </w:tcPr>
          <w:p w14:paraId="6C201A13">
            <w:pPr>
              <w:jc w:val="center"/>
              <w:rPr>
                <w:sz w:val="18"/>
                <w:szCs w:val="18"/>
              </w:rPr>
            </w:pPr>
            <w:r>
              <w:rPr>
                <w:sz w:val="18"/>
                <w:szCs w:val="18"/>
              </w:rPr>
              <w:t>洞口</w:t>
            </w:r>
          </w:p>
        </w:tc>
        <w:tc>
          <w:tcPr>
            <w:tcW w:w="1140" w:type="dxa"/>
            <w:gridSpan w:val="2"/>
            <w:shd w:val="clear" w:color="auto" w:fill="auto"/>
            <w:vAlign w:val="center"/>
          </w:tcPr>
          <w:p w14:paraId="6F67E3BD">
            <w:pPr>
              <w:jc w:val="center"/>
              <w:rPr>
                <w:sz w:val="18"/>
                <w:szCs w:val="18"/>
              </w:rPr>
            </w:pPr>
            <w:r>
              <w:rPr>
                <w:sz w:val="18"/>
                <w:szCs w:val="18"/>
              </w:rPr>
              <w:t>进口</w:t>
            </w:r>
          </w:p>
        </w:tc>
        <w:tc>
          <w:tcPr>
            <w:tcW w:w="917" w:type="dxa"/>
            <w:shd w:val="clear" w:color="auto" w:fill="auto"/>
            <w:vAlign w:val="center"/>
          </w:tcPr>
          <w:p w14:paraId="76E371DB">
            <w:pPr>
              <w:jc w:val="center"/>
              <w:rPr>
                <w:sz w:val="18"/>
                <w:szCs w:val="18"/>
              </w:rPr>
            </w:pPr>
            <w:r>
              <w:rPr>
                <w:sz w:val="18"/>
                <w:szCs w:val="18"/>
              </w:rPr>
              <w:t>0</w:t>
            </w:r>
          </w:p>
        </w:tc>
        <w:tc>
          <w:tcPr>
            <w:tcW w:w="917" w:type="dxa"/>
            <w:vMerge w:val="restart"/>
            <w:shd w:val="clear" w:color="auto" w:fill="auto"/>
            <w:vAlign w:val="center"/>
          </w:tcPr>
          <w:p w14:paraId="6637917C">
            <w:pPr>
              <w:jc w:val="center"/>
              <w:rPr>
                <w:sz w:val="18"/>
                <w:szCs w:val="18"/>
              </w:rPr>
            </w:pPr>
            <w:r>
              <w:rPr>
                <w:sz w:val="18"/>
                <w:szCs w:val="18"/>
              </w:rPr>
              <w:t>15</w:t>
            </w:r>
          </w:p>
        </w:tc>
        <w:tc>
          <w:tcPr>
            <w:tcW w:w="835" w:type="dxa"/>
            <w:vMerge w:val="restart"/>
            <w:shd w:val="clear" w:color="auto" w:fill="auto"/>
            <w:vAlign w:val="center"/>
          </w:tcPr>
          <w:p w14:paraId="1EEB37B9">
            <w:pPr>
              <w:jc w:val="center"/>
              <w:rPr>
                <w:sz w:val="18"/>
                <w:szCs w:val="18"/>
              </w:rPr>
            </w:pPr>
            <w:r>
              <w:rPr>
                <w:sz w:val="18"/>
                <w:szCs w:val="18"/>
              </w:rPr>
              <w:t>洞门</w:t>
            </w:r>
          </w:p>
        </w:tc>
        <w:tc>
          <w:tcPr>
            <w:tcW w:w="999" w:type="dxa"/>
            <w:gridSpan w:val="2"/>
            <w:shd w:val="clear" w:color="auto" w:fill="auto"/>
            <w:vAlign w:val="center"/>
          </w:tcPr>
          <w:p w14:paraId="348931A9">
            <w:pPr>
              <w:jc w:val="center"/>
              <w:rPr>
                <w:sz w:val="18"/>
                <w:szCs w:val="18"/>
              </w:rPr>
            </w:pPr>
            <w:r>
              <w:rPr>
                <w:sz w:val="18"/>
                <w:szCs w:val="18"/>
              </w:rPr>
              <w:t>进口</w:t>
            </w:r>
          </w:p>
        </w:tc>
        <w:tc>
          <w:tcPr>
            <w:tcW w:w="917" w:type="dxa"/>
            <w:shd w:val="clear" w:color="auto" w:fill="auto"/>
            <w:vAlign w:val="center"/>
          </w:tcPr>
          <w:p w14:paraId="6F4AB171">
            <w:pPr>
              <w:jc w:val="center"/>
              <w:rPr>
                <w:rFonts w:hint="default" w:eastAsia="宋体"/>
                <w:sz w:val="18"/>
                <w:szCs w:val="18"/>
                <w:lang w:val="en-US" w:eastAsia="zh-CN"/>
              </w:rPr>
            </w:pPr>
            <w:r>
              <w:rPr>
                <w:rFonts w:hint="eastAsia"/>
                <w:sz w:val="18"/>
                <w:szCs w:val="18"/>
                <w:lang w:val="en-US" w:eastAsia="zh-CN"/>
              </w:rPr>
              <w:t>0</w:t>
            </w:r>
          </w:p>
        </w:tc>
        <w:tc>
          <w:tcPr>
            <w:tcW w:w="1048" w:type="dxa"/>
            <w:vMerge w:val="restart"/>
            <w:shd w:val="clear" w:color="auto" w:fill="auto"/>
            <w:vAlign w:val="center"/>
          </w:tcPr>
          <w:p w14:paraId="1E4BF783">
            <w:pPr>
              <w:jc w:val="center"/>
              <w:rPr>
                <w:sz w:val="18"/>
                <w:szCs w:val="18"/>
              </w:rPr>
            </w:pPr>
            <w:r>
              <w:rPr>
                <w:sz w:val="18"/>
                <w:szCs w:val="18"/>
              </w:rPr>
              <w:t>5</w:t>
            </w:r>
          </w:p>
        </w:tc>
      </w:tr>
      <w:tr w14:paraId="049A3592">
        <w:tblPrEx>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131AE4FC">
            <w:pPr>
              <w:jc w:val="center"/>
              <w:rPr>
                <w:sz w:val="18"/>
                <w:szCs w:val="18"/>
              </w:rPr>
            </w:pPr>
          </w:p>
        </w:tc>
        <w:tc>
          <w:tcPr>
            <w:tcW w:w="906" w:type="dxa"/>
            <w:vMerge w:val="continue"/>
            <w:shd w:val="clear" w:color="auto" w:fill="auto"/>
            <w:vAlign w:val="center"/>
          </w:tcPr>
          <w:p w14:paraId="060FDC8D">
            <w:pPr>
              <w:jc w:val="center"/>
              <w:rPr>
                <w:sz w:val="18"/>
                <w:szCs w:val="18"/>
              </w:rPr>
            </w:pPr>
          </w:p>
        </w:tc>
        <w:tc>
          <w:tcPr>
            <w:tcW w:w="1140" w:type="dxa"/>
            <w:gridSpan w:val="2"/>
            <w:shd w:val="clear" w:color="auto" w:fill="auto"/>
            <w:vAlign w:val="center"/>
          </w:tcPr>
          <w:p w14:paraId="156B1270">
            <w:pPr>
              <w:jc w:val="center"/>
              <w:rPr>
                <w:sz w:val="18"/>
                <w:szCs w:val="18"/>
              </w:rPr>
            </w:pPr>
            <w:r>
              <w:rPr>
                <w:sz w:val="18"/>
                <w:szCs w:val="18"/>
              </w:rPr>
              <w:t>出口</w:t>
            </w:r>
          </w:p>
        </w:tc>
        <w:tc>
          <w:tcPr>
            <w:tcW w:w="917" w:type="dxa"/>
            <w:shd w:val="clear" w:color="auto" w:fill="auto"/>
            <w:vAlign w:val="center"/>
          </w:tcPr>
          <w:p w14:paraId="1778B7F5">
            <w:pPr>
              <w:jc w:val="center"/>
              <w:rPr>
                <w:sz w:val="18"/>
                <w:szCs w:val="18"/>
              </w:rPr>
            </w:pPr>
            <w:r>
              <w:rPr>
                <w:sz w:val="18"/>
                <w:szCs w:val="18"/>
              </w:rPr>
              <w:t>0</w:t>
            </w:r>
          </w:p>
        </w:tc>
        <w:tc>
          <w:tcPr>
            <w:tcW w:w="917" w:type="dxa"/>
            <w:vMerge w:val="continue"/>
            <w:shd w:val="clear" w:color="auto" w:fill="auto"/>
            <w:vAlign w:val="center"/>
          </w:tcPr>
          <w:p w14:paraId="4A0CF987">
            <w:pPr>
              <w:jc w:val="center"/>
              <w:rPr>
                <w:sz w:val="18"/>
                <w:szCs w:val="18"/>
              </w:rPr>
            </w:pPr>
          </w:p>
        </w:tc>
        <w:tc>
          <w:tcPr>
            <w:tcW w:w="835" w:type="dxa"/>
            <w:vMerge w:val="continue"/>
            <w:shd w:val="clear" w:color="auto" w:fill="auto"/>
            <w:vAlign w:val="center"/>
          </w:tcPr>
          <w:p w14:paraId="3F96705B">
            <w:pPr>
              <w:jc w:val="center"/>
              <w:rPr>
                <w:sz w:val="18"/>
                <w:szCs w:val="18"/>
              </w:rPr>
            </w:pPr>
          </w:p>
        </w:tc>
        <w:tc>
          <w:tcPr>
            <w:tcW w:w="999" w:type="dxa"/>
            <w:gridSpan w:val="2"/>
            <w:shd w:val="clear" w:color="auto" w:fill="auto"/>
            <w:vAlign w:val="center"/>
          </w:tcPr>
          <w:p w14:paraId="29B7A3FB">
            <w:pPr>
              <w:jc w:val="center"/>
              <w:rPr>
                <w:sz w:val="18"/>
                <w:szCs w:val="18"/>
              </w:rPr>
            </w:pPr>
            <w:r>
              <w:rPr>
                <w:sz w:val="18"/>
                <w:szCs w:val="18"/>
              </w:rPr>
              <w:t>出口</w:t>
            </w:r>
          </w:p>
        </w:tc>
        <w:tc>
          <w:tcPr>
            <w:tcW w:w="917" w:type="dxa"/>
            <w:shd w:val="clear" w:color="auto" w:fill="auto"/>
            <w:vAlign w:val="center"/>
          </w:tcPr>
          <w:p w14:paraId="523E47D1">
            <w:pPr>
              <w:jc w:val="center"/>
              <w:rPr>
                <w:rFonts w:hint="default" w:eastAsia="宋体"/>
                <w:sz w:val="18"/>
                <w:szCs w:val="18"/>
                <w:lang w:val="en-US" w:eastAsia="zh-CN"/>
              </w:rPr>
            </w:pPr>
            <w:ins w:id="3829" w:author="赵翔-深圳" w:date="2024-12-20T22:31:13Z">
              <w:r>
                <w:rPr>
                  <w:rFonts w:hint="eastAsia"/>
                  <w:sz w:val="18"/>
                  <w:szCs w:val="18"/>
                  <w:lang w:val="en-US" w:eastAsia="zh-CN"/>
                </w:rPr>
                <w:t>0</w:t>
              </w:r>
            </w:ins>
            <w:del w:id="3830" w:author="赵翔-深圳" w:date="2024-12-20T21:13:57Z">
              <w:r>
                <w:rPr>
                  <w:rFonts w:hint="eastAsia"/>
                  <w:sz w:val="18"/>
                  <w:szCs w:val="18"/>
                  <w:lang w:val="en-US" w:eastAsia="zh-CN"/>
                </w:rPr>
                <w:delText>0</w:delText>
              </w:r>
            </w:del>
          </w:p>
        </w:tc>
        <w:tc>
          <w:tcPr>
            <w:tcW w:w="1048" w:type="dxa"/>
            <w:vMerge w:val="continue"/>
            <w:shd w:val="clear" w:color="auto" w:fill="auto"/>
            <w:vAlign w:val="center"/>
          </w:tcPr>
          <w:p w14:paraId="24222996">
            <w:pPr>
              <w:jc w:val="center"/>
              <w:rPr>
                <w:sz w:val="18"/>
                <w:szCs w:val="18"/>
              </w:rPr>
            </w:pPr>
          </w:p>
        </w:tc>
      </w:tr>
      <w:tr w14:paraId="32D473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245E44E4">
            <w:pPr>
              <w:jc w:val="center"/>
              <w:rPr>
                <w:sz w:val="18"/>
                <w:szCs w:val="18"/>
              </w:rPr>
            </w:pPr>
            <w:r>
              <w:rPr>
                <w:sz w:val="18"/>
                <w:szCs w:val="18"/>
              </w:rPr>
              <w:t>编号</w:t>
            </w:r>
          </w:p>
        </w:tc>
        <w:tc>
          <w:tcPr>
            <w:tcW w:w="1188" w:type="dxa"/>
            <w:vMerge w:val="restart"/>
            <w:shd w:val="clear" w:color="auto" w:fill="auto"/>
            <w:vAlign w:val="center"/>
          </w:tcPr>
          <w:p w14:paraId="001D70F9">
            <w:pPr>
              <w:jc w:val="center"/>
              <w:rPr>
                <w:sz w:val="18"/>
                <w:szCs w:val="18"/>
              </w:rPr>
            </w:pPr>
            <w:r>
              <w:rPr>
                <w:sz w:val="18"/>
                <w:szCs w:val="18"/>
              </w:rPr>
              <w:t>里程</w:t>
            </w:r>
          </w:p>
        </w:tc>
        <w:tc>
          <w:tcPr>
            <w:tcW w:w="7679" w:type="dxa"/>
            <w:gridSpan w:val="10"/>
            <w:shd w:val="clear" w:color="auto" w:fill="auto"/>
            <w:vAlign w:val="center"/>
          </w:tcPr>
          <w:p w14:paraId="682417D4">
            <w:pPr>
              <w:jc w:val="center"/>
              <w:rPr>
                <w:sz w:val="18"/>
                <w:szCs w:val="18"/>
              </w:rPr>
            </w:pPr>
            <w:r>
              <w:rPr>
                <w:sz w:val="18"/>
                <w:szCs w:val="18"/>
              </w:rPr>
              <w:t>状况值</w:t>
            </w:r>
          </w:p>
        </w:tc>
      </w:tr>
      <w:tr w14:paraId="6F8708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54626AFD">
            <w:pPr>
              <w:jc w:val="center"/>
              <w:rPr>
                <w:sz w:val="18"/>
                <w:szCs w:val="18"/>
              </w:rPr>
            </w:pPr>
          </w:p>
        </w:tc>
        <w:tc>
          <w:tcPr>
            <w:tcW w:w="1188" w:type="dxa"/>
            <w:vMerge w:val="continue"/>
            <w:shd w:val="clear" w:color="auto" w:fill="auto"/>
            <w:vAlign w:val="center"/>
          </w:tcPr>
          <w:p w14:paraId="099DB8A9">
            <w:pPr>
              <w:jc w:val="center"/>
              <w:rPr>
                <w:sz w:val="18"/>
                <w:szCs w:val="18"/>
              </w:rPr>
            </w:pPr>
          </w:p>
        </w:tc>
        <w:tc>
          <w:tcPr>
            <w:tcW w:w="1129" w:type="dxa"/>
            <w:gridSpan w:val="2"/>
            <w:shd w:val="clear" w:color="auto" w:fill="auto"/>
            <w:vAlign w:val="center"/>
          </w:tcPr>
          <w:p w14:paraId="11E06BE7">
            <w:pPr>
              <w:jc w:val="center"/>
              <w:rPr>
                <w:sz w:val="18"/>
                <w:szCs w:val="18"/>
              </w:rPr>
            </w:pPr>
            <w:r>
              <w:rPr>
                <w:sz w:val="18"/>
                <w:szCs w:val="18"/>
              </w:rPr>
              <w:t>衬砌破损</w:t>
            </w:r>
          </w:p>
        </w:tc>
        <w:tc>
          <w:tcPr>
            <w:tcW w:w="917" w:type="dxa"/>
            <w:shd w:val="clear" w:color="auto" w:fill="auto"/>
            <w:vAlign w:val="center"/>
          </w:tcPr>
          <w:p w14:paraId="07C2B92D">
            <w:pPr>
              <w:jc w:val="center"/>
              <w:rPr>
                <w:sz w:val="18"/>
                <w:szCs w:val="18"/>
              </w:rPr>
            </w:pPr>
            <w:r>
              <w:rPr>
                <w:sz w:val="18"/>
                <w:szCs w:val="18"/>
              </w:rPr>
              <w:t>渗漏水</w:t>
            </w:r>
          </w:p>
        </w:tc>
        <w:tc>
          <w:tcPr>
            <w:tcW w:w="917" w:type="dxa"/>
            <w:shd w:val="clear" w:color="auto" w:fill="auto"/>
            <w:vAlign w:val="center"/>
          </w:tcPr>
          <w:p w14:paraId="2348668C">
            <w:pPr>
              <w:jc w:val="center"/>
              <w:rPr>
                <w:sz w:val="18"/>
                <w:szCs w:val="18"/>
              </w:rPr>
            </w:pPr>
            <w:r>
              <w:rPr>
                <w:sz w:val="18"/>
                <w:szCs w:val="18"/>
              </w:rPr>
              <w:t>路面</w:t>
            </w:r>
          </w:p>
        </w:tc>
        <w:tc>
          <w:tcPr>
            <w:tcW w:w="917" w:type="dxa"/>
            <w:shd w:val="clear" w:color="auto" w:fill="auto"/>
            <w:vAlign w:val="center"/>
          </w:tcPr>
          <w:p w14:paraId="659BE547">
            <w:pPr>
              <w:jc w:val="center"/>
              <w:rPr>
                <w:sz w:val="18"/>
                <w:szCs w:val="18"/>
              </w:rPr>
            </w:pPr>
            <w:r>
              <w:rPr>
                <w:sz w:val="18"/>
                <w:szCs w:val="18"/>
              </w:rPr>
              <w:t>检修道</w:t>
            </w:r>
          </w:p>
        </w:tc>
        <w:tc>
          <w:tcPr>
            <w:tcW w:w="835" w:type="dxa"/>
            <w:shd w:val="clear" w:color="auto" w:fill="auto"/>
            <w:vAlign w:val="center"/>
          </w:tcPr>
          <w:p w14:paraId="30D54BFC">
            <w:pPr>
              <w:jc w:val="center"/>
              <w:rPr>
                <w:sz w:val="18"/>
                <w:szCs w:val="18"/>
              </w:rPr>
            </w:pPr>
            <w:r>
              <w:rPr>
                <w:sz w:val="18"/>
                <w:szCs w:val="18"/>
              </w:rPr>
              <w:t>排水设施</w:t>
            </w:r>
          </w:p>
        </w:tc>
        <w:tc>
          <w:tcPr>
            <w:tcW w:w="999" w:type="dxa"/>
            <w:gridSpan w:val="2"/>
            <w:shd w:val="clear" w:color="auto" w:fill="auto"/>
            <w:vAlign w:val="center"/>
          </w:tcPr>
          <w:p w14:paraId="7799BDB2">
            <w:pPr>
              <w:jc w:val="center"/>
              <w:rPr>
                <w:sz w:val="18"/>
                <w:szCs w:val="18"/>
              </w:rPr>
            </w:pPr>
            <w:r>
              <w:rPr>
                <w:sz w:val="18"/>
                <w:szCs w:val="18"/>
              </w:rPr>
              <w:t>吊顶</w:t>
            </w:r>
          </w:p>
        </w:tc>
        <w:tc>
          <w:tcPr>
            <w:tcW w:w="917" w:type="dxa"/>
            <w:shd w:val="clear" w:color="auto" w:fill="auto"/>
            <w:vAlign w:val="center"/>
          </w:tcPr>
          <w:p w14:paraId="53B8A693">
            <w:pPr>
              <w:jc w:val="center"/>
              <w:rPr>
                <w:sz w:val="18"/>
                <w:szCs w:val="18"/>
              </w:rPr>
            </w:pPr>
            <w:r>
              <w:rPr>
                <w:sz w:val="18"/>
                <w:szCs w:val="18"/>
              </w:rPr>
              <w:t>内装饰</w:t>
            </w:r>
          </w:p>
        </w:tc>
        <w:tc>
          <w:tcPr>
            <w:tcW w:w="1048" w:type="dxa"/>
            <w:shd w:val="clear" w:color="auto" w:fill="auto"/>
            <w:vAlign w:val="center"/>
          </w:tcPr>
          <w:p w14:paraId="059820DF">
            <w:pPr>
              <w:jc w:val="center"/>
              <w:rPr>
                <w:sz w:val="18"/>
                <w:szCs w:val="18"/>
              </w:rPr>
            </w:pPr>
            <w:r>
              <w:rPr>
                <w:sz w:val="18"/>
                <w:szCs w:val="18"/>
              </w:rPr>
              <w:t>标志标线</w:t>
            </w:r>
          </w:p>
        </w:tc>
      </w:tr>
      <w:tr w14:paraId="6175BE1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40E680B">
            <w:pPr>
              <w:jc w:val="center"/>
              <w:rPr>
                <w:sz w:val="18"/>
                <w:szCs w:val="18"/>
              </w:rPr>
            </w:pPr>
            <w:r>
              <w:rPr>
                <w:sz w:val="18"/>
                <w:szCs w:val="18"/>
              </w:rPr>
              <w:t>1</w:t>
            </w:r>
          </w:p>
        </w:tc>
        <w:tc>
          <w:tcPr>
            <w:tcW w:w="1188" w:type="dxa"/>
            <w:shd w:val="clear" w:color="auto" w:fill="auto"/>
            <w:vAlign w:val="center"/>
          </w:tcPr>
          <w:p w14:paraId="15DB9ED1">
            <w:pPr>
              <w:rPr>
                <w:rFonts w:hint="default" w:eastAsia="宋体"/>
                <w:sz w:val="18"/>
                <w:szCs w:val="18"/>
                <w:lang w:val="en-US" w:eastAsia="zh-CN"/>
              </w:rPr>
            </w:pPr>
            <w:r>
              <w:rPr>
                <w:sz w:val="18"/>
                <w:szCs w:val="18"/>
              </w:rPr>
              <w:t>YK</w:t>
            </w:r>
            <w:ins w:id="3831" w:author="赵翔-深圳" w:date="2024-12-20T21:09:35Z">
              <w:r>
                <w:rPr>
                  <w:rFonts w:hint="eastAsia"/>
                  <w:sz w:val="18"/>
                  <w:szCs w:val="18"/>
                  <w:lang w:val="en-US" w:eastAsia="zh-CN"/>
                </w:rPr>
                <w:t>052</w:t>
              </w:r>
            </w:ins>
            <w:del w:id="3832" w:author="赵翔-深圳" w:date="2024-12-20T21:09:34Z">
              <w:r>
                <w:rPr>
                  <w:rFonts w:hint="eastAsia"/>
                  <w:sz w:val="18"/>
                  <w:szCs w:val="18"/>
                  <w:lang w:val="en-US" w:eastAsia="zh-CN"/>
                </w:rPr>
                <w:delText>30</w:delText>
              </w:r>
            </w:del>
            <w:del w:id="3833" w:author="赵翔-深圳" w:date="2024-12-20T21:09:33Z">
              <w:r>
                <w:rPr>
                  <w:rFonts w:hint="eastAsia"/>
                  <w:sz w:val="18"/>
                  <w:szCs w:val="18"/>
                  <w:lang w:val="en-US" w:eastAsia="zh-CN"/>
                </w:rPr>
                <w:delText>9</w:delText>
              </w:r>
            </w:del>
            <w:r>
              <w:rPr>
                <w:sz w:val="18"/>
                <w:szCs w:val="18"/>
              </w:rPr>
              <w:t>+</w:t>
            </w:r>
            <w:ins w:id="3834" w:author="赵翔-深圳" w:date="2024-12-20T21:09:42Z">
              <w:r>
                <w:rPr>
                  <w:rFonts w:hint="eastAsia"/>
                  <w:sz w:val="18"/>
                  <w:szCs w:val="18"/>
                  <w:lang w:val="en-US" w:eastAsia="zh-CN"/>
                </w:rPr>
                <w:t>7</w:t>
              </w:r>
            </w:ins>
            <w:ins w:id="3835" w:author="赵翔-深圳" w:date="2024-12-20T21:09:43Z">
              <w:r>
                <w:rPr>
                  <w:rFonts w:hint="eastAsia"/>
                  <w:sz w:val="18"/>
                  <w:szCs w:val="18"/>
                  <w:lang w:val="en-US" w:eastAsia="zh-CN"/>
                </w:rPr>
                <w:t>25</w:t>
              </w:r>
            </w:ins>
            <w:del w:id="3836" w:author="赵翔-深圳" w:date="2024-12-20T21:09:41Z">
              <w:r>
                <w:rPr>
                  <w:rFonts w:hint="eastAsia"/>
                  <w:sz w:val="18"/>
                  <w:szCs w:val="18"/>
                  <w:lang w:val="en-US" w:eastAsia="zh-CN"/>
                </w:rPr>
                <w:delText>295</w:delText>
              </w:r>
            </w:del>
            <w:r>
              <w:rPr>
                <w:sz w:val="18"/>
                <w:szCs w:val="18"/>
              </w:rPr>
              <w:t>～+</w:t>
            </w:r>
            <w:ins w:id="3837" w:author="赵翔-深圳" w:date="2024-12-20T21:09:49Z">
              <w:r>
                <w:rPr>
                  <w:rFonts w:hint="eastAsia"/>
                  <w:sz w:val="18"/>
                  <w:szCs w:val="18"/>
                  <w:lang w:val="en-US" w:eastAsia="zh-CN"/>
                </w:rPr>
                <w:t>8</w:t>
              </w:r>
            </w:ins>
            <w:del w:id="3838" w:author="赵翔-深圳" w:date="2024-12-20T21:09:48Z">
              <w:r>
                <w:rPr>
                  <w:rFonts w:hint="eastAsia"/>
                  <w:sz w:val="18"/>
                  <w:szCs w:val="18"/>
                  <w:lang w:val="en-US" w:eastAsia="zh-CN"/>
                </w:rPr>
                <w:delText>3</w:delText>
              </w:r>
            </w:del>
            <w:r>
              <w:rPr>
                <w:rFonts w:hint="eastAsia"/>
                <w:sz w:val="18"/>
                <w:szCs w:val="18"/>
                <w:lang w:val="en-US" w:eastAsia="zh-CN"/>
              </w:rPr>
              <w:t>00</w:t>
            </w:r>
          </w:p>
        </w:tc>
        <w:tc>
          <w:tcPr>
            <w:tcW w:w="1129" w:type="dxa"/>
            <w:gridSpan w:val="2"/>
            <w:shd w:val="clear" w:color="auto" w:fill="auto"/>
            <w:vAlign w:val="center"/>
          </w:tcPr>
          <w:p w14:paraId="207C80B7">
            <w:pPr>
              <w:jc w:val="center"/>
              <w:rPr>
                <w:rFonts w:hint="eastAsia" w:eastAsia="宋体"/>
                <w:sz w:val="18"/>
                <w:szCs w:val="18"/>
                <w:lang w:val="en-US" w:eastAsia="zh-CN"/>
              </w:rPr>
            </w:pPr>
            <w:ins w:id="3839" w:author="赵翔-深圳" w:date="2024-12-20T21:12:58Z">
              <w:r>
                <w:rPr>
                  <w:rFonts w:hint="eastAsia"/>
                  <w:sz w:val="18"/>
                  <w:szCs w:val="18"/>
                  <w:lang w:val="en-US" w:eastAsia="zh-CN"/>
                </w:rPr>
                <w:t>1</w:t>
              </w:r>
            </w:ins>
            <w:del w:id="3840" w:author="赵翔-深圳" w:date="2024-12-20T21:12:57Z">
              <w:r>
                <w:rPr>
                  <w:rFonts w:hint="eastAsia"/>
                  <w:sz w:val="18"/>
                  <w:szCs w:val="18"/>
                  <w:lang w:val="en-US" w:eastAsia="zh-CN"/>
                </w:rPr>
                <w:delText>0</w:delText>
              </w:r>
            </w:del>
          </w:p>
        </w:tc>
        <w:tc>
          <w:tcPr>
            <w:tcW w:w="917" w:type="dxa"/>
            <w:shd w:val="clear" w:color="auto" w:fill="auto"/>
            <w:vAlign w:val="center"/>
          </w:tcPr>
          <w:p w14:paraId="16B25D19">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6887FCEC">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0F772665">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0F75C0B8">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5883158A">
            <w:pPr>
              <w:jc w:val="center"/>
              <w:rPr>
                <w:sz w:val="18"/>
                <w:szCs w:val="18"/>
              </w:rPr>
            </w:pPr>
            <w:r>
              <w:rPr>
                <w:sz w:val="18"/>
                <w:szCs w:val="18"/>
              </w:rPr>
              <w:t>0</w:t>
            </w:r>
          </w:p>
        </w:tc>
        <w:tc>
          <w:tcPr>
            <w:tcW w:w="917" w:type="dxa"/>
            <w:shd w:val="clear" w:color="auto" w:fill="auto"/>
            <w:vAlign w:val="center"/>
          </w:tcPr>
          <w:p w14:paraId="02CD8C78">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6849FC83">
            <w:pPr>
              <w:jc w:val="center"/>
              <w:rPr>
                <w:sz w:val="18"/>
                <w:szCs w:val="18"/>
              </w:rPr>
            </w:pPr>
            <w:r>
              <w:rPr>
                <w:sz w:val="18"/>
                <w:szCs w:val="18"/>
              </w:rPr>
              <w:t>0</w:t>
            </w:r>
          </w:p>
        </w:tc>
      </w:tr>
      <w:tr w14:paraId="42B3D22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9B44771">
            <w:pPr>
              <w:jc w:val="center"/>
              <w:rPr>
                <w:sz w:val="18"/>
                <w:szCs w:val="18"/>
              </w:rPr>
            </w:pPr>
            <w:r>
              <w:rPr>
                <w:sz w:val="18"/>
                <w:szCs w:val="18"/>
              </w:rPr>
              <w:t>2</w:t>
            </w:r>
          </w:p>
        </w:tc>
        <w:tc>
          <w:tcPr>
            <w:tcW w:w="1188" w:type="dxa"/>
            <w:shd w:val="clear" w:color="auto" w:fill="auto"/>
            <w:vAlign w:val="center"/>
          </w:tcPr>
          <w:p w14:paraId="27B0337D">
            <w:pPr>
              <w:rPr>
                <w:rFonts w:hint="default" w:eastAsia="宋体"/>
                <w:sz w:val="18"/>
                <w:szCs w:val="18"/>
                <w:lang w:val="en-US" w:eastAsia="zh-CN"/>
              </w:rPr>
            </w:pPr>
            <w:r>
              <w:rPr>
                <w:sz w:val="18"/>
                <w:szCs w:val="18"/>
              </w:rPr>
              <w:t>YK</w:t>
            </w:r>
            <w:ins w:id="3841" w:author="赵翔-深圳" w:date="2024-12-20T21:09:58Z">
              <w:r>
                <w:rPr>
                  <w:rFonts w:hint="eastAsia"/>
                  <w:sz w:val="18"/>
                  <w:szCs w:val="18"/>
                  <w:lang w:val="en-US" w:eastAsia="zh-CN"/>
                </w:rPr>
                <w:t>05</w:t>
              </w:r>
            </w:ins>
            <w:ins w:id="3842" w:author="赵翔-深圳" w:date="2024-12-20T21:09:59Z">
              <w:r>
                <w:rPr>
                  <w:rFonts w:hint="eastAsia"/>
                  <w:sz w:val="18"/>
                  <w:szCs w:val="18"/>
                  <w:lang w:val="en-US" w:eastAsia="zh-CN"/>
                </w:rPr>
                <w:t>2</w:t>
              </w:r>
            </w:ins>
            <w:del w:id="3843" w:author="赵翔-深圳" w:date="2024-12-20T21:09:57Z">
              <w:r>
                <w:rPr>
                  <w:rFonts w:hint="eastAsia"/>
                  <w:sz w:val="18"/>
                  <w:szCs w:val="18"/>
                  <w:lang w:val="en-US" w:eastAsia="zh-CN"/>
                </w:rPr>
                <w:delText>309</w:delText>
              </w:r>
            </w:del>
            <w:r>
              <w:rPr>
                <w:sz w:val="18"/>
                <w:szCs w:val="18"/>
              </w:rPr>
              <w:t>+</w:t>
            </w:r>
            <w:ins w:id="3844" w:author="赵翔-深圳" w:date="2024-12-20T21:10:03Z">
              <w:r>
                <w:rPr>
                  <w:rFonts w:hint="eastAsia"/>
                  <w:sz w:val="18"/>
                  <w:szCs w:val="18"/>
                  <w:lang w:val="en-US" w:eastAsia="zh-CN"/>
                </w:rPr>
                <w:t>8</w:t>
              </w:r>
            </w:ins>
            <w:del w:id="3845" w:author="赵翔-深圳" w:date="2024-12-20T21:10:02Z">
              <w:r>
                <w:rPr>
                  <w:rFonts w:hint="eastAsia"/>
                  <w:sz w:val="18"/>
                  <w:szCs w:val="18"/>
                  <w:lang w:val="en-US" w:eastAsia="zh-CN"/>
                </w:rPr>
                <w:delText>3</w:delText>
              </w:r>
            </w:del>
            <w:r>
              <w:rPr>
                <w:rFonts w:hint="eastAsia"/>
                <w:sz w:val="18"/>
                <w:szCs w:val="18"/>
                <w:lang w:val="en-US" w:eastAsia="zh-CN"/>
              </w:rPr>
              <w:t>00</w:t>
            </w:r>
            <w:r>
              <w:rPr>
                <w:sz w:val="18"/>
                <w:szCs w:val="18"/>
              </w:rPr>
              <w:t>～+</w:t>
            </w:r>
            <w:ins w:id="3846" w:author="赵翔-深圳" w:date="2024-12-20T21:10:06Z">
              <w:r>
                <w:rPr>
                  <w:rFonts w:hint="eastAsia"/>
                  <w:sz w:val="18"/>
                  <w:szCs w:val="18"/>
                  <w:lang w:val="en-US" w:eastAsia="zh-CN"/>
                </w:rPr>
                <w:t>9</w:t>
              </w:r>
            </w:ins>
            <w:del w:id="3847" w:author="赵翔-深圳" w:date="2024-12-20T21:10:05Z">
              <w:r>
                <w:rPr>
                  <w:rFonts w:hint="eastAsia"/>
                  <w:sz w:val="18"/>
                  <w:szCs w:val="18"/>
                  <w:lang w:val="en-US" w:eastAsia="zh-CN"/>
                </w:rPr>
                <w:delText>4</w:delText>
              </w:r>
            </w:del>
            <w:r>
              <w:rPr>
                <w:rFonts w:hint="eastAsia"/>
                <w:sz w:val="18"/>
                <w:szCs w:val="18"/>
                <w:lang w:val="en-US" w:eastAsia="zh-CN"/>
              </w:rPr>
              <w:t>00</w:t>
            </w:r>
          </w:p>
        </w:tc>
        <w:tc>
          <w:tcPr>
            <w:tcW w:w="1129" w:type="dxa"/>
            <w:gridSpan w:val="2"/>
            <w:shd w:val="clear" w:color="auto" w:fill="auto"/>
            <w:vAlign w:val="center"/>
          </w:tcPr>
          <w:p w14:paraId="72D2CF3B">
            <w:pPr>
              <w:jc w:val="center"/>
              <w:rPr>
                <w:rFonts w:hint="default" w:eastAsia="宋体"/>
                <w:sz w:val="18"/>
                <w:szCs w:val="18"/>
                <w:lang w:val="en-US" w:eastAsia="zh-CN"/>
              </w:rPr>
            </w:pPr>
            <w:ins w:id="3848" w:author="赵翔-深圳" w:date="2024-12-20T21:13:10Z">
              <w:r>
                <w:rPr>
                  <w:rFonts w:hint="eastAsia"/>
                  <w:sz w:val="18"/>
                  <w:szCs w:val="18"/>
                  <w:lang w:val="en-US" w:eastAsia="zh-CN"/>
                </w:rPr>
                <w:t>1</w:t>
              </w:r>
            </w:ins>
            <w:del w:id="3849" w:author="赵翔-深圳" w:date="2024-12-20T21:13:10Z">
              <w:r>
                <w:rPr>
                  <w:rFonts w:hint="eastAsia"/>
                  <w:sz w:val="18"/>
                  <w:szCs w:val="18"/>
                  <w:lang w:val="en-US" w:eastAsia="zh-CN"/>
                </w:rPr>
                <w:delText>0</w:delText>
              </w:r>
            </w:del>
          </w:p>
        </w:tc>
        <w:tc>
          <w:tcPr>
            <w:tcW w:w="917" w:type="dxa"/>
            <w:shd w:val="clear" w:color="auto" w:fill="auto"/>
            <w:vAlign w:val="center"/>
          </w:tcPr>
          <w:p w14:paraId="234D988F">
            <w:pPr>
              <w:jc w:val="center"/>
              <w:rPr>
                <w:sz w:val="18"/>
                <w:szCs w:val="18"/>
              </w:rPr>
            </w:pPr>
            <w:r>
              <w:rPr>
                <w:sz w:val="18"/>
                <w:szCs w:val="18"/>
              </w:rPr>
              <w:t>0</w:t>
            </w:r>
          </w:p>
        </w:tc>
        <w:tc>
          <w:tcPr>
            <w:tcW w:w="917" w:type="dxa"/>
            <w:shd w:val="clear" w:color="auto" w:fill="auto"/>
            <w:vAlign w:val="center"/>
          </w:tcPr>
          <w:p w14:paraId="7B082BC3">
            <w:pPr>
              <w:jc w:val="center"/>
              <w:rPr>
                <w:sz w:val="18"/>
                <w:szCs w:val="18"/>
              </w:rPr>
            </w:pPr>
            <w:r>
              <w:rPr>
                <w:sz w:val="18"/>
                <w:szCs w:val="18"/>
              </w:rPr>
              <w:t>0</w:t>
            </w:r>
          </w:p>
        </w:tc>
        <w:tc>
          <w:tcPr>
            <w:tcW w:w="917" w:type="dxa"/>
            <w:shd w:val="clear" w:color="auto" w:fill="auto"/>
            <w:vAlign w:val="center"/>
          </w:tcPr>
          <w:p w14:paraId="2EA61F94">
            <w:pPr>
              <w:jc w:val="center"/>
              <w:rPr>
                <w:rFonts w:hint="default"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2F63D625">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A9675E1">
            <w:pPr>
              <w:jc w:val="center"/>
              <w:rPr>
                <w:sz w:val="18"/>
                <w:szCs w:val="18"/>
              </w:rPr>
            </w:pPr>
            <w:r>
              <w:rPr>
                <w:sz w:val="18"/>
                <w:szCs w:val="18"/>
              </w:rPr>
              <w:t>0</w:t>
            </w:r>
          </w:p>
        </w:tc>
        <w:tc>
          <w:tcPr>
            <w:tcW w:w="917" w:type="dxa"/>
            <w:shd w:val="clear" w:color="auto" w:fill="auto"/>
            <w:vAlign w:val="center"/>
          </w:tcPr>
          <w:p w14:paraId="515E9887">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332D8211">
            <w:pPr>
              <w:jc w:val="center"/>
              <w:rPr>
                <w:sz w:val="18"/>
                <w:szCs w:val="18"/>
              </w:rPr>
            </w:pPr>
            <w:r>
              <w:rPr>
                <w:sz w:val="18"/>
                <w:szCs w:val="18"/>
              </w:rPr>
              <w:t>0</w:t>
            </w:r>
          </w:p>
        </w:tc>
      </w:tr>
      <w:tr w14:paraId="70C059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CFE9B64">
            <w:pPr>
              <w:jc w:val="center"/>
              <w:rPr>
                <w:sz w:val="18"/>
                <w:szCs w:val="18"/>
              </w:rPr>
            </w:pPr>
            <w:r>
              <w:rPr>
                <w:sz w:val="18"/>
                <w:szCs w:val="18"/>
              </w:rPr>
              <w:t>3</w:t>
            </w:r>
          </w:p>
        </w:tc>
        <w:tc>
          <w:tcPr>
            <w:tcW w:w="1188" w:type="dxa"/>
            <w:shd w:val="clear" w:color="auto" w:fill="auto"/>
            <w:vAlign w:val="center"/>
          </w:tcPr>
          <w:p w14:paraId="42F2D7CB">
            <w:pPr>
              <w:rPr>
                <w:rFonts w:hint="default" w:eastAsia="宋体"/>
                <w:sz w:val="18"/>
                <w:szCs w:val="18"/>
                <w:lang w:val="en-US" w:eastAsia="zh-CN"/>
              </w:rPr>
            </w:pPr>
            <w:r>
              <w:rPr>
                <w:sz w:val="18"/>
                <w:szCs w:val="18"/>
              </w:rPr>
              <w:t>YK</w:t>
            </w:r>
            <w:ins w:id="3850" w:author="赵翔-深圳" w:date="2024-12-20T21:10:10Z">
              <w:r>
                <w:rPr>
                  <w:rFonts w:hint="eastAsia"/>
                  <w:sz w:val="18"/>
                  <w:szCs w:val="18"/>
                  <w:lang w:val="en-US" w:eastAsia="zh-CN"/>
                </w:rPr>
                <w:t>0</w:t>
              </w:r>
            </w:ins>
            <w:ins w:id="3851" w:author="赵翔-深圳" w:date="2024-12-20T21:10:11Z">
              <w:r>
                <w:rPr>
                  <w:rFonts w:hint="eastAsia"/>
                  <w:sz w:val="18"/>
                  <w:szCs w:val="18"/>
                  <w:lang w:val="en-US" w:eastAsia="zh-CN"/>
                </w:rPr>
                <w:t>5</w:t>
              </w:r>
            </w:ins>
            <w:ins w:id="3852" w:author="赵翔-深圳" w:date="2024-12-20T21:11:23Z">
              <w:r>
                <w:rPr>
                  <w:rFonts w:hint="eastAsia"/>
                  <w:sz w:val="18"/>
                  <w:szCs w:val="18"/>
                  <w:lang w:val="en-US" w:eastAsia="zh-CN"/>
                </w:rPr>
                <w:t>2</w:t>
              </w:r>
            </w:ins>
            <w:del w:id="3853" w:author="赵翔-深圳" w:date="2024-12-20T21:10:10Z">
              <w:r>
                <w:rPr>
                  <w:rFonts w:hint="eastAsia"/>
                  <w:sz w:val="18"/>
                  <w:szCs w:val="18"/>
                  <w:lang w:val="en-US" w:eastAsia="zh-CN"/>
                </w:rPr>
                <w:delText>3</w:delText>
              </w:r>
            </w:del>
            <w:del w:id="3854" w:author="赵翔-深圳" w:date="2024-12-20T21:10:09Z">
              <w:r>
                <w:rPr>
                  <w:rFonts w:hint="eastAsia"/>
                  <w:sz w:val="18"/>
                  <w:szCs w:val="18"/>
                  <w:lang w:val="en-US" w:eastAsia="zh-CN"/>
                </w:rPr>
                <w:delText>09</w:delText>
              </w:r>
            </w:del>
            <w:r>
              <w:rPr>
                <w:sz w:val="18"/>
                <w:szCs w:val="18"/>
              </w:rPr>
              <w:t>+</w:t>
            </w:r>
            <w:ins w:id="3855" w:author="赵翔-深圳" w:date="2024-12-20T21:10:14Z">
              <w:r>
                <w:rPr>
                  <w:rFonts w:hint="eastAsia"/>
                  <w:sz w:val="18"/>
                  <w:szCs w:val="18"/>
                  <w:lang w:val="en-US" w:eastAsia="zh-CN"/>
                </w:rPr>
                <w:t>9</w:t>
              </w:r>
            </w:ins>
            <w:del w:id="3856" w:author="赵翔-深圳" w:date="2024-12-20T21:10:13Z">
              <w:r>
                <w:rPr>
                  <w:rFonts w:hint="eastAsia"/>
                  <w:sz w:val="18"/>
                  <w:szCs w:val="18"/>
                  <w:lang w:val="en-US" w:eastAsia="zh-CN"/>
                </w:rPr>
                <w:delText>4</w:delText>
              </w:r>
            </w:del>
            <w:r>
              <w:rPr>
                <w:rFonts w:hint="eastAsia"/>
                <w:sz w:val="18"/>
                <w:szCs w:val="18"/>
                <w:lang w:val="en-US" w:eastAsia="zh-CN"/>
              </w:rPr>
              <w:t>00</w:t>
            </w:r>
            <w:r>
              <w:rPr>
                <w:sz w:val="18"/>
                <w:szCs w:val="18"/>
              </w:rPr>
              <w:t>～</w:t>
            </w:r>
            <w:ins w:id="3857" w:author="赵翔-深圳" w:date="2024-12-20T21:10:29Z">
              <w:r>
                <w:rPr>
                  <w:rFonts w:hint="eastAsia"/>
                  <w:sz w:val="18"/>
                  <w:szCs w:val="18"/>
                  <w:lang w:val="en-US" w:eastAsia="zh-CN"/>
                </w:rPr>
                <w:t>YK</w:t>
              </w:r>
            </w:ins>
            <w:ins w:id="3858" w:author="赵翔-深圳" w:date="2024-12-20T21:10:31Z">
              <w:r>
                <w:rPr>
                  <w:rFonts w:hint="eastAsia"/>
                  <w:sz w:val="18"/>
                  <w:szCs w:val="18"/>
                  <w:lang w:val="en-US" w:eastAsia="zh-CN"/>
                </w:rPr>
                <w:t>05</w:t>
              </w:r>
            </w:ins>
            <w:ins w:id="3859" w:author="赵翔-深圳" w:date="2024-12-20T21:11:26Z">
              <w:r>
                <w:rPr>
                  <w:rFonts w:hint="eastAsia"/>
                  <w:sz w:val="18"/>
                  <w:szCs w:val="18"/>
                  <w:lang w:val="en-US" w:eastAsia="zh-CN"/>
                </w:rPr>
                <w:t>3</w:t>
              </w:r>
            </w:ins>
            <w:r>
              <w:rPr>
                <w:sz w:val="18"/>
                <w:szCs w:val="18"/>
              </w:rPr>
              <w:t>+</w:t>
            </w:r>
            <w:ins w:id="3860" w:author="赵翔-深圳" w:date="2024-12-20T21:10:36Z">
              <w:r>
                <w:rPr>
                  <w:rFonts w:hint="eastAsia"/>
                  <w:sz w:val="18"/>
                  <w:szCs w:val="18"/>
                  <w:lang w:val="en-US" w:eastAsia="zh-CN"/>
                </w:rPr>
                <w:t>0</w:t>
              </w:r>
            </w:ins>
            <w:del w:id="3861" w:author="赵翔-深圳" w:date="2024-12-20T21:10:35Z">
              <w:r>
                <w:rPr>
                  <w:rFonts w:hint="eastAsia"/>
                  <w:sz w:val="18"/>
                  <w:szCs w:val="18"/>
                  <w:lang w:val="en-US" w:eastAsia="zh-CN"/>
                </w:rPr>
                <w:delText>5</w:delText>
              </w:r>
            </w:del>
            <w:r>
              <w:rPr>
                <w:rFonts w:hint="eastAsia"/>
                <w:sz w:val="18"/>
                <w:szCs w:val="18"/>
                <w:lang w:val="en-US" w:eastAsia="zh-CN"/>
              </w:rPr>
              <w:t>00</w:t>
            </w:r>
          </w:p>
        </w:tc>
        <w:tc>
          <w:tcPr>
            <w:tcW w:w="1129" w:type="dxa"/>
            <w:gridSpan w:val="2"/>
            <w:shd w:val="clear" w:color="auto" w:fill="auto"/>
            <w:vAlign w:val="center"/>
          </w:tcPr>
          <w:p w14:paraId="60357CB9">
            <w:pPr>
              <w:jc w:val="center"/>
              <w:rPr>
                <w:rFonts w:hint="eastAsia" w:eastAsia="宋体"/>
                <w:sz w:val="18"/>
                <w:szCs w:val="18"/>
                <w:lang w:val="en-US" w:eastAsia="zh-CN"/>
              </w:rPr>
            </w:pPr>
            <w:ins w:id="3862" w:author="赵翔-深圳" w:date="2024-12-20T21:13:21Z">
              <w:r>
                <w:rPr>
                  <w:rFonts w:hint="eastAsia"/>
                  <w:sz w:val="18"/>
                  <w:szCs w:val="18"/>
                  <w:lang w:val="en-US" w:eastAsia="zh-CN"/>
                </w:rPr>
                <w:t>1</w:t>
              </w:r>
            </w:ins>
            <w:del w:id="3863" w:author="赵翔-深圳" w:date="2024-12-20T21:13:21Z">
              <w:r>
                <w:rPr>
                  <w:rFonts w:hint="eastAsia"/>
                  <w:sz w:val="18"/>
                  <w:szCs w:val="18"/>
                  <w:lang w:val="en-US" w:eastAsia="zh-CN"/>
                </w:rPr>
                <w:delText>0</w:delText>
              </w:r>
            </w:del>
          </w:p>
        </w:tc>
        <w:tc>
          <w:tcPr>
            <w:tcW w:w="917" w:type="dxa"/>
            <w:shd w:val="clear" w:color="auto" w:fill="auto"/>
            <w:vAlign w:val="center"/>
          </w:tcPr>
          <w:p w14:paraId="218C8A40">
            <w:pPr>
              <w:jc w:val="center"/>
              <w:rPr>
                <w:sz w:val="18"/>
                <w:szCs w:val="18"/>
              </w:rPr>
            </w:pPr>
            <w:r>
              <w:rPr>
                <w:sz w:val="18"/>
                <w:szCs w:val="18"/>
              </w:rPr>
              <w:t>0</w:t>
            </w:r>
          </w:p>
        </w:tc>
        <w:tc>
          <w:tcPr>
            <w:tcW w:w="917" w:type="dxa"/>
            <w:shd w:val="clear" w:color="auto" w:fill="auto"/>
            <w:vAlign w:val="center"/>
          </w:tcPr>
          <w:p w14:paraId="483BAFDC">
            <w:pPr>
              <w:jc w:val="center"/>
              <w:rPr>
                <w:sz w:val="18"/>
                <w:szCs w:val="18"/>
              </w:rPr>
            </w:pPr>
            <w:r>
              <w:rPr>
                <w:sz w:val="18"/>
                <w:szCs w:val="18"/>
              </w:rPr>
              <w:t>0</w:t>
            </w:r>
          </w:p>
        </w:tc>
        <w:tc>
          <w:tcPr>
            <w:tcW w:w="917" w:type="dxa"/>
            <w:shd w:val="clear" w:color="auto" w:fill="auto"/>
            <w:vAlign w:val="center"/>
          </w:tcPr>
          <w:p w14:paraId="22018B89">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37391FB6">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3CE757E9">
            <w:pPr>
              <w:jc w:val="center"/>
              <w:rPr>
                <w:sz w:val="18"/>
                <w:szCs w:val="18"/>
              </w:rPr>
            </w:pPr>
            <w:r>
              <w:rPr>
                <w:sz w:val="18"/>
                <w:szCs w:val="18"/>
              </w:rPr>
              <w:t>0</w:t>
            </w:r>
          </w:p>
        </w:tc>
        <w:tc>
          <w:tcPr>
            <w:tcW w:w="917" w:type="dxa"/>
            <w:shd w:val="clear" w:color="auto" w:fill="auto"/>
            <w:vAlign w:val="center"/>
          </w:tcPr>
          <w:p w14:paraId="387C8BEF">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11617634">
            <w:pPr>
              <w:jc w:val="center"/>
              <w:rPr>
                <w:sz w:val="18"/>
                <w:szCs w:val="18"/>
              </w:rPr>
            </w:pPr>
            <w:r>
              <w:rPr>
                <w:sz w:val="18"/>
                <w:szCs w:val="18"/>
              </w:rPr>
              <w:t>0</w:t>
            </w:r>
          </w:p>
        </w:tc>
      </w:tr>
      <w:tr w14:paraId="515D030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5ECE11D">
            <w:pPr>
              <w:jc w:val="center"/>
              <w:rPr>
                <w:sz w:val="18"/>
                <w:szCs w:val="18"/>
              </w:rPr>
            </w:pPr>
            <w:r>
              <w:rPr>
                <w:sz w:val="18"/>
                <w:szCs w:val="18"/>
              </w:rPr>
              <w:t>4</w:t>
            </w:r>
          </w:p>
        </w:tc>
        <w:tc>
          <w:tcPr>
            <w:tcW w:w="1188" w:type="dxa"/>
            <w:shd w:val="clear" w:color="auto" w:fill="auto"/>
            <w:vAlign w:val="center"/>
          </w:tcPr>
          <w:p w14:paraId="784ECB73">
            <w:pPr>
              <w:rPr>
                <w:rFonts w:hint="default" w:eastAsia="宋体"/>
                <w:sz w:val="18"/>
                <w:szCs w:val="18"/>
                <w:lang w:val="en-US" w:eastAsia="zh-CN"/>
              </w:rPr>
            </w:pPr>
            <w:r>
              <w:rPr>
                <w:sz w:val="18"/>
                <w:szCs w:val="18"/>
              </w:rPr>
              <w:t>YK</w:t>
            </w:r>
            <w:ins w:id="3864" w:author="赵翔-深圳" w:date="2024-12-20T21:10:39Z">
              <w:r>
                <w:rPr>
                  <w:rFonts w:hint="eastAsia"/>
                  <w:sz w:val="18"/>
                  <w:szCs w:val="18"/>
                  <w:lang w:val="en-US" w:eastAsia="zh-CN"/>
                </w:rPr>
                <w:t>0</w:t>
              </w:r>
            </w:ins>
            <w:ins w:id="3865" w:author="赵翔-深圳" w:date="2024-12-20T21:10:40Z">
              <w:r>
                <w:rPr>
                  <w:rFonts w:hint="eastAsia"/>
                  <w:sz w:val="18"/>
                  <w:szCs w:val="18"/>
                  <w:lang w:val="en-US" w:eastAsia="zh-CN"/>
                </w:rPr>
                <w:t>5</w:t>
              </w:r>
            </w:ins>
            <w:ins w:id="3866" w:author="赵翔-深圳" w:date="2024-12-20T21:11:29Z">
              <w:r>
                <w:rPr>
                  <w:rFonts w:hint="eastAsia"/>
                  <w:sz w:val="18"/>
                  <w:szCs w:val="18"/>
                  <w:lang w:val="en-US" w:eastAsia="zh-CN"/>
                </w:rPr>
                <w:t>3</w:t>
              </w:r>
            </w:ins>
            <w:del w:id="3867" w:author="赵翔-深圳" w:date="2024-12-20T21:10:39Z">
              <w:r>
                <w:rPr>
                  <w:rFonts w:hint="eastAsia"/>
                  <w:sz w:val="18"/>
                  <w:szCs w:val="18"/>
                  <w:lang w:val="en-US" w:eastAsia="zh-CN"/>
                </w:rPr>
                <w:delText>3</w:delText>
              </w:r>
            </w:del>
            <w:del w:id="3868" w:author="赵翔-深圳" w:date="2024-12-20T21:10:38Z">
              <w:r>
                <w:rPr>
                  <w:rFonts w:hint="eastAsia"/>
                  <w:sz w:val="18"/>
                  <w:szCs w:val="18"/>
                  <w:lang w:val="en-US" w:eastAsia="zh-CN"/>
                </w:rPr>
                <w:delText>09</w:delText>
              </w:r>
            </w:del>
            <w:r>
              <w:rPr>
                <w:sz w:val="18"/>
                <w:szCs w:val="18"/>
              </w:rPr>
              <w:t>+</w:t>
            </w:r>
            <w:ins w:id="3869" w:author="赵翔-深圳" w:date="2024-12-20T21:10:43Z">
              <w:r>
                <w:rPr>
                  <w:rFonts w:hint="eastAsia"/>
                  <w:sz w:val="18"/>
                  <w:szCs w:val="18"/>
                  <w:lang w:val="en-US" w:eastAsia="zh-CN"/>
                </w:rPr>
                <w:t>0</w:t>
              </w:r>
            </w:ins>
            <w:del w:id="3870" w:author="赵翔-深圳" w:date="2024-12-20T21:10:42Z">
              <w:r>
                <w:rPr>
                  <w:rFonts w:hint="eastAsia"/>
                  <w:sz w:val="18"/>
                  <w:szCs w:val="18"/>
                  <w:lang w:val="en-US" w:eastAsia="zh-CN"/>
                </w:rPr>
                <w:delText>5</w:delText>
              </w:r>
            </w:del>
            <w:r>
              <w:rPr>
                <w:rFonts w:hint="eastAsia"/>
                <w:sz w:val="18"/>
                <w:szCs w:val="18"/>
                <w:lang w:val="en-US" w:eastAsia="zh-CN"/>
              </w:rPr>
              <w:t>00</w:t>
            </w:r>
            <w:r>
              <w:rPr>
                <w:sz w:val="18"/>
                <w:szCs w:val="18"/>
              </w:rPr>
              <w:t>～+</w:t>
            </w:r>
            <w:ins w:id="3871" w:author="赵翔-深圳" w:date="2024-12-20T21:10:45Z">
              <w:r>
                <w:rPr>
                  <w:rFonts w:hint="eastAsia"/>
                  <w:sz w:val="18"/>
                  <w:szCs w:val="18"/>
                  <w:lang w:val="en-US" w:eastAsia="zh-CN"/>
                </w:rPr>
                <w:t>1</w:t>
              </w:r>
            </w:ins>
            <w:del w:id="3872" w:author="赵翔-深圳" w:date="2024-12-20T21:10:45Z">
              <w:r>
                <w:rPr>
                  <w:rFonts w:hint="eastAsia"/>
                  <w:sz w:val="18"/>
                  <w:szCs w:val="18"/>
                  <w:lang w:val="en-US" w:eastAsia="zh-CN"/>
                </w:rPr>
                <w:delText>6</w:delText>
              </w:r>
            </w:del>
            <w:r>
              <w:rPr>
                <w:rFonts w:hint="eastAsia"/>
                <w:sz w:val="18"/>
                <w:szCs w:val="18"/>
                <w:lang w:val="en-US" w:eastAsia="zh-CN"/>
              </w:rPr>
              <w:t>00</w:t>
            </w:r>
          </w:p>
        </w:tc>
        <w:tc>
          <w:tcPr>
            <w:tcW w:w="1129" w:type="dxa"/>
            <w:gridSpan w:val="2"/>
            <w:shd w:val="clear" w:color="auto" w:fill="auto"/>
            <w:vAlign w:val="center"/>
          </w:tcPr>
          <w:p w14:paraId="5AC4EDA1">
            <w:pPr>
              <w:jc w:val="center"/>
              <w:rPr>
                <w:rFonts w:hint="default" w:eastAsia="宋体"/>
                <w:sz w:val="18"/>
                <w:szCs w:val="18"/>
                <w:lang w:val="en-US" w:eastAsia="zh-CN"/>
              </w:rPr>
            </w:pPr>
            <w:ins w:id="3873" w:author="赵翔-深圳" w:date="2024-12-20T21:13:27Z">
              <w:r>
                <w:rPr>
                  <w:rFonts w:hint="eastAsia"/>
                  <w:sz w:val="18"/>
                  <w:szCs w:val="18"/>
                  <w:lang w:val="en-US" w:eastAsia="zh-CN"/>
                </w:rPr>
                <w:t>1</w:t>
              </w:r>
            </w:ins>
            <w:del w:id="3874" w:author="赵翔-深圳" w:date="2024-12-20T21:13:27Z">
              <w:r>
                <w:rPr>
                  <w:rFonts w:hint="eastAsia"/>
                  <w:sz w:val="18"/>
                  <w:szCs w:val="18"/>
                  <w:lang w:val="en-US" w:eastAsia="zh-CN"/>
                </w:rPr>
                <w:delText>0</w:delText>
              </w:r>
            </w:del>
          </w:p>
        </w:tc>
        <w:tc>
          <w:tcPr>
            <w:tcW w:w="917" w:type="dxa"/>
            <w:shd w:val="clear" w:color="auto" w:fill="auto"/>
            <w:vAlign w:val="center"/>
          </w:tcPr>
          <w:p w14:paraId="64CDCC31">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4F08C9AB">
            <w:pPr>
              <w:jc w:val="center"/>
              <w:rPr>
                <w:sz w:val="18"/>
                <w:szCs w:val="18"/>
              </w:rPr>
            </w:pPr>
            <w:r>
              <w:rPr>
                <w:sz w:val="18"/>
                <w:szCs w:val="18"/>
              </w:rPr>
              <w:t>0</w:t>
            </w:r>
          </w:p>
        </w:tc>
        <w:tc>
          <w:tcPr>
            <w:tcW w:w="917" w:type="dxa"/>
            <w:shd w:val="clear" w:color="auto" w:fill="auto"/>
            <w:vAlign w:val="center"/>
          </w:tcPr>
          <w:p w14:paraId="0A2355A7">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2B709574">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719C66A6">
            <w:pPr>
              <w:jc w:val="center"/>
              <w:rPr>
                <w:sz w:val="18"/>
                <w:szCs w:val="18"/>
              </w:rPr>
            </w:pPr>
            <w:r>
              <w:rPr>
                <w:sz w:val="18"/>
                <w:szCs w:val="18"/>
              </w:rPr>
              <w:t>0</w:t>
            </w:r>
          </w:p>
        </w:tc>
        <w:tc>
          <w:tcPr>
            <w:tcW w:w="917" w:type="dxa"/>
            <w:shd w:val="clear" w:color="auto" w:fill="auto"/>
            <w:vAlign w:val="center"/>
          </w:tcPr>
          <w:p w14:paraId="004AE645">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2DE6B6D4">
            <w:pPr>
              <w:jc w:val="center"/>
              <w:rPr>
                <w:sz w:val="18"/>
                <w:szCs w:val="18"/>
              </w:rPr>
            </w:pPr>
            <w:r>
              <w:rPr>
                <w:sz w:val="18"/>
                <w:szCs w:val="18"/>
              </w:rPr>
              <w:t>0</w:t>
            </w:r>
          </w:p>
        </w:tc>
      </w:tr>
      <w:tr w14:paraId="2C9635C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15C81E1">
            <w:pPr>
              <w:jc w:val="center"/>
              <w:rPr>
                <w:sz w:val="18"/>
                <w:szCs w:val="18"/>
              </w:rPr>
            </w:pPr>
            <w:r>
              <w:rPr>
                <w:sz w:val="18"/>
                <w:szCs w:val="18"/>
              </w:rPr>
              <w:t>5</w:t>
            </w:r>
          </w:p>
        </w:tc>
        <w:tc>
          <w:tcPr>
            <w:tcW w:w="1188" w:type="dxa"/>
            <w:shd w:val="clear" w:color="auto" w:fill="auto"/>
            <w:vAlign w:val="center"/>
          </w:tcPr>
          <w:p w14:paraId="6D6286D2">
            <w:pPr>
              <w:rPr>
                <w:rFonts w:hint="default" w:eastAsia="宋体"/>
                <w:sz w:val="18"/>
                <w:szCs w:val="18"/>
                <w:lang w:val="en-US" w:eastAsia="zh-CN"/>
              </w:rPr>
            </w:pPr>
            <w:r>
              <w:rPr>
                <w:sz w:val="18"/>
                <w:szCs w:val="18"/>
              </w:rPr>
              <w:t>YK</w:t>
            </w:r>
            <w:ins w:id="3875" w:author="赵翔-深圳" w:date="2024-12-20T21:10:48Z">
              <w:r>
                <w:rPr>
                  <w:rFonts w:hint="eastAsia"/>
                  <w:sz w:val="18"/>
                  <w:szCs w:val="18"/>
                  <w:lang w:val="en-US" w:eastAsia="zh-CN"/>
                </w:rPr>
                <w:t>0</w:t>
              </w:r>
            </w:ins>
            <w:ins w:id="3876" w:author="赵翔-深圳" w:date="2024-12-20T21:10:49Z">
              <w:r>
                <w:rPr>
                  <w:rFonts w:hint="eastAsia"/>
                  <w:sz w:val="18"/>
                  <w:szCs w:val="18"/>
                  <w:lang w:val="en-US" w:eastAsia="zh-CN"/>
                </w:rPr>
                <w:t>5</w:t>
              </w:r>
            </w:ins>
            <w:ins w:id="3877" w:author="赵翔-深圳" w:date="2024-12-20T21:11:33Z">
              <w:r>
                <w:rPr>
                  <w:rFonts w:hint="eastAsia"/>
                  <w:sz w:val="18"/>
                  <w:szCs w:val="18"/>
                  <w:lang w:val="en-US" w:eastAsia="zh-CN"/>
                </w:rPr>
                <w:t>3</w:t>
              </w:r>
            </w:ins>
            <w:del w:id="3878" w:author="赵翔-深圳" w:date="2024-12-20T21:10:48Z">
              <w:r>
                <w:rPr>
                  <w:rFonts w:hint="eastAsia"/>
                  <w:sz w:val="18"/>
                  <w:szCs w:val="18"/>
                  <w:lang w:val="en-US" w:eastAsia="zh-CN"/>
                </w:rPr>
                <w:delText>3</w:delText>
              </w:r>
            </w:del>
            <w:del w:id="3879" w:author="赵翔-深圳" w:date="2024-12-20T21:10:47Z">
              <w:r>
                <w:rPr>
                  <w:rFonts w:hint="eastAsia"/>
                  <w:sz w:val="18"/>
                  <w:szCs w:val="18"/>
                  <w:lang w:val="en-US" w:eastAsia="zh-CN"/>
                </w:rPr>
                <w:delText>09</w:delText>
              </w:r>
            </w:del>
            <w:r>
              <w:rPr>
                <w:sz w:val="18"/>
                <w:szCs w:val="18"/>
              </w:rPr>
              <w:t>+</w:t>
            </w:r>
            <w:ins w:id="3880" w:author="赵翔-深圳" w:date="2024-12-20T21:10:52Z">
              <w:r>
                <w:rPr>
                  <w:rFonts w:hint="eastAsia"/>
                  <w:sz w:val="18"/>
                  <w:szCs w:val="18"/>
                  <w:lang w:val="en-US" w:eastAsia="zh-CN"/>
                </w:rPr>
                <w:t>1</w:t>
              </w:r>
            </w:ins>
            <w:del w:id="3881" w:author="赵翔-深圳" w:date="2024-12-20T21:10:51Z">
              <w:r>
                <w:rPr>
                  <w:rFonts w:hint="eastAsia"/>
                  <w:sz w:val="18"/>
                  <w:szCs w:val="18"/>
                  <w:lang w:val="en-US" w:eastAsia="zh-CN"/>
                </w:rPr>
                <w:delText>6</w:delText>
              </w:r>
            </w:del>
            <w:r>
              <w:rPr>
                <w:rFonts w:hint="eastAsia"/>
                <w:sz w:val="18"/>
                <w:szCs w:val="18"/>
                <w:lang w:val="en-US" w:eastAsia="zh-CN"/>
              </w:rPr>
              <w:t>00</w:t>
            </w:r>
            <w:r>
              <w:rPr>
                <w:sz w:val="18"/>
                <w:szCs w:val="18"/>
              </w:rPr>
              <w:t>～+</w:t>
            </w:r>
            <w:ins w:id="3882" w:author="赵翔-深圳" w:date="2024-12-20T21:10:54Z">
              <w:r>
                <w:rPr>
                  <w:rFonts w:hint="eastAsia"/>
                  <w:sz w:val="18"/>
                  <w:szCs w:val="18"/>
                  <w:lang w:val="en-US" w:eastAsia="zh-CN"/>
                </w:rPr>
                <w:t>2</w:t>
              </w:r>
            </w:ins>
            <w:del w:id="3883" w:author="赵翔-深圳" w:date="2024-12-20T21:10:54Z">
              <w:r>
                <w:rPr>
                  <w:rFonts w:hint="eastAsia"/>
                  <w:sz w:val="18"/>
                  <w:szCs w:val="18"/>
                  <w:lang w:val="en-US" w:eastAsia="zh-CN"/>
                </w:rPr>
                <w:delText>7</w:delText>
              </w:r>
            </w:del>
            <w:r>
              <w:rPr>
                <w:rFonts w:hint="eastAsia"/>
                <w:sz w:val="18"/>
                <w:szCs w:val="18"/>
                <w:lang w:val="en-US" w:eastAsia="zh-CN"/>
              </w:rPr>
              <w:t>00</w:t>
            </w:r>
          </w:p>
        </w:tc>
        <w:tc>
          <w:tcPr>
            <w:tcW w:w="1129" w:type="dxa"/>
            <w:gridSpan w:val="2"/>
            <w:shd w:val="clear" w:color="auto" w:fill="auto"/>
            <w:vAlign w:val="center"/>
          </w:tcPr>
          <w:p w14:paraId="00AEE9FD">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3EDE975D">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0EFC084B">
            <w:pPr>
              <w:jc w:val="center"/>
              <w:rPr>
                <w:sz w:val="18"/>
                <w:szCs w:val="18"/>
              </w:rPr>
            </w:pPr>
            <w:r>
              <w:rPr>
                <w:sz w:val="18"/>
                <w:szCs w:val="18"/>
              </w:rPr>
              <w:t>0</w:t>
            </w:r>
          </w:p>
        </w:tc>
        <w:tc>
          <w:tcPr>
            <w:tcW w:w="917" w:type="dxa"/>
            <w:shd w:val="clear" w:color="auto" w:fill="auto"/>
            <w:vAlign w:val="center"/>
          </w:tcPr>
          <w:p w14:paraId="7F69E49C">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535C95AC">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18DF5927">
            <w:pPr>
              <w:jc w:val="center"/>
              <w:rPr>
                <w:sz w:val="18"/>
                <w:szCs w:val="18"/>
              </w:rPr>
            </w:pPr>
            <w:r>
              <w:rPr>
                <w:sz w:val="18"/>
                <w:szCs w:val="18"/>
              </w:rPr>
              <w:t>0</w:t>
            </w:r>
          </w:p>
        </w:tc>
        <w:tc>
          <w:tcPr>
            <w:tcW w:w="917" w:type="dxa"/>
            <w:shd w:val="clear" w:color="auto" w:fill="auto"/>
            <w:vAlign w:val="center"/>
          </w:tcPr>
          <w:p w14:paraId="77A75C1F">
            <w:pPr>
              <w:jc w:val="center"/>
              <w:rPr>
                <w:sz w:val="18"/>
                <w:szCs w:val="18"/>
              </w:rPr>
            </w:pPr>
            <w:ins w:id="3884" w:author="赵翔-深圳" w:date="2024-12-20T21:14:18Z">
              <w:r>
                <w:rPr>
                  <w:rFonts w:hint="eastAsia"/>
                  <w:sz w:val="18"/>
                  <w:szCs w:val="18"/>
                  <w:lang w:val="en-US" w:eastAsia="zh-CN"/>
                </w:rPr>
                <w:t>1</w:t>
              </w:r>
            </w:ins>
            <w:del w:id="3885" w:author="赵翔-深圳" w:date="2024-12-20T21:14:17Z">
              <w:r>
                <w:rPr>
                  <w:sz w:val="18"/>
                  <w:szCs w:val="18"/>
                </w:rPr>
                <w:delText>0</w:delText>
              </w:r>
            </w:del>
          </w:p>
        </w:tc>
        <w:tc>
          <w:tcPr>
            <w:tcW w:w="1048" w:type="dxa"/>
            <w:shd w:val="clear" w:color="auto" w:fill="auto"/>
            <w:vAlign w:val="center"/>
          </w:tcPr>
          <w:p w14:paraId="4C7F986B">
            <w:pPr>
              <w:jc w:val="center"/>
              <w:rPr>
                <w:sz w:val="18"/>
                <w:szCs w:val="18"/>
              </w:rPr>
            </w:pPr>
            <w:r>
              <w:rPr>
                <w:sz w:val="18"/>
                <w:szCs w:val="18"/>
              </w:rPr>
              <w:t>0</w:t>
            </w:r>
          </w:p>
        </w:tc>
      </w:tr>
      <w:tr w14:paraId="3F32D8B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8EA2C55">
            <w:pPr>
              <w:jc w:val="center"/>
              <w:rPr>
                <w:sz w:val="18"/>
                <w:szCs w:val="18"/>
              </w:rPr>
            </w:pPr>
            <w:r>
              <w:rPr>
                <w:sz w:val="18"/>
                <w:szCs w:val="18"/>
              </w:rPr>
              <w:t>6</w:t>
            </w:r>
          </w:p>
        </w:tc>
        <w:tc>
          <w:tcPr>
            <w:tcW w:w="1188" w:type="dxa"/>
            <w:shd w:val="clear" w:color="auto" w:fill="auto"/>
            <w:vAlign w:val="center"/>
          </w:tcPr>
          <w:p w14:paraId="4A23A433">
            <w:pPr>
              <w:rPr>
                <w:rFonts w:hint="default" w:eastAsia="宋体"/>
                <w:sz w:val="18"/>
                <w:szCs w:val="18"/>
                <w:lang w:val="en-US" w:eastAsia="zh-CN"/>
              </w:rPr>
            </w:pPr>
            <w:r>
              <w:rPr>
                <w:sz w:val="18"/>
                <w:szCs w:val="18"/>
              </w:rPr>
              <w:t>YK</w:t>
            </w:r>
            <w:ins w:id="3886" w:author="赵翔-深圳" w:date="2024-12-20T21:10:59Z">
              <w:r>
                <w:rPr>
                  <w:rFonts w:hint="eastAsia"/>
                  <w:sz w:val="18"/>
                  <w:szCs w:val="18"/>
                  <w:lang w:val="en-US" w:eastAsia="zh-CN"/>
                </w:rPr>
                <w:t>0</w:t>
              </w:r>
            </w:ins>
            <w:ins w:id="3887" w:author="赵翔-深圳" w:date="2024-12-20T21:11:00Z">
              <w:r>
                <w:rPr>
                  <w:rFonts w:hint="eastAsia"/>
                  <w:sz w:val="18"/>
                  <w:szCs w:val="18"/>
                  <w:lang w:val="en-US" w:eastAsia="zh-CN"/>
                </w:rPr>
                <w:t>5</w:t>
              </w:r>
            </w:ins>
            <w:ins w:id="3888" w:author="赵翔-深圳" w:date="2024-12-20T21:11:37Z">
              <w:r>
                <w:rPr>
                  <w:rFonts w:hint="eastAsia"/>
                  <w:sz w:val="18"/>
                  <w:szCs w:val="18"/>
                  <w:lang w:val="en-US" w:eastAsia="zh-CN"/>
                </w:rPr>
                <w:t>3</w:t>
              </w:r>
            </w:ins>
            <w:del w:id="3889" w:author="赵翔-深圳" w:date="2024-12-20T21:10:59Z">
              <w:r>
                <w:rPr>
                  <w:rFonts w:hint="eastAsia"/>
                  <w:sz w:val="18"/>
                  <w:szCs w:val="18"/>
                  <w:lang w:val="en-US" w:eastAsia="zh-CN"/>
                </w:rPr>
                <w:delText>3</w:delText>
              </w:r>
            </w:del>
            <w:del w:id="3890" w:author="赵翔-深圳" w:date="2024-12-20T21:10:58Z">
              <w:r>
                <w:rPr>
                  <w:rFonts w:hint="eastAsia"/>
                  <w:sz w:val="18"/>
                  <w:szCs w:val="18"/>
                  <w:lang w:val="en-US" w:eastAsia="zh-CN"/>
                </w:rPr>
                <w:delText>09</w:delText>
              </w:r>
            </w:del>
            <w:r>
              <w:rPr>
                <w:sz w:val="18"/>
                <w:szCs w:val="18"/>
              </w:rPr>
              <w:t>+</w:t>
            </w:r>
            <w:ins w:id="3891" w:author="赵翔-深圳" w:date="2024-12-20T21:11:05Z">
              <w:r>
                <w:rPr>
                  <w:rFonts w:hint="eastAsia"/>
                  <w:sz w:val="18"/>
                  <w:szCs w:val="18"/>
                  <w:lang w:val="en-US" w:eastAsia="zh-CN"/>
                </w:rPr>
                <w:t>20</w:t>
              </w:r>
            </w:ins>
            <w:del w:id="3892" w:author="赵翔-深圳" w:date="2024-12-20T21:11:04Z">
              <w:r>
                <w:rPr>
                  <w:rFonts w:hint="eastAsia"/>
                  <w:sz w:val="18"/>
                  <w:szCs w:val="18"/>
                  <w:lang w:val="en-US" w:eastAsia="zh-CN"/>
                </w:rPr>
                <w:delText>70</w:delText>
              </w:r>
            </w:del>
            <w:r>
              <w:rPr>
                <w:rFonts w:hint="eastAsia"/>
                <w:sz w:val="18"/>
                <w:szCs w:val="18"/>
                <w:lang w:val="en-US" w:eastAsia="zh-CN"/>
              </w:rPr>
              <w:t>0</w:t>
            </w:r>
            <w:r>
              <w:rPr>
                <w:sz w:val="18"/>
                <w:szCs w:val="18"/>
              </w:rPr>
              <w:t>～+</w:t>
            </w:r>
            <w:ins w:id="3893" w:author="赵翔-深圳" w:date="2024-12-20T21:11:08Z">
              <w:r>
                <w:rPr>
                  <w:rFonts w:hint="eastAsia"/>
                  <w:sz w:val="18"/>
                  <w:szCs w:val="18"/>
                  <w:lang w:val="en-US" w:eastAsia="zh-CN"/>
                </w:rPr>
                <w:t>3</w:t>
              </w:r>
            </w:ins>
            <w:del w:id="3894" w:author="赵翔-深圳" w:date="2024-12-20T21:11:08Z">
              <w:r>
                <w:rPr>
                  <w:rFonts w:hint="eastAsia"/>
                  <w:sz w:val="18"/>
                  <w:szCs w:val="18"/>
                  <w:lang w:val="en-US" w:eastAsia="zh-CN"/>
                </w:rPr>
                <w:delText>8</w:delText>
              </w:r>
            </w:del>
            <w:r>
              <w:rPr>
                <w:rFonts w:hint="eastAsia"/>
                <w:sz w:val="18"/>
                <w:szCs w:val="18"/>
                <w:lang w:val="en-US" w:eastAsia="zh-CN"/>
              </w:rPr>
              <w:t>00</w:t>
            </w:r>
          </w:p>
        </w:tc>
        <w:tc>
          <w:tcPr>
            <w:tcW w:w="1129" w:type="dxa"/>
            <w:gridSpan w:val="2"/>
            <w:shd w:val="clear" w:color="auto" w:fill="auto"/>
            <w:vAlign w:val="center"/>
          </w:tcPr>
          <w:p w14:paraId="14B0B3D8">
            <w:pPr>
              <w:jc w:val="center"/>
              <w:rPr>
                <w:rFonts w:hint="default" w:eastAsia="宋体"/>
                <w:sz w:val="18"/>
                <w:szCs w:val="18"/>
                <w:lang w:val="en-US" w:eastAsia="zh-CN"/>
              </w:rPr>
            </w:pPr>
            <w:ins w:id="3895" w:author="赵翔-深圳" w:date="2024-12-20T21:13:36Z">
              <w:r>
                <w:rPr>
                  <w:rFonts w:hint="eastAsia"/>
                  <w:sz w:val="18"/>
                  <w:szCs w:val="18"/>
                  <w:lang w:val="en-US" w:eastAsia="zh-CN"/>
                </w:rPr>
                <w:t>1</w:t>
              </w:r>
            </w:ins>
            <w:del w:id="3896" w:author="赵翔-深圳" w:date="2024-12-20T21:13:36Z">
              <w:r>
                <w:rPr>
                  <w:rFonts w:hint="eastAsia"/>
                  <w:sz w:val="18"/>
                  <w:szCs w:val="18"/>
                  <w:lang w:val="en-US" w:eastAsia="zh-CN"/>
                </w:rPr>
                <w:delText>0</w:delText>
              </w:r>
            </w:del>
          </w:p>
        </w:tc>
        <w:tc>
          <w:tcPr>
            <w:tcW w:w="917" w:type="dxa"/>
            <w:shd w:val="clear" w:color="auto" w:fill="auto"/>
            <w:vAlign w:val="center"/>
          </w:tcPr>
          <w:p w14:paraId="1E349038">
            <w:pPr>
              <w:jc w:val="center"/>
              <w:rPr>
                <w:sz w:val="18"/>
                <w:szCs w:val="18"/>
              </w:rPr>
            </w:pPr>
            <w:r>
              <w:rPr>
                <w:sz w:val="18"/>
                <w:szCs w:val="18"/>
              </w:rPr>
              <w:t>0</w:t>
            </w:r>
          </w:p>
        </w:tc>
        <w:tc>
          <w:tcPr>
            <w:tcW w:w="917" w:type="dxa"/>
            <w:shd w:val="clear" w:color="auto" w:fill="auto"/>
            <w:vAlign w:val="center"/>
          </w:tcPr>
          <w:p w14:paraId="6A0CD501">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1F97DAA4">
            <w:pPr>
              <w:jc w:val="center"/>
              <w:rPr>
                <w:rFonts w:hint="default"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43BE7336">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5C954546">
            <w:pPr>
              <w:jc w:val="center"/>
              <w:rPr>
                <w:sz w:val="18"/>
                <w:szCs w:val="18"/>
              </w:rPr>
            </w:pPr>
            <w:r>
              <w:rPr>
                <w:sz w:val="18"/>
                <w:szCs w:val="18"/>
              </w:rPr>
              <w:t>0</w:t>
            </w:r>
          </w:p>
        </w:tc>
        <w:tc>
          <w:tcPr>
            <w:tcW w:w="917" w:type="dxa"/>
            <w:shd w:val="clear" w:color="auto" w:fill="auto"/>
            <w:vAlign w:val="center"/>
          </w:tcPr>
          <w:p w14:paraId="78EAD21D">
            <w:pPr>
              <w:jc w:val="center"/>
              <w:rPr>
                <w:sz w:val="18"/>
                <w:szCs w:val="18"/>
              </w:rPr>
            </w:pPr>
            <w:r>
              <w:rPr>
                <w:sz w:val="18"/>
                <w:szCs w:val="18"/>
              </w:rPr>
              <w:t>0</w:t>
            </w:r>
          </w:p>
        </w:tc>
        <w:tc>
          <w:tcPr>
            <w:tcW w:w="1048" w:type="dxa"/>
            <w:shd w:val="clear" w:color="auto" w:fill="auto"/>
            <w:vAlign w:val="center"/>
          </w:tcPr>
          <w:p w14:paraId="6EBED511">
            <w:pPr>
              <w:jc w:val="center"/>
              <w:rPr>
                <w:sz w:val="18"/>
                <w:szCs w:val="18"/>
              </w:rPr>
            </w:pPr>
            <w:r>
              <w:rPr>
                <w:sz w:val="18"/>
                <w:szCs w:val="18"/>
              </w:rPr>
              <w:t>0</w:t>
            </w:r>
          </w:p>
        </w:tc>
      </w:tr>
      <w:tr w14:paraId="6352CA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5FFEACA">
            <w:pPr>
              <w:jc w:val="center"/>
              <w:rPr>
                <w:rFonts w:hint="eastAsia" w:eastAsia="宋体"/>
                <w:sz w:val="18"/>
                <w:szCs w:val="18"/>
                <w:lang w:val="en-US" w:eastAsia="zh-CN"/>
              </w:rPr>
            </w:pPr>
            <w:r>
              <w:rPr>
                <w:rFonts w:hint="eastAsia"/>
                <w:sz w:val="18"/>
                <w:szCs w:val="18"/>
                <w:lang w:val="en-US" w:eastAsia="zh-CN"/>
              </w:rPr>
              <w:t>7</w:t>
            </w:r>
          </w:p>
        </w:tc>
        <w:tc>
          <w:tcPr>
            <w:tcW w:w="1188" w:type="dxa"/>
            <w:shd w:val="clear" w:color="auto" w:fill="auto"/>
            <w:vAlign w:val="center"/>
          </w:tcPr>
          <w:p w14:paraId="4431B4CA">
            <w:pPr>
              <w:rPr>
                <w:rFonts w:hint="default" w:eastAsia="宋体"/>
                <w:sz w:val="18"/>
                <w:szCs w:val="18"/>
                <w:lang w:val="en-US" w:eastAsia="zh-CN"/>
              </w:rPr>
            </w:pPr>
            <w:r>
              <w:rPr>
                <w:sz w:val="18"/>
                <w:szCs w:val="18"/>
              </w:rPr>
              <w:t>YK</w:t>
            </w:r>
            <w:ins w:id="3897" w:author="赵翔-深圳" w:date="2024-12-20T21:11:42Z">
              <w:r>
                <w:rPr>
                  <w:rFonts w:hint="eastAsia"/>
                  <w:sz w:val="18"/>
                  <w:szCs w:val="18"/>
                  <w:lang w:val="en-US" w:eastAsia="zh-CN"/>
                </w:rPr>
                <w:t>053</w:t>
              </w:r>
            </w:ins>
            <w:del w:id="3898" w:author="赵翔-深圳" w:date="2024-12-20T21:11:41Z">
              <w:r>
                <w:rPr>
                  <w:rFonts w:hint="eastAsia"/>
                  <w:sz w:val="18"/>
                  <w:szCs w:val="18"/>
                  <w:lang w:val="en-US" w:eastAsia="zh-CN"/>
                </w:rPr>
                <w:delText>3</w:delText>
              </w:r>
            </w:del>
            <w:del w:id="3899" w:author="赵翔-深圳" w:date="2024-12-20T21:11:40Z">
              <w:r>
                <w:rPr>
                  <w:rFonts w:hint="eastAsia"/>
                  <w:sz w:val="18"/>
                  <w:szCs w:val="18"/>
                  <w:lang w:val="en-US" w:eastAsia="zh-CN"/>
                </w:rPr>
                <w:delText>09</w:delText>
              </w:r>
            </w:del>
            <w:r>
              <w:rPr>
                <w:sz w:val="18"/>
                <w:szCs w:val="18"/>
              </w:rPr>
              <w:t>+</w:t>
            </w:r>
            <w:ins w:id="3900" w:author="赵翔-深圳" w:date="2024-12-20T21:11:46Z">
              <w:r>
                <w:rPr>
                  <w:rFonts w:hint="eastAsia"/>
                  <w:sz w:val="18"/>
                  <w:szCs w:val="18"/>
                  <w:lang w:val="en-US" w:eastAsia="zh-CN"/>
                </w:rPr>
                <w:t>3</w:t>
              </w:r>
            </w:ins>
            <w:del w:id="3901" w:author="赵翔-深圳" w:date="2024-12-20T21:11:45Z">
              <w:r>
                <w:rPr>
                  <w:rFonts w:hint="eastAsia"/>
                  <w:sz w:val="18"/>
                  <w:szCs w:val="18"/>
                  <w:lang w:val="en-US" w:eastAsia="zh-CN"/>
                </w:rPr>
                <w:delText>8</w:delText>
              </w:r>
            </w:del>
            <w:r>
              <w:rPr>
                <w:rFonts w:hint="eastAsia"/>
                <w:sz w:val="18"/>
                <w:szCs w:val="18"/>
                <w:lang w:val="en-US" w:eastAsia="zh-CN"/>
              </w:rPr>
              <w:t>00</w:t>
            </w:r>
            <w:r>
              <w:rPr>
                <w:sz w:val="18"/>
                <w:szCs w:val="18"/>
              </w:rPr>
              <w:t>～+</w:t>
            </w:r>
            <w:ins w:id="3902" w:author="赵翔-深圳" w:date="2024-12-20T21:11:49Z">
              <w:r>
                <w:rPr>
                  <w:rFonts w:hint="eastAsia"/>
                  <w:sz w:val="18"/>
                  <w:szCs w:val="18"/>
                  <w:lang w:val="en-US" w:eastAsia="zh-CN"/>
                </w:rPr>
                <w:t>4</w:t>
              </w:r>
            </w:ins>
            <w:del w:id="3903" w:author="赵翔-深圳" w:date="2024-12-20T21:11:49Z">
              <w:r>
                <w:rPr>
                  <w:rFonts w:hint="eastAsia"/>
                  <w:sz w:val="18"/>
                  <w:szCs w:val="18"/>
                  <w:lang w:val="en-US" w:eastAsia="zh-CN"/>
                </w:rPr>
                <w:delText>9</w:delText>
              </w:r>
            </w:del>
            <w:r>
              <w:rPr>
                <w:rFonts w:hint="eastAsia"/>
                <w:sz w:val="18"/>
                <w:szCs w:val="18"/>
                <w:lang w:val="en-US" w:eastAsia="zh-CN"/>
              </w:rPr>
              <w:t>00</w:t>
            </w:r>
          </w:p>
        </w:tc>
        <w:tc>
          <w:tcPr>
            <w:tcW w:w="1129" w:type="dxa"/>
            <w:gridSpan w:val="2"/>
            <w:shd w:val="clear" w:color="auto" w:fill="auto"/>
            <w:vAlign w:val="center"/>
          </w:tcPr>
          <w:p w14:paraId="03CA0E92">
            <w:pPr>
              <w:jc w:val="center"/>
              <w:rPr>
                <w:rFonts w:hint="default"/>
                <w:sz w:val="18"/>
                <w:szCs w:val="18"/>
                <w:lang w:val="en-US" w:eastAsia="zh-CN"/>
              </w:rPr>
            </w:pPr>
            <w:r>
              <w:rPr>
                <w:rFonts w:hint="eastAsia"/>
                <w:sz w:val="18"/>
                <w:szCs w:val="18"/>
                <w:lang w:val="en-US" w:eastAsia="zh-CN"/>
              </w:rPr>
              <w:t>0</w:t>
            </w:r>
          </w:p>
        </w:tc>
        <w:tc>
          <w:tcPr>
            <w:tcW w:w="917" w:type="dxa"/>
            <w:shd w:val="clear" w:color="auto" w:fill="auto"/>
            <w:vAlign w:val="center"/>
          </w:tcPr>
          <w:p w14:paraId="2FC5E7B3">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3D2E78A2">
            <w:pPr>
              <w:jc w:val="center"/>
              <w:rPr>
                <w:rFonts w:hint="default"/>
                <w:sz w:val="18"/>
                <w:szCs w:val="18"/>
                <w:lang w:val="en-US" w:eastAsia="zh-CN"/>
              </w:rPr>
            </w:pPr>
            <w:r>
              <w:rPr>
                <w:rFonts w:hint="eastAsia"/>
                <w:sz w:val="18"/>
                <w:szCs w:val="18"/>
                <w:lang w:val="en-US" w:eastAsia="zh-CN"/>
              </w:rPr>
              <w:t>0</w:t>
            </w:r>
          </w:p>
        </w:tc>
        <w:tc>
          <w:tcPr>
            <w:tcW w:w="917" w:type="dxa"/>
            <w:shd w:val="clear" w:color="auto" w:fill="auto"/>
            <w:vAlign w:val="center"/>
          </w:tcPr>
          <w:p w14:paraId="5BD91B9D">
            <w:pPr>
              <w:jc w:val="center"/>
              <w:rPr>
                <w:rFonts w:hint="default"/>
                <w:sz w:val="18"/>
                <w:szCs w:val="18"/>
                <w:lang w:val="en-US" w:eastAsia="zh-CN"/>
              </w:rPr>
            </w:pPr>
            <w:r>
              <w:rPr>
                <w:rFonts w:hint="eastAsia"/>
                <w:sz w:val="18"/>
                <w:szCs w:val="18"/>
                <w:lang w:val="en-US" w:eastAsia="zh-CN"/>
              </w:rPr>
              <w:t>0</w:t>
            </w:r>
          </w:p>
        </w:tc>
        <w:tc>
          <w:tcPr>
            <w:tcW w:w="835" w:type="dxa"/>
            <w:shd w:val="clear" w:color="auto" w:fill="auto"/>
            <w:vAlign w:val="center"/>
          </w:tcPr>
          <w:p w14:paraId="57D964C5">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0682743D">
            <w:pPr>
              <w:jc w:val="center"/>
              <w:rPr>
                <w:sz w:val="18"/>
                <w:szCs w:val="18"/>
              </w:rPr>
            </w:pPr>
            <w:r>
              <w:rPr>
                <w:sz w:val="18"/>
                <w:szCs w:val="18"/>
              </w:rPr>
              <w:t>0</w:t>
            </w:r>
          </w:p>
        </w:tc>
        <w:tc>
          <w:tcPr>
            <w:tcW w:w="917" w:type="dxa"/>
            <w:shd w:val="clear" w:color="auto" w:fill="auto"/>
            <w:vAlign w:val="center"/>
          </w:tcPr>
          <w:p w14:paraId="17D7484A">
            <w:pPr>
              <w:jc w:val="center"/>
              <w:rPr>
                <w:sz w:val="18"/>
                <w:szCs w:val="18"/>
              </w:rPr>
            </w:pPr>
            <w:r>
              <w:rPr>
                <w:sz w:val="18"/>
                <w:szCs w:val="18"/>
              </w:rPr>
              <w:t>0</w:t>
            </w:r>
          </w:p>
        </w:tc>
        <w:tc>
          <w:tcPr>
            <w:tcW w:w="1048" w:type="dxa"/>
            <w:shd w:val="clear" w:color="auto" w:fill="auto"/>
            <w:vAlign w:val="center"/>
          </w:tcPr>
          <w:p w14:paraId="23E35E85">
            <w:pPr>
              <w:jc w:val="center"/>
              <w:rPr>
                <w:sz w:val="18"/>
                <w:szCs w:val="18"/>
              </w:rPr>
            </w:pPr>
            <w:r>
              <w:rPr>
                <w:sz w:val="18"/>
                <w:szCs w:val="18"/>
              </w:rPr>
              <w:t>0</w:t>
            </w:r>
          </w:p>
        </w:tc>
      </w:tr>
      <w:tr w14:paraId="78391B9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5304504">
            <w:pPr>
              <w:jc w:val="center"/>
              <w:rPr>
                <w:rFonts w:hint="eastAsia" w:eastAsia="宋体"/>
                <w:sz w:val="18"/>
                <w:szCs w:val="18"/>
                <w:lang w:val="en-US" w:eastAsia="zh-CN"/>
              </w:rPr>
            </w:pPr>
            <w:r>
              <w:rPr>
                <w:rFonts w:hint="eastAsia"/>
                <w:sz w:val="18"/>
                <w:szCs w:val="18"/>
                <w:lang w:val="en-US" w:eastAsia="zh-CN"/>
              </w:rPr>
              <w:t>8</w:t>
            </w:r>
          </w:p>
        </w:tc>
        <w:tc>
          <w:tcPr>
            <w:tcW w:w="1188" w:type="dxa"/>
            <w:shd w:val="clear" w:color="auto" w:fill="auto"/>
            <w:vAlign w:val="center"/>
          </w:tcPr>
          <w:p w14:paraId="5B76CAFB">
            <w:pPr>
              <w:rPr>
                <w:rFonts w:hint="default" w:eastAsia="宋体"/>
                <w:sz w:val="18"/>
                <w:szCs w:val="18"/>
                <w:lang w:val="en-US" w:eastAsia="zh-CN"/>
              </w:rPr>
            </w:pPr>
            <w:r>
              <w:rPr>
                <w:sz w:val="18"/>
                <w:szCs w:val="18"/>
              </w:rPr>
              <w:t>YK</w:t>
            </w:r>
            <w:ins w:id="3904" w:author="赵翔-深圳" w:date="2024-12-20T21:11:53Z">
              <w:r>
                <w:rPr>
                  <w:rFonts w:hint="eastAsia"/>
                  <w:sz w:val="18"/>
                  <w:szCs w:val="18"/>
                  <w:lang w:val="en-US" w:eastAsia="zh-CN"/>
                </w:rPr>
                <w:t>0</w:t>
              </w:r>
            </w:ins>
            <w:ins w:id="3905" w:author="赵翔-深圳" w:date="2024-12-20T21:11:54Z">
              <w:r>
                <w:rPr>
                  <w:rFonts w:hint="eastAsia"/>
                  <w:sz w:val="18"/>
                  <w:szCs w:val="18"/>
                  <w:lang w:val="en-US" w:eastAsia="zh-CN"/>
                </w:rPr>
                <w:t>53</w:t>
              </w:r>
            </w:ins>
            <w:del w:id="3906" w:author="赵翔-深圳" w:date="2024-12-20T21:11:53Z">
              <w:r>
                <w:rPr>
                  <w:rFonts w:hint="eastAsia"/>
                  <w:sz w:val="18"/>
                  <w:szCs w:val="18"/>
                  <w:lang w:val="en-US" w:eastAsia="zh-CN"/>
                </w:rPr>
                <w:delText>3</w:delText>
              </w:r>
            </w:del>
            <w:del w:id="3907" w:author="赵翔-深圳" w:date="2024-12-20T21:11:52Z">
              <w:r>
                <w:rPr>
                  <w:rFonts w:hint="eastAsia"/>
                  <w:sz w:val="18"/>
                  <w:szCs w:val="18"/>
                  <w:lang w:val="en-US" w:eastAsia="zh-CN"/>
                </w:rPr>
                <w:delText>09</w:delText>
              </w:r>
            </w:del>
            <w:r>
              <w:rPr>
                <w:sz w:val="18"/>
                <w:szCs w:val="18"/>
              </w:rPr>
              <w:t>+</w:t>
            </w:r>
            <w:ins w:id="3908" w:author="赵翔-深圳" w:date="2024-12-20T21:11:57Z">
              <w:r>
                <w:rPr>
                  <w:rFonts w:hint="eastAsia"/>
                  <w:sz w:val="18"/>
                  <w:szCs w:val="18"/>
                  <w:lang w:val="en-US" w:eastAsia="zh-CN"/>
                </w:rPr>
                <w:t>4</w:t>
              </w:r>
            </w:ins>
            <w:del w:id="3909" w:author="赵翔-深圳" w:date="2024-12-20T21:11:56Z">
              <w:r>
                <w:rPr>
                  <w:rFonts w:hint="eastAsia"/>
                  <w:sz w:val="18"/>
                  <w:szCs w:val="18"/>
                  <w:lang w:val="en-US" w:eastAsia="zh-CN"/>
                </w:rPr>
                <w:delText>9</w:delText>
              </w:r>
            </w:del>
            <w:r>
              <w:rPr>
                <w:rFonts w:hint="eastAsia"/>
                <w:sz w:val="18"/>
                <w:szCs w:val="18"/>
                <w:lang w:val="en-US" w:eastAsia="zh-CN"/>
              </w:rPr>
              <w:t>00</w:t>
            </w:r>
            <w:r>
              <w:rPr>
                <w:sz w:val="18"/>
                <w:szCs w:val="18"/>
              </w:rPr>
              <w:t>～</w:t>
            </w:r>
            <w:del w:id="3910" w:author="赵翔-深圳" w:date="2024-12-20T21:12:02Z">
              <w:r>
                <w:rPr>
                  <w:rFonts w:hint="eastAsia"/>
                  <w:sz w:val="18"/>
                  <w:szCs w:val="18"/>
                  <w:lang w:val="en-US" w:eastAsia="zh-CN"/>
                </w:rPr>
                <w:delText>YK</w:delText>
              </w:r>
            </w:del>
            <w:del w:id="3911" w:author="赵翔-深圳" w:date="2024-12-20T21:12:01Z">
              <w:r>
                <w:rPr>
                  <w:rFonts w:hint="eastAsia"/>
                  <w:sz w:val="18"/>
                  <w:szCs w:val="18"/>
                  <w:lang w:val="en-US" w:eastAsia="zh-CN"/>
                </w:rPr>
                <w:delText>310</w:delText>
              </w:r>
            </w:del>
            <w:r>
              <w:rPr>
                <w:sz w:val="18"/>
                <w:szCs w:val="18"/>
              </w:rPr>
              <w:t>+</w:t>
            </w:r>
            <w:ins w:id="3912" w:author="赵翔-深圳" w:date="2024-12-20T21:12:06Z">
              <w:r>
                <w:rPr>
                  <w:rFonts w:hint="eastAsia"/>
                  <w:sz w:val="18"/>
                  <w:szCs w:val="18"/>
                  <w:lang w:val="en-US" w:eastAsia="zh-CN"/>
                </w:rPr>
                <w:t>5</w:t>
              </w:r>
            </w:ins>
            <w:del w:id="3913" w:author="赵翔-深圳" w:date="2024-12-20T21:12:06Z">
              <w:r>
                <w:rPr>
                  <w:rFonts w:hint="eastAsia"/>
                  <w:sz w:val="18"/>
                  <w:szCs w:val="18"/>
                  <w:lang w:val="en-US" w:eastAsia="zh-CN"/>
                </w:rPr>
                <w:delText>0</w:delText>
              </w:r>
            </w:del>
            <w:r>
              <w:rPr>
                <w:rFonts w:hint="eastAsia"/>
                <w:sz w:val="18"/>
                <w:szCs w:val="18"/>
                <w:lang w:val="en-US" w:eastAsia="zh-CN"/>
              </w:rPr>
              <w:t>00</w:t>
            </w:r>
          </w:p>
        </w:tc>
        <w:tc>
          <w:tcPr>
            <w:tcW w:w="1129" w:type="dxa"/>
            <w:gridSpan w:val="2"/>
            <w:shd w:val="clear" w:color="auto" w:fill="auto"/>
            <w:vAlign w:val="center"/>
          </w:tcPr>
          <w:p w14:paraId="39AEC457">
            <w:pPr>
              <w:jc w:val="center"/>
              <w:rPr>
                <w:rFonts w:hint="default"/>
                <w:sz w:val="18"/>
                <w:szCs w:val="18"/>
                <w:lang w:val="en-US" w:eastAsia="zh-CN"/>
              </w:rPr>
            </w:pPr>
            <w:ins w:id="3914" w:author="赵翔-深圳" w:date="2024-12-20T21:13:41Z">
              <w:r>
                <w:rPr>
                  <w:rFonts w:hint="eastAsia"/>
                  <w:sz w:val="18"/>
                  <w:szCs w:val="18"/>
                  <w:lang w:val="en-US" w:eastAsia="zh-CN"/>
                </w:rPr>
                <w:t>0</w:t>
              </w:r>
            </w:ins>
            <w:del w:id="3915" w:author="赵翔-深圳" w:date="2024-12-20T21:13:41Z">
              <w:r>
                <w:rPr>
                  <w:rFonts w:hint="eastAsia"/>
                  <w:sz w:val="18"/>
                  <w:szCs w:val="18"/>
                  <w:lang w:val="en-US" w:eastAsia="zh-CN"/>
                </w:rPr>
                <w:delText>1</w:delText>
              </w:r>
            </w:del>
          </w:p>
        </w:tc>
        <w:tc>
          <w:tcPr>
            <w:tcW w:w="917" w:type="dxa"/>
            <w:shd w:val="clear" w:color="auto" w:fill="auto"/>
            <w:vAlign w:val="center"/>
          </w:tcPr>
          <w:p w14:paraId="55DD33CA">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4C99D91C">
            <w:pPr>
              <w:jc w:val="center"/>
              <w:rPr>
                <w:rFonts w:hint="default"/>
                <w:sz w:val="18"/>
                <w:szCs w:val="18"/>
                <w:lang w:val="en-US" w:eastAsia="zh-CN"/>
              </w:rPr>
            </w:pPr>
            <w:r>
              <w:rPr>
                <w:rFonts w:hint="eastAsia"/>
                <w:sz w:val="18"/>
                <w:szCs w:val="18"/>
                <w:lang w:val="en-US" w:eastAsia="zh-CN"/>
              </w:rPr>
              <w:t>0</w:t>
            </w:r>
          </w:p>
        </w:tc>
        <w:tc>
          <w:tcPr>
            <w:tcW w:w="917" w:type="dxa"/>
            <w:shd w:val="clear" w:color="auto" w:fill="auto"/>
            <w:vAlign w:val="center"/>
          </w:tcPr>
          <w:p w14:paraId="218104CC">
            <w:pPr>
              <w:jc w:val="center"/>
              <w:rPr>
                <w:rFonts w:hint="default"/>
                <w:sz w:val="18"/>
                <w:szCs w:val="18"/>
                <w:lang w:val="en-US" w:eastAsia="zh-CN"/>
              </w:rPr>
            </w:pPr>
            <w:r>
              <w:rPr>
                <w:rFonts w:hint="eastAsia"/>
                <w:sz w:val="18"/>
                <w:szCs w:val="18"/>
                <w:lang w:val="en-US" w:eastAsia="zh-CN"/>
              </w:rPr>
              <w:t>0</w:t>
            </w:r>
          </w:p>
        </w:tc>
        <w:tc>
          <w:tcPr>
            <w:tcW w:w="835" w:type="dxa"/>
            <w:shd w:val="clear" w:color="auto" w:fill="auto"/>
            <w:vAlign w:val="center"/>
          </w:tcPr>
          <w:p w14:paraId="3B398727">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588BEB59">
            <w:pPr>
              <w:jc w:val="center"/>
              <w:rPr>
                <w:sz w:val="18"/>
                <w:szCs w:val="18"/>
              </w:rPr>
            </w:pPr>
            <w:r>
              <w:rPr>
                <w:sz w:val="18"/>
                <w:szCs w:val="18"/>
              </w:rPr>
              <w:t>0</w:t>
            </w:r>
          </w:p>
        </w:tc>
        <w:tc>
          <w:tcPr>
            <w:tcW w:w="917" w:type="dxa"/>
            <w:shd w:val="clear" w:color="auto" w:fill="auto"/>
            <w:vAlign w:val="center"/>
          </w:tcPr>
          <w:p w14:paraId="2FD64F68">
            <w:pPr>
              <w:jc w:val="center"/>
              <w:rPr>
                <w:sz w:val="18"/>
                <w:szCs w:val="18"/>
              </w:rPr>
            </w:pPr>
            <w:r>
              <w:rPr>
                <w:sz w:val="18"/>
                <w:szCs w:val="18"/>
              </w:rPr>
              <w:t>0</w:t>
            </w:r>
          </w:p>
        </w:tc>
        <w:tc>
          <w:tcPr>
            <w:tcW w:w="1048" w:type="dxa"/>
            <w:shd w:val="clear" w:color="auto" w:fill="auto"/>
            <w:vAlign w:val="center"/>
          </w:tcPr>
          <w:p w14:paraId="2FE53D81">
            <w:pPr>
              <w:jc w:val="center"/>
              <w:rPr>
                <w:sz w:val="18"/>
                <w:szCs w:val="18"/>
              </w:rPr>
            </w:pPr>
            <w:r>
              <w:rPr>
                <w:sz w:val="18"/>
                <w:szCs w:val="18"/>
              </w:rPr>
              <w:t>0</w:t>
            </w:r>
          </w:p>
        </w:tc>
      </w:tr>
      <w:tr w14:paraId="10BF92E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44970DB">
            <w:pPr>
              <w:jc w:val="center"/>
              <w:rPr>
                <w:rFonts w:hint="eastAsia" w:eastAsia="宋体"/>
                <w:sz w:val="18"/>
                <w:szCs w:val="18"/>
                <w:lang w:val="en-US" w:eastAsia="zh-CN"/>
              </w:rPr>
            </w:pPr>
            <w:r>
              <w:rPr>
                <w:rFonts w:hint="eastAsia"/>
                <w:sz w:val="18"/>
                <w:szCs w:val="18"/>
                <w:lang w:val="en-US" w:eastAsia="zh-CN"/>
              </w:rPr>
              <w:t>9</w:t>
            </w:r>
          </w:p>
        </w:tc>
        <w:tc>
          <w:tcPr>
            <w:tcW w:w="1188" w:type="dxa"/>
            <w:shd w:val="clear" w:color="auto" w:fill="auto"/>
            <w:vAlign w:val="center"/>
          </w:tcPr>
          <w:p w14:paraId="7DFAE9B3">
            <w:pPr>
              <w:rPr>
                <w:rFonts w:hint="default" w:eastAsia="宋体"/>
                <w:sz w:val="18"/>
                <w:szCs w:val="18"/>
                <w:lang w:val="en-US" w:eastAsia="zh-CN"/>
              </w:rPr>
            </w:pPr>
            <w:r>
              <w:rPr>
                <w:sz w:val="18"/>
                <w:szCs w:val="18"/>
              </w:rPr>
              <w:t>YK</w:t>
            </w:r>
            <w:ins w:id="3916" w:author="赵翔-深圳" w:date="2024-12-20T21:12:11Z">
              <w:r>
                <w:rPr>
                  <w:rFonts w:hint="eastAsia"/>
                  <w:sz w:val="18"/>
                  <w:szCs w:val="18"/>
                  <w:lang w:val="en-US" w:eastAsia="zh-CN"/>
                </w:rPr>
                <w:t>053</w:t>
              </w:r>
            </w:ins>
            <w:del w:id="3917" w:author="赵翔-深圳" w:date="2024-12-20T21:12:10Z">
              <w:r>
                <w:rPr>
                  <w:rFonts w:hint="eastAsia"/>
                  <w:sz w:val="18"/>
                  <w:szCs w:val="18"/>
                  <w:lang w:val="en-US" w:eastAsia="zh-CN"/>
                </w:rPr>
                <w:delText>31</w:delText>
              </w:r>
            </w:del>
            <w:del w:id="3918" w:author="赵翔-深圳" w:date="2024-12-20T21:12:09Z">
              <w:r>
                <w:rPr>
                  <w:rFonts w:hint="eastAsia"/>
                  <w:sz w:val="18"/>
                  <w:szCs w:val="18"/>
                  <w:lang w:val="en-US" w:eastAsia="zh-CN"/>
                </w:rPr>
                <w:delText>0</w:delText>
              </w:r>
            </w:del>
            <w:r>
              <w:rPr>
                <w:sz w:val="18"/>
                <w:szCs w:val="18"/>
              </w:rPr>
              <w:t>+</w:t>
            </w:r>
            <w:ins w:id="3919" w:author="赵翔-深圳" w:date="2024-12-20T21:12:14Z">
              <w:r>
                <w:rPr>
                  <w:rFonts w:hint="eastAsia"/>
                  <w:sz w:val="18"/>
                  <w:szCs w:val="18"/>
                  <w:lang w:val="en-US" w:eastAsia="zh-CN"/>
                </w:rPr>
                <w:t>5</w:t>
              </w:r>
            </w:ins>
            <w:del w:id="3920" w:author="赵翔-深圳" w:date="2024-12-20T21:12:13Z">
              <w:r>
                <w:rPr>
                  <w:rFonts w:hint="eastAsia"/>
                  <w:sz w:val="18"/>
                  <w:szCs w:val="18"/>
                  <w:lang w:val="en-US" w:eastAsia="zh-CN"/>
                </w:rPr>
                <w:delText>0</w:delText>
              </w:r>
            </w:del>
            <w:r>
              <w:rPr>
                <w:rFonts w:hint="eastAsia"/>
                <w:sz w:val="18"/>
                <w:szCs w:val="18"/>
                <w:lang w:val="en-US" w:eastAsia="zh-CN"/>
              </w:rPr>
              <w:t>00</w:t>
            </w:r>
            <w:r>
              <w:rPr>
                <w:sz w:val="18"/>
                <w:szCs w:val="18"/>
              </w:rPr>
              <w:t>～+</w:t>
            </w:r>
            <w:ins w:id="3921" w:author="赵翔-深圳" w:date="2024-12-20T21:12:22Z">
              <w:r>
                <w:rPr>
                  <w:rFonts w:hint="eastAsia"/>
                  <w:sz w:val="18"/>
                  <w:szCs w:val="18"/>
                  <w:lang w:val="en-US" w:eastAsia="zh-CN"/>
                </w:rPr>
                <w:t>595</w:t>
              </w:r>
            </w:ins>
            <w:del w:id="3922" w:author="赵翔-深圳" w:date="2024-12-20T21:12:21Z">
              <w:r>
                <w:rPr>
                  <w:rFonts w:hint="eastAsia"/>
                  <w:sz w:val="18"/>
                  <w:szCs w:val="18"/>
                  <w:lang w:val="en-US" w:eastAsia="zh-CN"/>
                </w:rPr>
                <w:delText>0</w:delText>
              </w:r>
            </w:del>
            <w:del w:id="3923" w:author="赵翔-深圳" w:date="2024-12-20T21:12:20Z">
              <w:r>
                <w:rPr>
                  <w:rFonts w:hint="eastAsia"/>
                  <w:sz w:val="18"/>
                  <w:szCs w:val="18"/>
                  <w:lang w:val="en-US" w:eastAsia="zh-CN"/>
                </w:rPr>
                <w:delText>55</w:delText>
              </w:r>
            </w:del>
          </w:p>
        </w:tc>
        <w:tc>
          <w:tcPr>
            <w:tcW w:w="1129" w:type="dxa"/>
            <w:gridSpan w:val="2"/>
            <w:shd w:val="clear" w:color="auto" w:fill="auto"/>
            <w:vAlign w:val="center"/>
          </w:tcPr>
          <w:p w14:paraId="648F48F9">
            <w:pPr>
              <w:jc w:val="center"/>
              <w:rPr>
                <w:rFonts w:hint="default"/>
                <w:sz w:val="18"/>
                <w:szCs w:val="18"/>
                <w:lang w:val="en-US" w:eastAsia="zh-CN"/>
              </w:rPr>
            </w:pPr>
            <w:ins w:id="3924" w:author="赵翔-深圳" w:date="2024-12-20T21:13:44Z">
              <w:r>
                <w:rPr>
                  <w:rFonts w:hint="eastAsia"/>
                  <w:sz w:val="18"/>
                  <w:szCs w:val="18"/>
                  <w:lang w:val="en-US" w:eastAsia="zh-CN"/>
                </w:rPr>
                <w:t>0</w:t>
              </w:r>
            </w:ins>
            <w:del w:id="3925" w:author="赵翔-深圳" w:date="2024-12-20T21:13:44Z">
              <w:r>
                <w:rPr>
                  <w:rFonts w:hint="eastAsia"/>
                  <w:sz w:val="18"/>
                  <w:szCs w:val="18"/>
                  <w:lang w:val="en-US" w:eastAsia="zh-CN"/>
                </w:rPr>
                <w:delText>1</w:delText>
              </w:r>
            </w:del>
          </w:p>
        </w:tc>
        <w:tc>
          <w:tcPr>
            <w:tcW w:w="917" w:type="dxa"/>
            <w:shd w:val="clear" w:color="auto" w:fill="auto"/>
            <w:vAlign w:val="center"/>
          </w:tcPr>
          <w:p w14:paraId="6BC8CF00">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4D7BC2F5">
            <w:pPr>
              <w:jc w:val="center"/>
              <w:rPr>
                <w:rFonts w:hint="default"/>
                <w:sz w:val="18"/>
                <w:szCs w:val="18"/>
                <w:lang w:val="en-US" w:eastAsia="zh-CN"/>
              </w:rPr>
            </w:pPr>
            <w:r>
              <w:rPr>
                <w:rFonts w:hint="eastAsia"/>
                <w:sz w:val="18"/>
                <w:szCs w:val="18"/>
                <w:lang w:val="en-US" w:eastAsia="zh-CN"/>
              </w:rPr>
              <w:t>0</w:t>
            </w:r>
          </w:p>
        </w:tc>
        <w:tc>
          <w:tcPr>
            <w:tcW w:w="917" w:type="dxa"/>
            <w:shd w:val="clear" w:color="auto" w:fill="auto"/>
            <w:vAlign w:val="center"/>
          </w:tcPr>
          <w:p w14:paraId="610885BD">
            <w:pPr>
              <w:jc w:val="center"/>
              <w:rPr>
                <w:rFonts w:hint="default"/>
                <w:sz w:val="18"/>
                <w:szCs w:val="18"/>
                <w:lang w:val="en-US" w:eastAsia="zh-CN"/>
              </w:rPr>
            </w:pPr>
            <w:r>
              <w:rPr>
                <w:rFonts w:hint="eastAsia"/>
                <w:sz w:val="18"/>
                <w:szCs w:val="18"/>
                <w:lang w:val="en-US" w:eastAsia="zh-CN"/>
              </w:rPr>
              <w:t>0</w:t>
            </w:r>
          </w:p>
        </w:tc>
        <w:tc>
          <w:tcPr>
            <w:tcW w:w="835" w:type="dxa"/>
            <w:shd w:val="clear" w:color="auto" w:fill="auto"/>
            <w:vAlign w:val="center"/>
          </w:tcPr>
          <w:p w14:paraId="2FB7D00F">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3B9C93E4">
            <w:pPr>
              <w:jc w:val="center"/>
              <w:rPr>
                <w:sz w:val="18"/>
                <w:szCs w:val="18"/>
              </w:rPr>
            </w:pPr>
            <w:r>
              <w:rPr>
                <w:sz w:val="18"/>
                <w:szCs w:val="18"/>
              </w:rPr>
              <w:t>0</w:t>
            </w:r>
          </w:p>
        </w:tc>
        <w:tc>
          <w:tcPr>
            <w:tcW w:w="917" w:type="dxa"/>
            <w:shd w:val="clear" w:color="auto" w:fill="auto"/>
            <w:vAlign w:val="center"/>
          </w:tcPr>
          <w:p w14:paraId="7B525926">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14C0ED99">
            <w:pPr>
              <w:jc w:val="center"/>
              <w:rPr>
                <w:sz w:val="18"/>
                <w:szCs w:val="18"/>
              </w:rPr>
            </w:pPr>
            <w:r>
              <w:rPr>
                <w:sz w:val="18"/>
                <w:szCs w:val="18"/>
              </w:rPr>
              <w:t>0</w:t>
            </w:r>
          </w:p>
        </w:tc>
      </w:tr>
      <w:tr w14:paraId="446B1DB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00AF1B66">
            <w:pPr>
              <w:jc w:val="center"/>
              <w:rPr>
                <w:sz w:val="18"/>
                <w:szCs w:val="18"/>
              </w:rPr>
            </w:pPr>
            <w:r>
              <w:rPr>
                <w:sz w:val="18"/>
                <w:szCs w:val="18"/>
              </w:rPr>
              <w:t>Max(JGCJ</w:t>
            </w:r>
            <w:r>
              <w:rPr>
                <w:sz w:val="18"/>
                <w:szCs w:val="18"/>
                <w:vertAlign w:val="subscript"/>
              </w:rPr>
              <w:t>ij</w:t>
            </w:r>
            <w:r>
              <w:rPr>
                <w:sz w:val="18"/>
                <w:szCs w:val="18"/>
              </w:rPr>
              <w:t>)</w:t>
            </w:r>
          </w:p>
        </w:tc>
        <w:tc>
          <w:tcPr>
            <w:tcW w:w="1129" w:type="dxa"/>
            <w:gridSpan w:val="2"/>
            <w:shd w:val="clear" w:color="auto" w:fill="auto"/>
            <w:vAlign w:val="center"/>
          </w:tcPr>
          <w:p w14:paraId="2CBC1B1B">
            <w:pPr>
              <w:jc w:val="center"/>
              <w:rPr>
                <w:rFonts w:hint="default" w:eastAsia="宋体"/>
                <w:sz w:val="18"/>
                <w:szCs w:val="18"/>
                <w:lang w:val="en-US" w:eastAsia="zh-CN"/>
              </w:rPr>
            </w:pPr>
            <w:r>
              <w:rPr>
                <w:rFonts w:hint="eastAsia"/>
                <w:sz w:val="18"/>
                <w:szCs w:val="18"/>
                <w:lang w:val="en-US" w:eastAsia="zh-CN"/>
              </w:rPr>
              <w:t>1</w:t>
            </w:r>
          </w:p>
        </w:tc>
        <w:tc>
          <w:tcPr>
            <w:tcW w:w="917" w:type="dxa"/>
            <w:shd w:val="clear" w:color="auto" w:fill="auto"/>
            <w:vAlign w:val="center"/>
          </w:tcPr>
          <w:p w14:paraId="0BEDC04E">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1F632056">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613AEA1A">
            <w:pPr>
              <w:jc w:val="center"/>
              <w:rPr>
                <w:rFonts w:hint="default"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7D862DE0">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E720A5A">
            <w:pPr>
              <w:jc w:val="center"/>
              <w:rPr>
                <w:sz w:val="18"/>
                <w:szCs w:val="18"/>
              </w:rPr>
            </w:pPr>
            <w:r>
              <w:rPr>
                <w:sz w:val="18"/>
                <w:szCs w:val="18"/>
              </w:rPr>
              <w:t>0</w:t>
            </w:r>
          </w:p>
        </w:tc>
        <w:tc>
          <w:tcPr>
            <w:tcW w:w="917" w:type="dxa"/>
            <w:shd w:val="clear" w:color="auto" w:fill="auto"/>
            <w:vAlign w:val="center"/>
          </w:tcPr>
          <w:p w14:paraId="37C28BF0">
            <w:pPr>
              <w:jc w:val="center"/>
              <w:rPr>
                <w:rFonts w:hint="default" w:eastAsia="宋体"/>
                <w:sz w:val="18"/>
                <w:szCs w:val="18"/>
                <w:lang w:val="en-US" w:eastAsia="zh-CN"/>
              </w:rPr>
            </w:pPr>
            <w:ins w:id="3926" w:author="赵翔-深圳" w:date="2024-12-20T21:14:24Z">
              <w:r>
                <w:rPr>
                  <w:rFonts w:hint="eastAsia"/>
                  <w:sz w:val="18"/>
                  <w:szCs w:val="18"/>
                  <w:lang w:val="en-US" w:eastAsia="zh-CN"/>
                </w:rPr>
                <w:t>1</w:t>
              </w:r>
            </w:ins>
            <w:del w:id="3927" w:author="赵翔-深圳" w:date="2024-12-20T21:14:24Z">
              <w:r>
                <w:rPr>
                  <w:rFonts w:hint="eastAsia"/>
                  <w:sz w:val="18"/>
                  <w:szCs w:val="18"/>
                  <w:lang w:val="en-US" w:eastAsia="zh-CN"/>
                </w:rPr>
                <w:delText>0</w:delText>
              </w:r>
            </w:del>
          </w:p>
        </w:tc>
        <w:tc>
          <w:tcPr>
            <w:tcW w:w="1048" w:type="dxa"/>
            <w:shd w:val="clear" w:color="auto" w:fill="auto"/>
            <w:vAlign w:val="center"/>
          </w:tcPr>
          <w:p w14:paraId="044AF597">
            <w:pPr>
              <w:jc w:val="center"/>
              <w:rPr>
                <w:sz w:val="18"/>
                <w:szCs w:val="18"/>
              </w:rPr>
            </w:pPr>
            <w:r>
              <w:rPr>
                <w:sz w:val="18"/>
                <w:szCs w:val="18"/>
              </w:rPr>
              <w:t>0</w:t>
            </w:r>
          </w:p>
        </w:tc>
      </w:tr>
      <w:tr w14:paraId="3F6652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7E06CE14">
            <w:pPr>
              <w:jc w:val="center"/>
              <w:rPr>
                <w:sz w:val="18"/>
                <w:szCs w:val="18"/>
              </w:rPr>
            </w:pPr>
            <w:r>
              <w:rPr>
                <w:sz w:val="18"/>
                <w:szCs w:val="18"/>
              </w:rPr>
              <w:t>权重</w:t>
            </w:r>
            <w:r>
              <w:rPr>
                <w:szCs w:val="21"/>
              </w:rPr>
              <w:t>w</w:t>
            </w:r>
            <w:r>
              <w:rPr>
                <w:szCs w:val="21"/>
                <w:vertAlign w:val="subscript"/>
              </w:rPr>
              <w:t>i</w:t>
            </w:r>
          </w:p>
        </w:tc>
        <w:tc>
          <w:tcPr>
            <w:tcW w:w="2046" w:type="dxa"/>
            <w:gridSpan w:val="3"/>
            <w:shd w:val="clear" w:color="auto" w:fill="auto"/>
            <w:vAlign w:val="center"/>
          </w:tcPr>
          <w:p w14:paraId="241AEFB4">
            <w:pPr>
              <w:jc w:val="center"/>
              <w:rPr>
                <w:sz w:val="18"/>
                <w:szCs w:val="18"/>
              </w:rPr>
            </w:pPr>
            <w:r>
              <w:rPr>
                <w:sz w:val="18"/>
                <w:szCs w:val="18"/>
              </w:rPr>
              <w:t>40</w:t>
            </w:r>
          </w:p>
        </w:tc>
        <w:tc>
          <w:tcPr>
            <w:tcW w:w="917" w:type="dxa"/>
            <w:shd w:val="clear" w:color="auto" w:fill="auto"/>
            <w:vAlign w:val="center"/>
          </w:tcPr>
          <w:p w14:paraId="2CE8D9B9">
            <w:pPr>
              <w:jc w:val="center"/>
              <w:rPr>
                <w:sz w:val="18"/>
                <w:szCs w:val="18"/>
              </w:rPr>
            </w:pPr>
            <w:r>
              <w:rPr>
                <w:sz w:val="18"/>
                <w:szCs w:val="18"/>
              </w:rPr>
              <w:t>15</w:t>
            </w:r>
          </w:p>
        </w:tc>
        <w:tc>
          <w:tcPr>
            <w:tcW w:w="917" w:type="dxa"/>
            <w:shd w:val="clear" w:color="auto" w:fill="auto"/>
            <w:vAlign w:val="center"/>
          </w:tcPr>
          <w:p w14:paraId="5419F91B">
            <w:pPr>
              <w:jc w:val="center"/>
              <w:rPr>
                <w:sz w:val="18"/>
                <w:szCs w:val="18"/>
              </w:rPr>
            </w:pPr>
            <w:r>
              <w:rPr>
                <w:sz w:val="18"/>
                <w:szCs w:val="18"/>
              </w:rPr>
              <w:t>2</w:t>
            </w:r>
          </w:p>
        </w:tc>
        <w:tc>
          <w:tcPr>
            <w:tcW w:w="835" w:type="dxa"/>
            <w:shd w:val="clear" w:color="auto" w:fill="auto"/>
            <w:vAlign w:val="center"/>
          </w:tcPr>
          <w:p w14:paraId="4CB8FD28">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6</w:t>
            </w:r>
          </w:p>
        </w:tc>
        <w:tc>
          <w:tcPr>
            <w:tcW w:w="999" w:type="dxa"/>
            <w:gridSpan w:val="2"/>
            <w:shd w:val="clear" w:color="auto" w:fill="auto"/>
            <w:vAlign w:val="center"/>
          </w:tcPr>
          <w:p w14:paraId="6CA795BF">
            <w:pPr>
              <w:jc w:val="center"/>
              <w:rPr>
                <w:sz w:val="18"/>
                <w:szCs w:val="18"/>
              </w:rPr>
            </w:pPr>
            <w:r>
              <w:rPr>
                <w:sz w:val="18"/>
                <w:szCs w:val="18"/>
              </w:rPr>
              <w:t>10</w:t>
            </w:r>
          </w:p>
        </w:tc>
        <w:tc>
          <w:tcPr>
            <w:tcW w:w="917" w:type="dxa"/>
            <w:shd w:val="clear" w:color="auto" w:fill="auto"/>
            <w:vAlign w:val="center"/>
          </w:tcPr>
          <w:p w14:paraId="187D6A87">
            <w:pPr>
              <w:jc w:val="center"/>
              <w:rPr>
                <w:sz w:val="18"/>
                <w:szCs w:val="18"/>
              </w:rPr>
            </w:pPr>
            <w:r>
              <w:rPr>
                <w:sz w:val="18"/>
                <w:szCs w:val="18"/>
              </w:rPr>
              <w:t>2</w:t>
            </w:r>
          </w:p>
        </w:tc>
        <w:tc>
          <w:tcPr>
            <w:tcW w:w="1048" w:type="dxa"/>
            <w:shd w:val="clear" w:color="auto" w:fill="auto"/>
            <w:vAlign w:val="center"/>
          </w:tcPr>
          <w:p w14:paraId="555CF052">
            <w:pPr>
              <w:jc w:val="center"/>
              <w:rPr>
                <w:sz w:val="18"/>
                <w:szCs w:val="18"/>
              </w:rPr>
            </w:pPr>
            <w:r>
              <w:rPr>
                <w:sz w:val="18"/>
                <w:szCs w:val="18"/>
              </w:rPr>
              <w:t>5</w:t>
            </w:r>
          </w:p>
        </w:tc>
      </w:tr>
      <w:tr w14:paraId="53E886D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23CF347">
            <w:pPr>
              <w:jc w:val="center"/>
              <w:rPr>
                <w:sz w:val="18"/>
                <w:szCs w:val="18"/>
              </w:rPr>
            </w:pPr>
            <w:r>
              <w:rPr>
                <w:sz w:val="18"/>
                <w:szCs w:val="18"/>
              </w:rPr>
              <w:t>JGCI</w:t>
            </w:r>
          </w:p>
        </w:tc>
        <w:tc>
          <w:tcPr>
            <w:tcW w:w="2963" w:type="dxa"/>
            <w:gridSpan w:val="4"/>
            <w:shd w:val="clear" w:color="auto" w:fill="auto"/>
            <w:vAlign w:val="center"/>
          </w:tcPr>
          <w:p w14:paraId="15924C45">
            <w:pPr>
              <w:jc w:val="center"/>
              <w:rPr>
                <w:rFonts w:hint="default" w:eastAsia="宋体"/>
                <w:sz w:val="18"/>
                <w:szCs w:val="18"/>
                <w:lang w:val="en-US" w:eastAsia="zh-CN"/>
              </w:rPr>
            </w:pPr>
            <w:ins w:id="3928" w:author="赵翔-深圳" w:date="2024-12-20T21:14:36Z">
              <w:r>
                <w:rPr>
                  <w:rFonts w:hint="eastAsia"/>
                  <w:sz w:val="18"/>
                  <w:szCs w:val="18"/>
                  <w:lang w:val="en-US" w:eastAsia="zh-CN"/>
                </w:rPr>
                <w:t>8</w:t>
              </w:r>
            </w:ins>
            <w:ins w:id="3929" w:author="赵翔-深圳" w:date="2024-12-20T21:14:37Z">
              <w:r>
                <w:rPr>
                  <w:rFonts w:hint="eastAsia"/>
                  <w:sz w:val="18"/>
                  <w:szCs w:val="18"/>
                  <w:lang w:val="en-US" w:eastAsia="zh-CN"/>
                </w:rPr>
                <w:t>8.2</w:t>
              </w:r>
            </w:ins>
            <w:ins w:id="3930" w:author="赵翔-深圳" w:date="2024-12-20T21:14:38Z">
              <w:r>
                <w:rPr>
                  <w:rFonts w:hint="eastAsia"/>
                  <w:sz w:val="18"/>
                  <w:szCs w:val="18"/>
                  <w:lang w:val="en-US" w:eastAsia="zh-CN"/>
                </w:rPr>
                <w:t>5</w:t>
              </w:r>
            </w:ins>
            <w:del w:id="3931" w:author="赵翔-深圳" w:date="2024-12-20T21:14:36Z">
              <w:r>
                <w:rPr>
                  <w:rFonts w:hint="eastAsia"/>
                  <w:sz w:val="18"/>
                  <w:szCs w:val="18"/>
                  <w:lang w:val="en-US" w:eastAsia="zh-CN"/>
                </w:rPr>
                <w:delText>9</w:delText>
              </w:r>
            </w:del>
            <w:del w:id="3932" w:author="赵翔-深圳" w:date="2024-12-20T21:14:35Z">
              <w:r>
                <w:rPr>
                  <w:rFonts w:hint="eastAsia"/>
                  <w:sz w:val="18"/>
                  <w:szCs w:val="18"/>
                  <w:lang w:val="en-US" w:eastAsia="zh-CN"/>
                </w:rPr>
                <w:delText>0.00</w:delText>
              </w:r>
            </w:del>
          </w:p>
        </w:tc>
        <w:tc>
          <w:tcPr>
            <w:tcW w:w="1752" w:type="dxa"/>
            <w:gridSpan w:val="2"/>
            <w:shd w:val="clear" w:color="auto" w:fill="auto"/>
            <w:vAlign w:val="center"/>
          </w:tcPr>
          <w:p w14:paraId="63F76318">
            <w:pPr>
              <w:jc w:val="center"/>
              <w:rPr>
                <w:sz w:val="18"/>
                <w:szCs w:val="18"/>
              </w:rPr>
            </w:pPr>
            <w:r>
              <w:rPr>
                <w:sz w:val="18"/>
                <w:szCs w:val="18"/>
              </w:rPr>
              <w:t>土建结构评定等级</w:t>
            </w:r>
          </w:p>
        </w:tc>
        <w:tc>
          <w:tcPr>
            <w:tcW w:w="2964" w:type="dxa"/>
            <w:gridSpan w:val="4"/>
            <w:shd w:val="clear" w:color="auto" w:fill="auto"/>
            <w:vAlign w:val="center"/>
          </w:tcPr>
          <w:p w14:paraId="5B4C0176">
            <w:pPr>
              <w:jc w:val="center"/>
              <w:rPr>
                <w:sz w:val="18"/>
                <w:szCs w:val="18"/>
              </w:rPr>
            </w:pPr>
            <w:r>
              <w:rPr>
                <w:rFonts w:hint="eastAsia"/>
                <w:sz w:val="18"/>
                <w:szCs w:val="18"/>
                <w:lang w:val="en-US" w:eastAsia="zh-CN"/>
              </w:rPr>
              <w:t>1</w:t>
            </w:r>
            <w:r>
              <w:rPr>
                <w:sz w:val="18"/>
                <w:szCs w:val="18"/>
              </w:rPr>
              <w:t>类</w:t>
            </w:r>
          </w:p>
        </w:tc>
      </w:tr>
      <w:tr w14:paraId="2E64CB2C">
        <w:tblPrEx>
          <w:tblCellMar>
            <w:top w:w="0" w:type="dxa"/>
            <w:left w:w="57" w:type="dxa"/>
            <w:bottom w:w="0" w:type="dxa"/>
            <w:right w:w="57" w:type="dxa"/>
          </w:tblCellMar>
        </w:tblPrEx>
        <w:trPr>
          <w:trHeight w:val="1020" w:hRule="atLeast"/>
        </w:trPr>
        <w:tc>
          <w:tcPr>
            <w:tcW w:w="1472" w:type="dxa"/>
            <w:gridSpan w:val="2"/>
            <w:shd w:val="clear" w:color="auto" w:fill="auto"/>
            <w:vAlign w:val="center"/>
          </w:tcPr>
          <w:p w14:paraId="18A68D4B">
            <w:pPr>
              <w:jc w:val="center"/>
              <w:rPr>
                <w:color w:val="FF0000"/>
                <w:sz w:val="18"/>
                <w:szCs w:val="18"/>
              </w:rPr>
            </w:pPr>
            <w:r>
              <w:rPr>
                <w:sz w:val="18"/>
                <w:szCs w:val="18"/>
              </w:rPr>
              <w:t>养护措施建议</w:t>
            </w:r>
          </w:p>
        </w:tc>
        <w:tc>
          <w:tcPr>
            <w:tcW w:w="7679" w:type="dxa"/>
            <w:gridSpan w:val="10"/>
            <w:shd w:val="clear" w:color="auto" w:fill="auto"/>
            <w:vAlign w:val="center"/>
          </w:tcPr>
          <w:p w14:paraId="129F014C">
            <w:pPr>
              <w:rPr>
                <w:color w:val="auto"/>
                <w:sz w:val="18"/>
                <w:szCs w:val="18"/>
                <w:rPrChange w:id="3933" w:author="赵翔-深圳" w:date="2024-12-22T14:05:48Z">
                  <w:rPr>
                    <w:sz w:val="18"/>
                    <w:szCs w:val="18"/>
                  </w:rPr>
                </w:rPrChange>
              </w:rPr>
            </w:pPr>
            <w:r>
              <w:rPr>
                <w:color w:val="auto"/>
                <w:sz w:val="18"/>
                <w:szCs w:val="18"/>
                <w:rPrChange w:id="3934" w:author="赵翔-深圳" w:date="2024-12-22T14:05:48Z">
                  <w:rPr>
                    <w:color w:val="FF0000"/>
                    <w:sz w:val="18"/>
                    <w:szCs w:val="18"/>
                  </w:rPr>
                </w:rPrChange>
              </w:rPr>
              <w:t>本次评定为</w:t>
            </w:r>
            <w:r>
              <w:rPr>
                <w:rFonts w:hint="eastAsia"/>
                <w:color w:val="auto"/>
                <w:sz w:val="18"/>
                <w:szCs w:val="18"/>
                <w:lang w:val="en-US" w:eastAsia="zh-CN"/>
                <w:rPrChange w:id="3935" w:author="赵翔-深圳" w:date="2024-12-22T14:05:48Z">
                  <w:rPr>
                    <w:rFonts w:hint="eastAsia"/>
                    <w:color w:val="FF0000"/>
                    <w:sz w:val="18"/>
                    <w:szCs w:val="18"/>
                    <w:lang w:val="en-US" w:eastAsia="zh-CN"/>
                  </w:rPr>
                </w:rPrChange>
              </w:rPr>
              <w:t>1</w:t>
            </w:r>
            <w:r>
              <w:rPr>
                <w:color w:val="auto"/>
                <w:sz w:val="18"/>
                <w:szCs w:val="18"/>
                <w:rPrChange w:id="3936" w:author="赵翔-深圳" w:date="2024-12-22T14:05:48Z">
                  <w:rPr>
                    <w:color w:val="FF0000"/>
                    <w:sz w:val="18"/>
                    <w:szCs w:val="18"/>
                  </w:rPr>
                </w:rPrChange>
              </w:rPr>
              <w:t>类隧道，按《公路隧道养护技术规范》（JTG H12-2015）相关要求，对2类隧道或存在技术状况值为1的分项时，应按需进行保养维修；评定状况值为2的分项时，应对局部实施病害处治。详细建议见下文第8章。</w:t>
            </w:r>
          </w:p>
        </w:tc>
      </w:tr>
      <w:tr w14:paraId="689911F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25A11DFA">
            <w:pPr>
              <w:jc w:val="center"/>
              <w:rPr>
                <w:sz w:val="18"/>
                <w:szCs w:val="18"/>
              </w:rPr>
            </w:pPr>
            <w:r>
              <w:rPr>
                <w:sz w:val="18"/>
                <w:szCs w:val="18"/>
              </w:rPr>
              <w:t>评定人</w:t>
            </w:r>
          </w:p>
        </w:tc>
        <w:tc>
          <w:tcPr>
            <w:tcW w:w="2963" w:type="dxa"/>
            <w:gridSpan w:val="4"/>
            <w:shd w:val="clear" w:color="auto" w:fill="auto"/>
            <w:vAlign w:val="center"/>
          </w:tcPr>
          <w:p w14:paraId="3C71DBA3">
            <w:pPr>
              <w:jc w:val="center"/>
              <w:rPr>
                <w:sz w:val="18"/>
                <w:szCs w:val="18"/>
              </w:rPr>
            </w:pPr>
            <w:ins w:id="3937" w:author="赵翔-深圳" w:date="2024-12-22T14:05:51Z">
              <w:r>
                <w:rPr>
                  <w:rFonts w:hint="eastAsia"/>
                  <w:color w:val="auto"/>
                  <w:sz w:val="18"/>
                  <w:szCs w:val="18"/>
                  <w:lang w:val="en-US" w:eastAsia="zh-CN"/>
                  <w:rPrChange w:id="3938" w:author="赵翔-深圳" w:date="2024-12-22T14:05:59Z">
                    <w:rPr>
                      <w:rFonts w:hint="eastAsia"/>
                      <w:color w:val="FF0000"/>
                      <w:sz w:val="18"/>
                      <w:szCs w:val="18"/>
                      <w:lang w:val="en-US" w:eastAsia="zh-CN"/>
                    </w:rPr>
                  </w:rPrChange>
                </w:rPr>
                <w:t>赵翔</w:t>
              </w:r>
            </w:ins>
            <w:del w:id="3939" w:author="赵翔-深圳" w:date="2024-12-22T14:05:50Z">
              <w:r>
                <w:rPr>
                  <w:color w:val="FF0000"/>
                  <w:sz w:val="18"/>
                  <w:szCs w:val="18"/>
                </w:rPr>
                <w:delText>X</w:delText>
              </w:r>
            </w:del>
            <w:del w:id="3940" w:author="赵翔-深圳" w:date="2024-12-22T14:05:49Z">
              <w:r>
                <w:rPr>
                  <w:color w:val="FF0000"/>
                  <w:sz w:val="18"/>
                  <w:szCs w:val="18"/>
                </w:rPr>
                <w:delText>X</w:delText>
              </w:r>
            </w:del>
          </w:p>
        </w:tc>
        <w:tc>
          <w:tcPr>
            <w:tcW w:w="1833" w:type="dxa"/>
            <w:gridSpan w:val="3"/>
            <w:shd w:val="clear" w:color="auto" w:fill="auto"/>
            <w:vAlign w:val="center"/>
          </w:tcPr>
          <w:p w14:paraId="56B5489A">
            <w:pPr>
              <w:jc w:val="center"/>
            </w:pPr>
            <w:r>
              <w:rPr>
                <w:sz w:val="18"/>
                <w:szCs w:val="18"/>
              </w:rPr>
              <w:t>负责人</w:t>
            </w:r>
          </w:p>
        </w:tc>
        <w:tc>
          <w:tcPr>
            <w:tcW w:w="2883" w:type="dxa"/>
            <w:gridSpan w:val="3"/>
            <w:shd w:val="clear" w:color="auto" w:fill="auto"/>
            <w:vAlign w:val="center"/>
          </w:tcPr>
          <w:p w14:paraId="48D5904B">
            <w:pPr>
              <w:jc w:val="center"/>
            </w:pPr>
            <w:ins w:id="3941" w:author="赵翔-深圳" w:date="2024-12-22T14:05:54Z">
              <w:r>
                <w:rPr>
                  <w:rFonts w:hint="eastAsia"/>
                  <w:color w:val="auto"/>
                  <w:sz w:val="18"/>
                  <w:szCs w:val="18"/>
                  <w:lang w:val="en-US" w:eastAsia="zh-CN"/>
                  <w:rPrChange w:id="3942" w:author="赵翔-深圳" w:date="2024-12-22T14:06:01Z">
                    <w:rPr>
                      <w:rFonts w:hint="eastAsia"/>
                      <w:color w:val="FF0000"/>
                      <w:sz w:val="18"/>
                      <w:szCs w:val="18"/>
                      <w:lang w:val="en-US" w:eastAsia="zh-CN"/>
                    </w:rPr>
                  </w:rPrChange>
                </w:rPr>
                <w:t>蒙</w:t>
              </w:r>
            </w:ins>
            <w:ins w:id="3943" w:author="赵翔-深圳" w:date="2024-12-22T14:05:55Z">
              <w:r>
                <w:rPr>
                  <w:rFonts w:hint="eastAsia"/>
                  <w:color w:val="auto"/>
                  <w:sz w:val="18"/>
                  <w:szCs w:val="18"/>
                  <w:lang w:val="en-US" w:eastAsia="zh-CN"/>
                  <w:rPrChange w:id="3944" w:author="赵翔-深圳" w:date="2024-12-22T14:06:01Z">
                    <w:rPr>
                      <w:rFonts w:hint="eastAsia"/>
                      <w:color w:val="FF0000"/>
                      <w:sz w:val="18"/>
                      <w:szCs w:val="18"/>
                      <w:lang w:val="en-US" w:eastAsia="zh-CN"/>
                    </w:rPr>
                  </w:rPrChange>
                </w:rPr>
                <w:t>水</w:t>
              </w:r>
            </w:ins>
            <w:ins w:id="3945" w:author="赵翔-深圳" w:date="2024-12-22T14:05:56Z">
              <w:r>
                <w:rPr>
                  <w:rFonts w:hint="eastAsia"/>
                  <w:color w:val="auto"/>
                  <w:sz w:val="18"/>
                  <w:szCs w:val="18"/>
                  <w:lang w:val="en-US" w:eastAsia="zh-CN"/>
                  <w:rPrChange w:id="3946" w:author="赵翔-深圳" w:date="2024-12-22T14:06:01Z">
                    <w:rPr>
                      <w:rFonts w:hint="eastAsia"/>
                      <w:color w:val="FF0000"/>
                      <w:sz w:val="18"/>
                      <w:szCs w:val="18"/>
                      <w:lang w:val="en-US" w:eastAsia="zh-CN"/>
                    </w:rPr>
                  </w:rPrChange>
                </w:rPr>
                <w:t>儒</w:t>
              </w:r>
            </w:ins>
            <w:del w:id="3947" w:author="赵翔-深圳" w:date="2024-12-22T14:05:53Z">
              <w:r>
                <w:rPr>
                  <w:color w:val="FF0000"/>
                  <w:sz w:val="18"/>
                  <w:szCs w:val="18"/>
                </w:rPr>
                <w:delText>XX</w:delText>
              </w:r>
            </w:del>
          </w:p>
        </w:tc>
      </w:tr>
    </w:tbl>
    <w:p w14:paraId="5EAD214E">
      <w:pPr>
        <w:pStyle w:val="5"/>
        <w:numPr>
          <w:ilvl w:val="1"/>
          <w:numId w:val="0"/>
        </w:numPr>
        <w:spacing w:before="156"/>
      </w:pPr>
      <w:bookmarkStart w:id="207" w:name="_Toc19142"/>
      <w:bookmarkStart w:id="208" w:name="_Toc25919"/>
      <w:bookmarkStart w:id="209" w:name="_Toc181002967"/>
      <w:bookmarkStart w:id="210" w:name="_Toc25606"/>
      <w:bookmarkStart w:id="211" w:name="_Toc25943"/>
      <w:bookmarkStart w:id="212" w:name="_Toc12582"/>
      <w:r>
        <w:t>5.2 其他工程设施</w:t>
      </w:r>
      <w:bookmarkEnd w:id="207"/>
      <w:bookmarkEnd w:id="208"/>
      <w:bookmarkEnd w:id="209"/>
      <w:bookmarkEnd w:id="210"/>
    </w:p>
    <w:p w14:paraId="696B4D99">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赤水溪隧道</w:t>
      </w:r>
      <w:r>
        <w:rPr>
          <w:sz w:val="24"/>
          <w:szCs w:val="24"/>
        </w:rPr>
        <w:t>其他工程设施检测和检查结果进行评分，如下表所示：</w:t>
      </w:r>
    </w:p>
    <w:p w14:paraId="28488450">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151D7D16">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4D9C825A">
            <w:pPr>
              <w:widowControl/>
              <w:jc w:val="center"/>
              <w:rPr>
                <w:rFonts w:hint="default"/>
                <w:kern w:val="0"/>
                <w:sz w:val="18"/>
                <w:szCs w:val="18"/>
                <w:rPrChange w:id="3948" w:author="赵翔-深圳" w:date="2024-12-20T21:18:55Z">
                  <w:rPr>
                    <w:kern w:val="0"/>
                    <w:sz w:val="18"/>
                    <w:szCs w:val="18"/>
                  </w:rPr>
                </w:rPrChange>
              </w:rPr>
            </w:pPr>
            <w:r>
              <w:rPr>
                <w:rFonts w:hint="default"/>
                <w:kern w:val="0"/>
                <w:sz w:val="18"/>
                <w:szCs w:val="18"/>
                <w:rPrChange w:id="3949" w:author="赵翔-深圳" w:date="2024-12-20T21:18:55Z">
                  <w:rPr>
                    <w:kern w:val="0"/>
                    <w:sz w:val="18"/>
                    <w:szCs w:val="18"/>
                  </w:rPr>
                </w:rPrChange>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6A20B20">
            <w:pPr>
              <w:jc w:val="center"/>
              <w:rPr>
                <w:rFonts w:hint="default"/>
                <w:sz w:val="18"/>
                <w:szCs w:val="18"/>
                <w:rPrChange w:id="3950" w:author="赵翔-深圳" w:date="2024-12-20T21:18:55Z">
                  <w:rPr>
                    <w:sz w:val="18"/>
                    <w:szCs w:val="18"/>
                  </w:rPr>
                </w:rPrChange>
              </w:rPr>
            </w:pPr>
            <w:r>
              <w:rPr>
                <w:rFonts w:hint="default"/>
                <w:sz w:val="18"/>
                <w:szCs w:val="18"/>
                <w:lang w:val="en-US" w:eastAsia="zh-CN"/>
                <w:rPrChange w:id="3951" w:author="赵翔-深圳" w:date="2024-12-20T21:18:55Z">
                  <w:rPr>
                    <w:rFonts w:hint="eastAsia"/>
                    <w:sz w:val="18"/>
                    <w:szCs w:val="18"/>
                    <w:lang w:val="en-US" w:eastAsia="zh-CN"/>
                  </w:rPr>
                </w:rPrChange>
              </w:rPr>
              <w:t>赤水溪隧道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6AD28438">
            <w:pPr>
              <w:widowControl/>
              <w:jc w:val="center"/>
              <w:rPr>
                <w:rFonts w:hint="default"/>
                <w:kern w:val="0"/>
                <w:sz w:val="18"/>
                <w:szCs w:val="18"/>
                <w:rPrChange w:id="3952" w:author="赵翔-深圳" w:date="2024-12-20T21:18:55Z">
                  <w:rPr>
                    <w:kern w:val="0"/>
                    <w:sz w:val="18"/>
                    <w:szCs w:val="18"/>
                  </w:rPr>
                </w:rPrChange>
              </w:rPr>
            </w:pPr>
            <w:r>
              <w:rPr>
                <w:rFonts w:hint="default"/>
                <w:kern w:val="0"/>
                <w:sz w:val="18"/>
                <w:szCs w:val="18"/>
                <w:rPrChange w:id="3953" w:author="赵翔-深圳" w:date="2024-12-20T21:18:55Z">
                  <w:rPr>
                    <w:kern w:val="0"/>
                    <w:sz w:val="18"/>
                    <w:szCs w:val="18"/>
                  </w:rPr>
                </w:rPrChange>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6FAE4380">
            <w:pPr>
              <w:jc w:val="center"/>
              <w:rPr>
                <w:rFonts w:hint="default" w:eastAsia="宋体"/>
                <w:sz w:val="18"/>
                <w:szCs w:val="18"/>
                <w:lang w:val="en-US" w:eastAsia="zh-CN"/>
              </w:rPr>
            </w:pPr>
            <w:ins w:id="3954" w:author="赵翔-深圳" w:date="2024-12-20T21:17:30Z">
              <w:r>
                <w:rPr>
                  <w:rFonts w:hint="default"/>
                  <w:sz w:val="18"/>
                  <w:szCs w:val="18"/>
                  <w:lang w:val="en-US" w:eastAsia="zh-CN"/>
                  <w:rPrChange w:id="3955" w:author="赵翔-深圳" w:date="2024-12-20T21:18:55Z">
                    <w:rPr>
                      <w:rFonts w:hint="eastAsia"/>
                      <w:sz w:val="18"/>
                      <w:szCs w:val="18"/>
                      <w:lang w:val="en-US" w:eastAsia="zh-CN"/>
                    </w:rPr>
                  </w:rPrChange>
                </w:rPr>
                <w:t>呼和</w:t>
              </w:r>
            </w:ins>
            <w:ins w:id="3956" w:author="赵翔-深圳" w:date="2024-12-20T21:17:46Z">
              <w:r>
                <w:rPr>
                  <w:rFonts w:hint="default"/>
                  <w:sz w:val="18"/>
                  <w:szCs w:val="18"/>
                  <w:lang w:val="en-US" w:eastAsia="zh-CN"/>
                  <w:rPrChange w:id="3957" w:author="赵翔-深圳" w:date="2024-12-20T21:18:55Z">
                    <w:rPr>
                      <w:rFonts w:hint="eastAsia"/>
                      <w:sz w:val="18"/>
                      <w:szCs w:val="18"/>
                      <w:lang w:val="en-US" w:eastAsia="zh-CN"/>
                    </w:rPr>
                  </w:rPrChange>
                </w:rPr>
                <w:t>浩</w:t>
              </w:r>
            </w:ins>
            <w:ins w:id="3958" w:author="赵翔-深圳" w:date="2024-12-20T21:17:47Z">
              <w:r>
                <w:rPr>
                  <w:rFonts w:hint="default"/>
                  <w:sz w:val="18"/>
                  <w:szCs w:val="18"/>
                  <w:lang w:val="en-US" w:eastAsia="zh-CN"/>
                  <w:rPrChange w:id="3959" w:author="赵翔-深圳" w:date="2024-12-20T21:18:55Z">
                    <w:rPr>
                      <w:rFonts w:hint="eastAsia"/>
                      <w:sz w:val="18"/>
                      <w:szCs w:val="18"/>
                      <w:lang w:val="en-US" w:eastAsia="zh-CN"/>
                    </w:rPr>
                  </w:rPrChange>
                </w:rPr>
                <w:t>特</w:t>
              </w:r>
            </w:ins>
            <w:ins w:id="3960" w:author="赵翔-深圳" w:date="2024-12-20T21:17:49Z">
              <w:r>
                <w:rPr>
                  <w:rFonts w:hint="default"/>
                  <w:sz w:val="18"/>
                  <w:szCs w:val="18"/>
                  <w:lang w:val="en-US" w:eastAsia="zh-CN"/>
                  <w:rPrChange w:id="3961" w:author="赵翔-深圳" w:date="2024-12-20T21:18:55Z">
                    <w:rPr>
                      <w:rFonts w:hint="eastAsia"/>
                      <w:sz w:val="18"/>
                      <w:szCs w:val="18"/>
                      <w:lang w:val="en-US" w:eastAsia="zh-CN"/>
                    </w:rPr>
                  </w:rPrChange>
                </w:rPr>
                <w:t>-</w:t>
              </w:r>
            </w:ins>
            <w:ins w:id="3962" w:author="赵翔-深圳" w:date="2024-12-20T21:17:59Z">
              <w:r>
                <w:rPr>
                  <w:rFonts w:hint="default"/>
                  <w:sz w:val="18"/>
                  <w:szCs w:val="18"/>
                  <w:lang w:val="en-US" w:eastAsia="zh-CN"/>
                  <w:rPrChange w:id="3963" w:author="赵翔-深圳" w:date="2024-12-20T21:18:55Z">
                    <w:rPr>
                      <w:rFonts w:hint="eastAsia"/>
                      <w:sz w:val="18"/>
                      <w:szCs w:val="18"/>
                      <w:lang w:val="en-US" w:eastAsia="zh-CN"/>
                    </w:rPr>
                  </w:rPrChange>
                </w:rPr>
                <w:t>北海</w:t>
              </w:r>
            </w:ins>
            <w:del w:id="3964" w:author="赵翔-深圳" w:date="2024-12-20T21:16:26Z">
              <w:r>
                <w:rPr>
                  <w:rFonts w:hint="default"/>
                  <w:sz w:val="18"/>
                  <w:szCs w:val="18"/>
                  <w:lang w:val="en-US" w:eastAsia="zh-CN"/>
                  <w:rPrChange w:id="3965" w:author="赵翔-深圳" w:date="2024-12-20T21:18:55Z">
                    <w:rPr>
                      <w:rFonts w:hint="eastAsia"/>
                      <w:sz w:val="18"/>
                      <w:szCs w:val="18"/>
                      <w:lang w:val="en-US" w:eastAsia="zh-CN"/>
                    </w:rPr>
                  </w:rPrChange>
                </w:rPr>
                <w:delText>平江—洞口</w:delText>
              </w:r>
            </w:del>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157A982">
            <w:pPr>
              <w:widowControl/>
              <w:jc w:val="center"/>
              <w:rPr>
                <w:rFonts w:hint="default"/>
                <w:kern w:val="0"/>
                <w:sz w:val="18"/>
                <w:szCs w:val="18"/>
                <w:rPrChange w:id="3966" w:author="赵翔-深圳" w:date="2024-12-20T21:18:55Z">
                  <w:rPr>
                    <w:kern w:val="0"/>
                    <w:sz w:val="18"/>
                    <w:szCs w:val="18"/>
                  </w:rPr>
                </w:rPrChange>
              </w:rPr>
            </w:pPr>
            <w:r>
              <w:rPr>
                <w:rFonts w:hint="default"/>
                <w:kern w:val="0"/>
                <w:sz w:val="18"/>
                <w:szCs w:val="18"/>
                <w:rPrChange w:id="3967" w:author="赵翔-深圳" w:date="2024-12-20T21:18:55Z">
                  <w:rPr>
                    <w:kern w:val="0"/>
                    <w:sz w:val="18"/>
                    <w:szCs w:val="18"/>
                  </w:rPr>
                </w:rPrChange>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41BAE3AD">
            <w:pPr>
              <w:jc w:val="center"/>
              <w:rPr>
                <w:rFonts w:hint="default" w:eastAsia="宋体"/>
                <w:sz w:val="18"/>
                <w:szCs w:val="18"/>
                <w:lang w:val="en-US" w:eastAsia="zh-CN"/>
              </w:rPr>
            </w:pPr>
            <w:ins w:id="3968" w:author="赵翔-深圳" w:date="2024-12-20T21:18:09Z">
              <w:r>
                <w:rPr>
                  <w:rFonts w:hint="default"/>
                  <w:sz w:val="18"/>
                  <w:szCs w:val="18"/>
                  <w:lang w:val="en-US" w:eastAsia="zh-CN"/>
                  <w:rPrChange w:id="3969" w:author="赵翔-深圳" w:date="2024-12-20T21:18:55Z">
                    <w:rPr>
                      <w:rFonts w:hint="eastAsia"/>
                      <w:sz w:val="18"/>
                      <w:szCs w:val="18"/>
                      <w:lang w:val="en-US" w:eastAsia="zh-CN"/>
                    </w:rPr>
                  </w:rPrChange>
                </w:rPr>
                <w:t>8</w:t>
              </w:r>
            </w:ins>
            <w:ins w:id="3970" w:author="赵翔-深圳" w:date="2024-12-20T21:18:10Z">
              <w:r>
                <w:rPr>
                  <w:rFonts w:hint="default"/>
                  <w:sz w:val="18"/>
                  <w:szCs w:val="18"/>
                  <w:lang w:val="en-US" w:eastAsia="zh-CN"/>
                  <w:rPrChange w:id="3971" w:author="赵翔-深圳" w:date="2024-12-20T21:18:55Z">
                    <w:rPr>
                      <w:rFonts w:hint="eastAsia"/>
                      <w:sz w:val="18"/>
                      <w:szCs w:val="18"/>
                      <w:lang w:val="en-US" w:eastAsia="zh-CN"/>
                    </w:rPr>
                  </w:rPrChange>
                </w:rPr>
                <w:t>60</w:t>
              </w:r>
            </w:ins>
            <w:del w:id="3972" w:author="赵翔-深圳" w:date="2024-12-20T21:18:08Z">
              <w:r>
                <w:rPr>
                  <w:rFonts w:hint="default"/>
                  <w:sz w:val="18"/>
                  <w:szCs w:val="18"/>
                  <w:lang w:val="en-US" w:eastAsia="zh-CN"/>
                  <w:rPrChange w:id="3973" w:author="赵翔-深圳" w:date="2024-12-20T21:18:55Z">
                    <w:rPr>
                      <w:rFonts w:hint="eastAsia"/>
                      <w:sz w:val="18"/>
                      <w:szCs w:val="18"/>
                      <w:lang w:val="en-US" w:eastAsia="zh-CN"/>
                    </w:rPr>
                  </w:rPrChange>
                </w:rPr>
                <w:delText>787</w:delText>
              </w:r>
            </w:del>
            <w:r>
              <w:rPr>
                <w:rFonts w:hint="default"/>
                <w:sz w:val="18"/>
                <w:szCs w:val="18"/>
                <w:lang w:val="en-US" w:eastAsia="zh-CN"/>
                <w:rPrChange w:id="3974" w:author="赵翔-深圳" w:date="2024-12-20T21:18:55Z">
                  <w:rPr>
                    <w:rFonts w:hint="eastAsia"/>
                    <w:sz w:val="18"/>
                    <w:szCs w:val="18"/>
                    <w:lang w:val="en-US" w:eastAsia="zh-CN"/>
                  </w:rPr>
                </w:rPrChange>
              </w:rPr>
              <w:t>/</w:t>
            </w:r>
            <w:ins w:id="3975" w:author="赵翔-深圳" w:date="2024-12-20T21:18:14Z">
              <w:r>
                <w:rPr>
                  <w:rFonts w:hint="default"/>
                  <w:sz w:val="18"/>
                  <w:szCs w:val="18"/>
                  <w:lang w:val="en-US" w:eastAsia="zh-CN"/>
                  <w:rPrChange w:id="3976" w:author="赵翔-深圳" w:date="2024-12-20T21:18:55Z">
                    <w:rPr>
                      <w:rFonts w:hint="eastAsia"/>
                      <w:sz w:val="18"/>
                      <w:szCs w:val="18"/>
                      <w:lang w:val="en-US" w:eastAsia="zh-CN"/>
                    </w:rPr>
                  </w:rPrChange>
                </w:rPr>
                <w:t>870</w:t>
              </w:r>
            </w:ins>
            <w:del w:id="3977" w:author="赵翔-深圳" w:date="2024-12-20T21:18:13Z">
              <w:r>
                <w:rPr>
                  <w:rFonts w:hint="default"/>
                  <w:sz w:val="18"/>
                  <w:szCs w:val="18"/>
                  <w:lang w:val="en-US" w:eastAsia="zh-CN"/>
                  <w:rPrChange w:id="3978" w:author="赵翔-深圳" w:date="2024-12-20T21:18:55Z">
                    <w:rPr>
                      <w:rFonts w:hint="eastAsia"/>
                      <w:sz w:val="18"/>
                      <w:szCs w:val="18"/>
                      <w:lang w:val="en-US" w:eastAsia="zh-CN"/>
                    </w:rPr>
                  </w:rPrChange>
                </w:rPr>
                <w:delText>7</w:delText>
              </w:r>
            </w:del>
            <w:del w:id="3979" w:author="赵翔-深圳" w:date="2024-12-20T21:18:12Z">
              <w:r>
                <w:rPr>
                  <w:rFonts w:hint="default"/>
                  <w:sz w:val="18"/>
                  <w:szCs w:val="18"/>
                  <w:lang w:val="en-US" w:eastAsia="zh-CN"/>
                  <w:rPrChange w:id="3980" w:author="赵翔-深圳" w:date="2024-12-20T21:18:55Z">
                    <w:rPr>
                      <w:rFonts w:hint="eastAsia"/>
                      <w:sz w:val="18"/>
                      <w:szCs w:val="18"/>
                      <w:lang w:val="en-US" w:eastAsia="zh-CN"/>
                    </w:rPr>
                  </w:rPrChange>
                </w:rPr>
                <w:delText>60</w:delText>
              </w:r>
            </w:del>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4877E7D7">
            <w:pPr>
              <w:widowControl/>
              <w:jc w:val="center"/>
              <w:rPr>
                <w:rFonts w:hint="default"/>
                <w:kern w:val="0"/>
                <w:sz w:val="18"/>
                <w:szCs w:val="18"/>
                <w:rPrChange w:id="3981" w:author="赵翔-深圳" w:date="2024-12-20T21:18:55Z">
                  <w:rPr>
                    <w:kern w:val="0"/>
                    <w:sz w:val="18"/>
                    <w:szCs w:val="18"/>
                  </w:rPr>
                </w:rPrChange>
              </w:rPr>
            </w:pPr>
            <w:r>
              <w:rPr>
                <w:rFonts w:hint="default"/>
                <w:kern w:val="0"/>
                <w:sz w:val="18"/>
                <w:szCs w:val="18"/>
                <w:rPrChange w:id="3982" w:author="赵翔-深圳" w:date="2024-12-20T21:18:55Z">
                  <w:rPr>
                    <w:kern w:val="0"/>
                    <w:sz w:val="18"/>
                    <w:szCs w:val="18"/>
                  </w:rPr>
                </w:rPrChange>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6C146572">
            <w:pPr>
              <w:jc w:val="center"/>
              <w:rPr>
                <w:rFonts w:hint="default" w:eastAsia="宋体"/>
                <w:sz w:val="18"/>
                <w:szCs w:val="18"/>
                <w:lang w:val="en-US" w:eastAsia="zh-CN"/>
              </w:rPr>
            </w:pPr>
            <w:r>
              <w:rPr>
                <w:rFonts w:hint="default"/>
                <w:sz w:val="18"/>
                <w:szCs w:val="18"/>
                <w:lang w:val="en-US" w:eastAsia="zh-CN"/>
                <w:rPrChange w:id="3983" w:author="赵翔-深圳" w:date="2024-12-20T21:18:55Z">
                  <w:rPr>
                    <w:rFonts w:hint="eastAsia"/>
                    <w:sz w:val="18"/>
                    <w:szCs w:val="18"/>
                    <w:lang w:val="en-US" w:eastAsia="zh-CN"/>
                  </w:rPr>
                </w:rPrChange>
              </w:rPr>
              <w:t>202</w:t>
            </w:r>
            <w:ins w:id="3984" w:author="赵翔-深圳" w:date="2024-12-20T21:18:21Z">
              <w:r>
                <w:rPr>
                  <w:rFonts w:hint="default"/>
                  <w:sz w:val="18"/>
                  <w:szCs w:val="18"/>
                  <w:lang w:val="en-US" w:eastAsia="zh-CN"/>
                  <w:rPrChange w:id="3985" w:author="赵翔-深圳" w:date="2024-12-20T21:18:55Z">
                    <w:rPr>
                      <w:rFonts w:hint="eastAsia"/>
                      <w:sz w:val="18"/>
                      <w:szCs w:val="18"/>
                      <w:lang w:val="en-US" w:eastAsia="zh-CN"/>
                    </w:rPr>
                  </w:rPrChange>
                </w:rPr>
                <w:t>3</w:t>
              </w:r>
            </w:ins>
            <w:del w:id="3986" w:author="赵翔-深圳" w:date="2024-12-20T21:18:21Z">
              <w:r>
                <w:rPr>
                  <w:rFonts w:hint="default"/>
                  <w:sz w:val="18"/>
                  <w:szCs w:val="18"/>
                  <w:lang w:val="en-US" w:eastAsia="zh-CN"/>
                  <w:rPrChange w:id="3987" w:author="赵翔-深圳" w:date="2024-12-20T21:18:55Z">
                    <w:rPr>
                      <w:rFonts w:hint="eastAsia"/>
                      <w:sz w:val="18"/>
                      <w:szCs w:val="18"/>
                      <w:lang w:val="en-US" w:eastAsia="zh-CN"/>
                    </w:rPr>
                  </w:rPrChange>
                </w:rPr>
                <w:delText>1</w:delText>
              </w:r>
            </w:del>
            <w:r>
              <w:rPr>
                <w:rFonts w:hint="default"/>
                <w:sz w:val="18"/>
                <w:szCs w:val="18"/>
                <w:lang w:val="en-US" w:eastAsia="zh-CN"/>
                <w:rPrChange w:id="3988" w:author="赵翔-深圳" w:date="2024-12-20T21:18:55Z">
                  <w:rPr>
                    <w:rFonts w:hint="eastAsia"/>
                    <w:sz w:val="18"/>
                    <w:szCs w:val="18"/>
                    <w:lang w:val="en-US" w:eastAsia="zh-CN"/>
                  </w:rPr>
                </w:rPrChange>
              </w:rPr>
              <w:t>.12</w:t>
            </w:r>
          </w:p>
        </w:tc>
      </w:tr>
      <w:tr w14:paraId="436FA128">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4CA5CBBA">
            <w:pPr>
              <w:widowControl/>
              <w:jc w:val="center"/>
              <w:rPr>
                <w:rFonts w:hint="default"/>
                <w:kern w:val="0"/>
                <w:sz w:val="18"/>
                <w:szCs w:val="18"/>
                <w:rPrChange w:id="3989" w:author="赵翔-深圳" w:date="2024-12-20T21:18:55Z">
                  <w:rPr>
                    <w:kern w:val="0"/>
                    <w:sz w:val="18"/>
                    <w:szCs w:val="18"/>
                  </w:rPr>
                </w:rPrChange>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4406CB2">
            <w:pPr>
              <w:widowControl/>
              <w:jc w:val="center"/>
              <w:rPr>
                <w:rFonts w:hint="default"/>
                <w:kern w:val="0"/>
                <w:sz w:val="18"/>
                <w:szCs w:val="18"/>
                <w:rPrChange w:id="3990" w:author="赵翔-深圳" w:date="2024-12-20T21:18:55Z">
                  <w:rPr>
                    <w:kern w:val="0"/>
                    <w:sz w:val="18"/>
                    <w:szCs w:val="18"/>
                  </w:rPr>
                </w:rPrChange>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ABCDA2D">
            <w:pPr>
              <w:widowControl/>
              <w:jc w:val="center"/>
              <w:rPr>
                <w:rFonts w:hint="default"/>
                <w:kern w:val="0"/>
                <w:sz w:val="18"/>
                <w:szCs w:val="18"/>
                <w:rPrChange w:id="3991" w:author="赵翔-深圳" w:date="2024-12-20T21:18:55Z">
                  <w:rPr>
                    <w:kern w:val="0"/>
                    <w:sz w:val="18"/>
                    <w:szCs w:val="18"/>
                  </w:rPr>
                </w:rPrChange>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1C43F01">
            <w:pPr>
              <w:widowControl/>
              <w:jc w:val="center"/>
              <w:rPr>
                <w:rFonts w:hint="default"/>
                <w:kern w:val="0"/>
                <w:sz w:val="18"/>
                <w:szCs w:val="18"/>
                <w:rPrChange w:id="3992" w:author="赵翔-深圳" w:date="2024-12-20T21:18:55Z">
                  <w:rPr>
                    <w:kern w:val="0"/>
                    <w:sz w:val="18"/>
                    <w:szCs w:val="18"/>
                  </w:rPr>
                </w:rPrChange>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90317C1">
            <w:pPr>
              <w:widowControl/>
              <w:jc w:val="center"/>
              <w:rPr>
                <w:rFonts w:hint="default"/>
                <w:kern w:val="0"/>
                <w:sz w:val="18"/>
                <w:szCs w:val="18"/>
                <w:rPrChange w:id="3993" w:author="赵翔-深圳" w:date="2024-12-20T21:18:55Z">
                  <w:rPr>
                    <w:kern w:val="0"/>
                    <w:sz w:val="18"/>
                    <w:szCs w:val="18"/>
                  </w:rPr>
                </w:rPrChange>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D43FCD1">
            <w:pPr>
              <w:widowControl/>
              <w:jc w:val="center"/>
              <w:rPr>
                <w:rFonts w:hint="default"/>
                <w:kern w:val="0"/>
                <w:sz w:val="18"/>
                <w:szCs w:val="18"/>
                <w:rPrChange w:id="3994" w:author="赵翔-深圳" w:date="2024-12-20T21:18:55Z">
                  <w:rPr>
                    <w:kern w:val="0"/>
                    <w:sz w:val="18"/>
                    <w:szCs w:val="18"/>
                  </w:rPr>
                </w:rPrChange>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35B43E">
            <w:pPr>
              <w:widowControl/>
              <w:jc w:val="center"/>
              <w:rPr>
                <w:rFonts w:hint="default"/>
                <w:kern w:val="0"/>
                <w:sz w:val="18"/>
                <w:szCs w:val="18"/>
                <w:rPrChange w:id="3995" w:author="赵翔-深圳" w:date="2024-12-20T21:18:55Z">
                  <w:rPr>
                    <w:kern w:val="0"/>
                    <w:sz w:val="18"/>
                    <w:szCs w:val="18"/>
                  </w:rPr>
                </w:rPrChange>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3FCB67EC">
            <w:pPr>
              <w:jc w:val="center"/>
              <w:rPr>
                <w:rFonts w:hint="default"/>
                <w:sz w:val="18"/>
                <w:szCs w:val="18"/>
                <w:rPrChange w:id="3996" w:author="赵翔-深圳" w:date="2024-12-20T21:18:55Z">
                  <w:rPr>
                    <w:sz w:val="18"/>
                    <w:szCs w:val="18"/>
                  </w:rPr>
                </w:rPrChange>
              </w:rPr>
            </w:pPr>
          </w:p>
        </w:tc>
      </w:tr>
      <w:tr w14:paraId="6A7EB777">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0C7AD54C">
            <w:pPr>
              <w:widowControl/>
              <w:jc w:val="center"/>
              <w:rPr>
                <w:rFonts w:hint="default"/>
                <w:kern w:val="0"/>
                <w:sz w:val="18"/>
                <w:szCs w:val="18"/>
                <w:rPrChange w:id="3997" w:author="赵翔-深圳" w:date="2024-12-20T21:18:55Z">
                  <w:rPr>
                    <w:kern w:val="0"/>
                    <w:sz w:val="18"/>
                    <w:szCs w:val="18"/>
                  </w:rPr>
                </w:rPrChange>
              </w:rPr>
            </w:pPr>
            <w:r>
              <w:rPr>
                <w:rFonts w:hint="default"/>
                <w:kern w:val="0"/>
                <w:sz w:val="18"/>
                <w:szCs w:val="18"/>
                <w:rPrChange w:id="3998" w:author="赵翔-深圳" w:date="2024-12-20T21:18:55Z">
                  <w:rPr>
                    <w:kern w:val="0"/>
                    <w:sz w:val="18"/>
                    <w:szCs w:val="18"/>
                  </w:rPr>
                </w:rPrChange>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1B54E18B">
            <w:pPr>
              <w:jc w:val="center"/>
              <w:rPr>
                <w:rFonts w:hint="default"/>
                <w:sz w:val="18"/>
                <w:szCs w:val="18"/>
                <w:lang w:val="en-US"/>
              </w:rPr>
            </w:pPr>
            <w:ins w:id="3999" w:author="赵翔-深圳" w:date="2024-12-20T21:18:36Z">
              <w:r>
                <w:rPr>
                  <w:rFonts w:hint="default"/>
                  <w:sz w:val="18"/>
                  <w:szCs w:val="18"/>
                  <w:lang w:val="en-US" w:eastAsia="zh-CN"/>
                  <w:rPrChange w:id="4000" w:author="赵翔-深圳" w:date="2024-12-20T21:18:55Z">
                    <w:rPr>
                      <w:rFonts w:hint="eastAsia"/>
                      <w:sz w:val="18"/>
                      <w:szCs w:val="18"/>
                      <w:lang w:val="en-US" w:eastAsia="zh-CN"/>
                    </w:rPr>
                  </w:rPrChange>
                </w:rPr>
                <w:t>南</w:t>
              </w:r>
            </w:ins>
            <w:ins w:id="4001" w:author="赵翔-深圳" w:date="2024-12-20T21:18:37Z">
              <w:r>
                <w:rPr>
                  <w:rFonts w:hint="default"/>
                  <w:sz w:val="18"/>
                  <w:szCs w:val="18"/>
                  <w:lang w:val="en-US" w:eastAsia="zh-CN"/>
                  <w:rPrChange w:id="4002" w:author="赵翔-深圳" w:date="2024-12-20T21:18:55Z">
                    <w:rPr>
                      <w:rFonts w:hint="eastAsia"/>
                      <w:sz w:val="18"/>
                      <w:szCs w:val="18"/>
                      <w:lang w:val="en-US" w:eastAsia="zh-CN"/>
                    </w:rPr>
                  </w:rPrChange>
                </w:rPr>
                <w:t>金</w:t>
              </w:r>
            </w:ins>
            <w:del w:id="4003" w:author="赵翔-深圳" w:date="2024-12-20T21:18:35Z">
              <w:r>
                <w:rPr>
                  <w:rFonts w:hint="default"/>
                  <w:sz w:val="18"/>
                  <w:szCs w:val="18"/>
                  <w:lang w:val="en-US" w:eastAsia="zh-CN"/>
                  <w:rPrChange w:id="4004" w:author="赵翔-深圳" w:date="2024-12-20T21:18:55Z">
                    <w:rPr>
                      <w:rFonts w:hint="eastAsia"/>
                      <w:sz w:val="18"/>
                      <w:szCs w:val="18"/>
                      <w:lang w:val="en-US" w:eastAsia="zh-CN"/>
                    </w:rPr>
                  </w:rPrChange>
                </w:rPr>
                <w:delText>安化路</w:delText>
              </w:r>
            </w:del>
            <w:del w:id="4005" w:author="赵翔-深圳" w:date="2024-12-20T21:18:34Z">
              <w:r>
                <w:rPr>
                  <w:rFonts w:hint="default"/>
                  <w:sz w:val="18"/>
                  <w:szCs w:val="18"/>
                  <w:lang w:val="en-US" w:eastAsia="zh-CN"/>
                  <w:rPrChange w:id="4006" w:author="赵翔-深圳" w:date="2024-12-20T21:18:55Z">
                    <w:rPr>
                      <w:rFonts w:hint="eastAsia"/>
                      <w:sz w:val="18"/>
                      <w:szCs w:val="18"/>
                      <w:lang w:val="en-US" w:eastAsia="zh-CN"/>
                    </w:rPr>
                  </w:rPrChange>
                </w:rPr>
                <w:delText>产</w:delText>
              </w:r>
            </w:del>
            <w:r>
              <w:rPr>
                <w:rFonts w:hint="default"/>
                <w:sz w:val="18"/>
                <w:szCs w:val="18"/>
                <w:lang w:val="en-US" w:eastAsia="zh-CN"/>
                <w:rPrChange w:id="4007" w:author="赵翔-深圳" w:date="2024-12-20T21:18:55Z">
                  <w:rPr>
                    <w:rFonts w:hint="eastAsia"/>
                    <w:sz w:val="18"/>
                    <w:szCs w:val="18"/>
                    <w:lang w:val="en-US" w:eastAsia="zh-CN"/>
                  </w:rPr>
                </w:rPrChange>
              </w:rPr>
              <w:t>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D191C7B">
            <w:pPr>
              <w:widowControl/>
              <w:jc w:val="center"/>
              <w:rPr>
                <w:rFonts w:hint="default"/>
                <w:kern w:val="0"/>
                <w:sz w:val="18"/>
                <w:szCs w:val="18"/>
                <w:rPrChange w:id="4008" w:author="赵翔-深圳" w:date="2024-12-20T21:18:55Z">
                  <w:rPr>
                    <w:kern w:val="0"/>
                    <w:sz w:val="18"/>
                    <w:szCs w:val="18"/>
                  </w:rPr>
                </w:rPrChange>
              </w:rPr>
            </w:pPr>
            <w:r>
              <w:rPr>
                <w:rFonts w:hint="default"/>
                <w:kern w:val="0"/>
                <w:sz w:val="18"/>
                <w:szCs w:val="18"/>
                <w:rPrChange w:id="4009" w:author="赵翔-深圳" w:date="2024-12-20T21:18:55Z">
                  <w:rPr>
                    <w:kern w:val="0"/>
                    <w:sz w:val="18"/>
                    <w:szCs w:val="18"/>
                  </w:rPr>
                </w:rPrChange>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349D71E8">
            <w:pPr>
              <w:widowControl/>
              <w:jc w:val="center"/>
              <w:rPr>
                <w:rFonts w:hint="default" w:eastAsia="宋体"/>
                <w:kern w:val="0"/>
                <w:sz w:val="18"/>
                <w:szCs w:val="18"/>
                <w:lang w:val="en-US" w:eastAsia="zh-CN"/>
                <w:rPrChange w:id="4010" w:author="赵翔-深圳" w:date="2024-12-20T21:18:55Z">
                  <w:rPr>
                    <w:rFonts w:hint="eastAsia" w:eastAsia="宋体"/>
                    <w:kern w:val="0"/>
                    <w:sz w:val="18"/>
                    <w:szCs w:val="18"/>
                    <w:lang w:val="en-US" w:eastAsia="zh-CN"/>
                  </w:rPr>
                </w:rPrChange>
              </w:rPr>
            </w:pPr>
            <w:ins w:id="4011" w:author="赵翔-深圳" w:date="2024-12-20T21:18:25Z">
              <w:r>
                <w:rPr>
                  <w:rFonts w:hint="default"/>
                  <w:kern w:val="0"/>
                  <w:sz w:val="18"/>
                  <w:szCs w:val="18"/>
                  <w:lang w:val="en-US" w:eastAsia="zh-CN"/>
                  <w:rPrChange w:id="4012" w:author="赵翔-深圳" w:date="2024-12-20T21:18:55Z">
                    <w:rPr>
                      <w:rFonts w:hint="eastAsia"/>
                      <w:kern w:val="0"/>
                      <w:sz w:val="18"/>
                      <w:szCs w:val="18"/>
                      <w:lang w:val="en-US" w:eastAsia="zh-CN"/>
                    </w:rPr>
                  </w:rPrChange>
                </w:rPr>
                <w:t>/</w:t>
              </w:r>
            </w:ins>
            <w:del w:id="4013" w:author="赵翔-深圳" w:date="2024-12-20T21:18:25Z">
              <w:r>
                <w:rPr>
                  <w:rFonts w:hint="default"/>
                  <w:kern w:val="0"/>
                  <w:sz w:val="18"/>
                  <w:szCs w:val="18"/>
                  <w:lang w:val="en-US" w:eastAsia="zh-CN"/>
                  <w:rPrChange w:id="4014" w:author="赵翔-深圳" w:date="2024-12-20T21:18:55Z">
                    <w:rPr>
                      <w:rFonts w:hint="eastAsia"/>
                      <w:kern w:val="0"/>
                      <w:sz w:val="18"/>
                      <w:szCs w:val="18"/>
                      <w:lang w:val="en-US" w:eastAsia="zh-CN"/>
                    </w:rPr>
                  </w:rPrChange>
                </w:rPr>
                <w:delText>1</w:delText>
              </w:r>
            </w:del>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D71BDA9">
            <w:pPr>
              <w:widowControl/>
              <w:jc w:val="center"/>
              <w:rPr>
                <w:rFonts w:hint="default"/>
                <w:kern w:val="0"/>
                <w:sz w:val="18"/>
                <w:szCs w:val="18"/>
                <w:rPrChange w:id="4015" w:author="赵翔-深圳" w:date="2024-12-20T21:18:55Z">
                  <w:rPr>
                    <w:kern w:val="0"/>
                    <w:sz w:val="18"/>
                    <w:szCs w:val="18"/>
                  </w:rPr>
                </w:rPrChange>
              </w:rPr>
            </w:pPr>
            <w:r>
              <w:rPr>
                <w:rFonts w:hint="default"/>
                <w:kern w:val="0"/>
                <w:sz w:val="18"/>
                <w:szCs w:val="18"/>
                <w:rPrChange w:id="4016" w:author="赵翔-深圳" w:date="2024-12-20T21:18:55Z">
                  <w:rPr>
                    <w:kern w:val="0"/>
                    <w:sz w:val="18"/>
                    <w:szCs w:val="18"/>
                  </w:rPr>
                </w:rPrChange>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12A8DEBA">
            <w:pPr>
              <w:jc w:val="center"/>
              <w:rPr>
                <w:rFonts w:hint="default"/>
                <w:sz w:val="18"/>
                <w:szCs w:val="18"/>
                <w:lang w:val="en-US"/>
              </w:rPr>
            </w:pPr>
            <w:ins w:id="4017" w:author="赵翔-深圳" w:date="2024-12-20T21:18:29Z">
              <w:r>
                <w:rPr>
                  <w:rFonts w:hint="default"/>
                  <w:sz w:val="18"/>
                  <w:szCs w:val="18"/>
                  <w:lang w:val="en-US" w:eastAsia="zh-CN"/>
                  <w:rPrChange w:id="4018" w:author="赵翔-深圳" w:date="2024-12-20T21:18:55Z">
                    <w:rPr>
                      <w:rFonts w:hint="eastAsia"/>
                      <w:sz w:val="18"/>
                      <w:szCs w:val="18"/>
                      <w:lang w:val="en-US" w:eastAsia="zh-CN"/>
                    </w:rPr>
                  </w:rPrChange>
                </w:rPr>
                <w:t>/</w:t>
              </w:r>
            </w:ins>
            <w:del w:id="4019" w:author="赵翔-深圳" w:date="2024-12-20T21:18:28Z">
              <w:r>
                <w:rPr>
                  <w:rFonts w:hint="default"/>
                  <w:sz w:val="18"/>
                  <w:szCs w:val="18"/>
                  <w:rPrChange w:id="4020" w:author="赵翔-深圳" w:date="2024-12-20T21:18:55Z">
                    <w:rPr>
                      <w:sz w:val="18"/>
                      <w:szCs w:val="18"/>
                    </w:rPr>
                  </w:rPrChange>
                </w:rPr>
                <w:delText>202</w:delText>
              </w:r>
            </w:del>
            <w:del w:id="4021" w:author="赵翔-深圳" w:date="2024-12-20T21:18:28Z">
              <w:r>
                <w:rPr>
                  <w:rFonts w:hint="default"/>
                  <w:sz w:val="18"/>
                  <w:szCs w:val="18"/>
                  <w:lang w:val="en-US" w:eastAsia="zh-CN"/>
                  <w:rPrChange w:id="4022" w:author="赵翔-深圳" w:date="2024-12-20T21:18:55Z">
                    <w:rPr>
                      <w:rFonts w:hint="eastAsia"/>
                      <w:sz w:val="18"/>
                      <w:szCs w:val="18"/>
                      <w:lang w:val="en-US" w:eastAsia="zh-CN"/>
                    </w:rPr>
                  </w:rPrChange>
                </w:rPr>
                <w:delText>2</w:delText>
              </w:r>
            </w:del>
            <w:del w:id="4023" w:author="赵翔-深圳" w:date="2024-12-20T21:18:27Z">
              <w:r>
                <w:rPr>
                  <w:rFonts w:hint="default"/>
                  <w:sz w:val="18"/>
                  <w:szCs w:val="18"/>
                  <w:lang w:val="en-US" w:eastAsia="zh-CN"/>
                  <w:rPrChange w:id="4024" w:author="赵翔-深圳" w:date="2024-12-20T21:18:55Z">
                    <w:rPr>
                      <w:rFonts w:hint="eastAsia"/>
                      <w:sz w:val="18"/>
                      <w:szCs w:val="18"/>
                      <w:lang w:val="en-US" w:eastAsia="zh-CN"/>
                    </w:rPr>
                  </w:rPrChange>
                </w:rPr>
                <w:delText>.08</w:delText>
              </w:r>
            </w:del>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017C277E">
            <w:pPr>
              <w:widowControl/>
              <w:jc w:val="center"/>
              <w:rPr>
                <w:rFonts w:hint="default"/>
                <w:kern w:val="0"/>
                <w:sz w:val="18"/>
                <w:szCs w:val="18"/>
                <w:rPrChange w:id="4025" w:author="赵翔-深圳" w:date="2024-12-20T21:18:55Z">
                  <w:rPr>
                    <w:kern w:val="0"/>
                    <w:sz w:val="18"/>
                    <w:szCs w:val="18"/>
                  </w:rPr>
                </w:rPrChange>
              </w:rPr>
            </w:pPr>
            <w:r>
              <w:rPr>
                <w:rFonts w:hint="default"/>
                <w:kern w:val="0"/>
                <w:sz w:val="18"/>
                <w:szCs w:val="18"/>
                <w:rPrChange w:id="4026" w:author="赵翔-深圳" w:date="2024-12-20T21:18:55Z">
                  <w:rPr>
                    <w:kern w:val="0"/>
                    <w:sz w:val="18"/>
                    <w:szCs w:val="18"/>
                  </w:rPr>
                </w:rPrChange>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11F980BE">
            <w:pPr>
              <w:jc w:val="center"/>
              <w:rPr>
                <w:rFonts w:hint="default" w:eastAsia="宋体"/>
                <w:sz w:val="18"/>
                <w:szCs w:val="18"/>
                <w:lang w:val="en-US" w:eastAsia="zh-CN"/>
              </w:rPr>
            </w:pPr>
            <w:r>
              <w:rPr>
                <w:rFonts w:hint="default"/>
                <w:sz w:val="18"/>
                <w:szCs w:val="18"/>
                <w:lang w:val="en-US" w:eastAsia="zh-CN"/>
                <w:rPrChange w:id="4027" w:author="赵翔-深圳" w:date="2024-12-20T21:18:55Z">
                  <w:rPr>
                    <w:rFonts w:hint="eastAsia"/>
                    <w:sz w:val="18"/>
                    <w:szCs w:val="18"/>
                    <w:lang w:val="en-US" w:eastAsia="zh-CN"/>
                  </w:rPr>
                </w:rPrChange>
              </w:rPr>
              <w:t>2024.11</w:t>
            </w:r>
          </w:p>
        </w:tc>
      </w:tr>
      <w:tr w14:paraId="28133D2D">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12B3BD54">
            <w:pPr>
              <w:widowControl/>
              <w:jc w:val="left"/>
              <w:rPr>
                <w:rFonts w:hint="default"/>
                <w:kern w:val="0"/>
                <w:sz w:val="18"/>
                <w:szCs w:val="18"/>
                <w:rPrChange w:id="4028" w:author="赵翔-深圳" w:date="2024-12-20T21:18:55Z">
                  <w:rPr>
                    <w:kern w:val="0"/>
                    <w:sz w:val="18"/>
                    <w:szCs w:val="18"/>
                  </w:rPr>
                </w:rPrChange>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2CECC736">
            <w:pPr>
              <w:widowControl/>
              <w:jc w:val="left"/>
              <w:rPr>
                <w:rFonts w:hint="default"/>
                <w:kern w:val="0"/>
                <w:sz w:val="18"/>
                <w:szCs w:val="18"/>
                <w:rPrChange w:id="4029" w:author="赵翔-深圳" w:date="2024-12-20T21:18:55Z">
                  <w:rPr>
                    <w:kern w:val="0"/>
                    <w:sz w:val="18"/>
                    <w:szCs w:val="18"/>
                  </w:rPr>
                </w:rPrChange>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373706BF">
            <w:pPr>
              <w:widowControl/>
              <w:jc w:val="left"/>
              <w:rPr>
                <w:rFonts w:hint="default"/>
                <w:kern w:val="0"/>
                <w:sz w:val="18"/>
                <w:szCs w:val="18"/>
                <w:rPrChange w:id="4030" w:author="赵翔-深圳" w:date="2024-12-20T21:18:55Z">
                  <w:rPr>
                    <w:kern w:val="0"/>
                    <w:sz w:val="18"/>
                    <w:szCs w:val="18"/>
                  </w:rPr>
                </w:rPrChange>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772FBEB7">
            <w:pPr>
              <w:widowControl/>
              <w:jc w:val="left"/>
              <w:rPr>
                <w:rFonts w:hint="default"/>
                <w:kern w:val="0"/>
                <w:sz w:val="18"/>
                <w:szCs w:val="18"/>
                <w:rPrChange w:id="4031" w:author="赵翔-深圳" w:date="2024-12-20T21:18:55Z">
                  <w:rPr>
                    <w:kern w:val="0"/>
                    <w:sz w:val="18"/>
                    <w:szCs w:val="18"/>
                  </w:rPr>
                </w:rPrChange>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1DB0E34A">
            <w:pPr>
              <w:widowControl/>
              <w:jc w:val="left"/>
              <w:rPr>
                <w:rFonts w:hint="default"/>
                <w:kern w:val="0"/>
                <w:sz w:val="18"/>
                <w:szCs w:val="18"/>
                <w:rPrChange w:id="4032" w:author="赵翔-深圳" w:date="2024-12-20T21:18:55Z">
                  <w:rPr>
                    <w:kern w:val="0"/>
                    <w:sz w:val="18"/>
                    <w:szCs w:val="18"/>
                  </w:rPr>
                </w:rPrChange>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325EC088">
            <w:pPr>
              <w:widowControl/>
              <w:jc w:val="left"/>
              <w:rPr>
                <w:rFonts w:hint="default"/>
                <w:kern w:val="0"/>
                <w:sz w:val="18"/>
                <w:szCs w:val="18"/>
                <w:rPrChange w:id="4033" w:author="赵翔-深圳" w:date="2024-12-20T21:18:55Z">
                  <w:rPr>
                    <w:kern w:val="0"/>
                    <w:sz w:val="18"/>
                    <w:szCs w:val="18"/>
                  </w:rPr>
                </w:rPrChange>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0892B71F">
            <w:pPr>
              <w:widowControl/>
              <w:jc w:val="left"/>
              <w:rPr>
                <w:rFonts w:hint="default"/>
                <w:kern w:val="0"/>
                <w:sz w:val="18"/>
                <w:szCs w:val="18"/>
                <w:rPrChange w:id="4034" w:author="赵翔-深圳" w:date="2024-12-20T21:18:55Z">
                  <w:rPr>
                    <w:kern w:val="0"/>
                    <w:sz w:val="18"/>
                    <w:szCs w:val="18"/>
                  </w:rPr>
                </w:rPrChange>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0B31E466">
            <w:pPr>
              <w:widowControl/>
              <w:jc w:val="left"/>
              <w:rPr>
                <w:rFonts w:hint="default"/>
                <w:kern w:val="0"/>
                <w:sz w:val="18"/>
                <w:szCs w:val="18"/>
                <w:rPrChange w:id="4035" w:author="赵翔-深圳" w:date="2024-12-20T21:18:55Z">
                  <w:rPr>
                    <w:kern w:val="0"/>
                    <w:sz w:val="18"/>
                    <w:szCs w:val="18"/>
                  </w:rPr>
                </w:rPrChange>
              </w:rPr>
            </w:pPr>
          </w:p>
        </w:tc>
      </w:tr>
      <w:tr w14:paraId="3652A96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72D55CC4">
            <w:pPr>
              <w:widowControl/>
              <w:jc w:val="center"/>
              <w:rPr>
                <w:rFonts w:hint="default"/>
                <w:kern w:val="0"/>
                <w:sz w:val="18"/>
                <w:szCs w:val="18"/>
                <w:rPrChange w:id="4036" w:author="赵翔-深圳" w:date="2024-12-20T21:18:55Z">
                  <w:rPr>
                    <w:kern w:val="0"/>
                    <w:sz w:val="18"/>
                    <w:szCs w:val="18"/>
                  </w:rPr>
                </w:rPrChange>
              </w:rPr>
            </w:pPr>
            <w:r>
              <w:rPr>
                <w:rFonts w:hint="default"/>
                <w:kern w:val="0"/>
                <w:sz w:val="18"/>
                <w:szCs w:val="18"/>
                <w:rPrChange w:id="4037" w:author="赵翔-深圳" w:date="2024-12-20T21:18:55Z">
                  <w:rPr>
                    <w:kern w:val="0"/>
                    <w:sz w:val="18"/>
                    <w:szCs w:val="18"/>
                  </w:rPr>
                </w:rPrChange>
              </w:rPr>
              <w:t>分项</w:t>
            </w:r>
          </w:p>
        </w:tc>
        <w:tc>
          <w:tcPr>
            <w:tcW w:w="1339" w:type="dxa"/>
            <w:tcBorders>
              <w:top w:val="nil"/>
              <w:left w:val="nil"/>
              <w:bottom w:val="single" w:color="auto" w:sz="4" w:space="0"/>
              <w:right w:val="single" w:color="auto" w:sz="4" w:space="0"/>
            </w:tcBorders>
            <w:shd w:val="clear" w:color="auto" w:fill="auto"/>
            <w:vAlign w:val="center"/>
          </w:tcPr>
          <w:p w14:paraId="27CE5B8F">
            <w:pPr>
              <w:widowControl/>
              <w:jc w:val="center"/>
              <w:rPr>
                <w:rFonts w:hint="default"/>
                <w:kern w:val="0"/>
                <w:sz w:val="18"/>
                <w:szCs w:val="18"/>
                <w:rPrChange w:id="4038" w:author="赵翔-深圳" w:date="2024-12-20T21:18:55Z">
                  <w:rPr>
                    <w:kern w:val="0"/>
                    <w:sz w:val="18"/>
                    <w:szCs w:val="18"/>
                  </w:rPr>
                </w:rPrChange>
              </w:rPr>
            </w:pPr>
            <w:r>
              <w:rPr>
                <w:rFonts w:hint="default"/>
                <w:kern w:val="0"/>
                <w:sz w:val="18"/>
                <w:szCs w:val="18"/>
                <w:rPrChange w:id="4039" w:author="赵翔-深圳" w:date="2024-12-20T21:18:55Z">
                  <w:rPr>
                    <w:kern w:val="0"/>
                    <w:sz w:val="18"/>
                    <w:szCs w:val="18"/>
                  </w:rPr>
                </w:rPrChange>
              </w:rPr>
              <w:t>权重wi</w:t>
            </w:r>
          </w:p>
        </w:tc>
        <w:tc>
          <w:tcPr>
            <w:tcW w:w="1134" w:type="dxa"/>
            <w:tcBorders>
              <w:top w:val="nil"/>
              <w:left w:val="nil"/>
              <w:bottom w:val="single" w:color="auto" w:sz="4" w:space="0"/>
              <w:right w:val="single" w:color="auto" w:sz="4" w:space="0"/>
            </w:tcBorders>
            <w:shd w:val="clear" w:color="auto" w:fill="auto"/>
            <w:vAlign w:val="center"/>
          </w:tcPr>
          <w:p w14:paraId="28839144">
            <w:pPr>
              <w:widowControl/>
              <w:jc w:val="center"/>
              <w:rPr>
                <w:rFonts w:hint="default"/>
                <w:kern w:val="0"/>
                <w:sz w:val="18"/>
                <w:szCs w:val="18"/>
                <w:rPrChange w:id="4040" w:author="赵翔-深圳" w:date="2024-12-20T21:18:55Z">
                  <w:rPr>
                    <w:kern w:val="0"/>
                    <w:sz w:val="18"/>
                    <w:szCs w:val="18"/>
                  </w:rPr>
                </w:rPrChange>
              </w:rPr>
            </w:pPr>
            <w:r>
              <w:rPr>
                <w:rFonts w:hint="default"/>
                <w:kern w:val="0"/>
                <w:sz w:val="18"/>
                <w:szCs w:val="18"/>
                <w:rPrChange w:id="4041" w:author="赵翔-深圳" w:date="2024-12-20T21:18:55Z">
                  <w:rPr>
                    <w:kern w:val="0"/>
                    <w:sz w:val="18"/>
                    <w:szCs w:val="18"/>
                  </w:rPr>
                </w:rPrChange>
              </w:rPr>
              <w:t>状况值</w:t>
            </w:r>
          </w:p>
        </w:tc>
        <w:tc>
          <w:tcPr>
            <w:tcW w:w="1275" w:type="dxa"/>
            <w:tcBorders>
              <w:top w:val="nil"/>
              <w:left w:val="nil"/>
              <w:bottom w:val="single" w:color="auto" w:sz="4" w:space="0"/>
              <w:right w:val="single" w:color="auto" w:sz="4" w:space="0"/>
            </w:tcBorders>
            <w:shd w:val="clear" w:color="auto" w:fill="auto"/>
            <w:vAlign w:val="center"/>
          </w:tcPr>
          <w:p w14:paraId="52F8DBA4">
            <w:pPr>
              <w:widowControl/>
              <w:jc w:val="center"/>
              <w:rPr>
                <w:rFonts w:hint="default"/>
                <w:kern w:val="0"/>
                <w:sz w:val="18"/>
                <w:szCs w:val="18"/>
                <w:rPrChange w:id="4042" w:author="赵翔-深圳" w:date="2024-12-20T21:18:55Z">
                  <w:rPr>
                    <w:kern w:val="0"/>
                    <w:sz w:val="18"/>
                    <w:szCs w:val="18"/>
                  </w:rPr>
                </w:rPrChange>
              </w:rPr>
            </w:pPr>
            <w:r>
              <w:rPr>
                <w:rFonts w:hint="default"/>
                <w:kern w:val="0"/>
                <w:sz w:val="18"/>
                <w:szCs w:val="18"/>
                <w:rPrChange w:id="4043" w:author="赵翔-深圳" w:date="2024-12-20T21:18:55Z">
                  <w:rPr>
                    <w:kern w:val="0"/>
                    <w:sz w:val="18"/>
                    <w:szCs w:val="18"/>
                  </w:rPr>
                </w:rPrChange>
              </w:rPr>
              <w:t>分项</w:t>
            </w:r>
          </w:p>
        </w:tc>
        <w:tc>
          <w:tcPr>
            <w:tcW w:w="1024" w:type="dxa"/>
            <w:tcBorders>
              <w:top w:val="nil"/>
              <w:left w:val="nil"/>
              <w:bottom w:val="single" w:color="auto" w:sz="4" w:space="0"/>
              <w:right w:val="single" w:color="auto" w:sz="4" w:space="0"/>
            </w:tcBorders>
            <w:shd w:val="clear" w:color="auto" w:fill="auto"/>
            <w:vAlign w:val="center"/>
          </w:tcPr>
          <w:p w14:paraId="03B1F745">
            <w:pPr>
              <w:widowControl/>
              <w:jc w:val="center"/>
              <w:rPr>
                <w:rFonts w:hint="default"/>
                <w:kern w:val="0"/>
                <w:sz w:val="18"/>
                <w:szCs w:val="18"/>
                <w:rPrChange w:id="4044" w:author="赵翔-深圳" w:date="2024-12-20T21:18:55Z">
                  <w:rPr>
                    <w:kern w:val="0"/>
                    <w:sz w:val="18"/>
                    <w:szCs w:val="18"/>
                  </w:rPr>
                </w:rPrChange>
              </w:rPr>
            </w:pPr>
            <w:r>
              <w:rPr>
                <w:rFonts w:hint="default"/>
                <w:kern w:val="0"/>
                <w:sz w:val="18"/>
                <w:szCs w:val="18"/>
                <w:rPrChange w:id="4045" w:author="赵翔-深圳" w:date="2024-12-20T21:18:55Z">
                  <w:rPr>
                    <w:kern w:val="0"/>
                    <w:sz w:val="18"/>
                    <w:szCs w:val="18"/>
                  </w:rPr>
                </w:rPrChange>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39964416">
            <w:pPr>
              <w:widowControl/>
              <w:jc w:val="center"/>
              <w:rPr>
                <w:rFonts w:hint="default"/>
                <w:kern w:val="0"/>
                <w:sz w:val="18"/>
                <w:szCs w:val="18"/>
                <w:rPrChange w:id="4046" w:author="赵翔-深圳" w:date="2024-12-20T21:18:55Z">
                  <w:rPr>
                    <w:kern w:val="0"/>
                    <w:sz w:val="18"/>
                    <w:szCs w:val="18"/>
                  </w:rPr>
                </w:rPrChange>
              </w:rPr>
            </w:pPr>
            <w:r>
              <w:rPr>
                <w:rFonts w:hint="default"/>
                <w:kern w:val="0"/>
                <w:sz w:val="18"/>
                <w:szCs w:val="18"/>
                <w:rPrChange w:id="4047" w:author="赵翔-深圳" w:date="2024-12-20T21:18:55Z">
                  <w:rPr>
                    <w:kern w:val="0"/>
                    <w:sz w:val="18"/>
                    <w:szCs w:val="18"/>
                  </w:rPr>
                </w:rPrChange>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5691A1E9">
            <w:pPr>
              <w:widowControl/>
              <w:jc w:val="center"/>
              <w:rPr>
                <w:rFonts w:hint="default"/>
                <w:kern w:val="0"/>
                <w:sz w:val="18"/>
                <w:szCs w:val="18"/>
                <w:rPrChange w:id="4048" w:author="赵翔-深圳" w:date="2024-12-20T21:18:55Z">
                  <w:rPr>
                    <w:kern w:val="0"/>
                    <w:sz w:val="18"/>
                    <w:szCs w:val="18"/>
                  </w:rPr>
                </w:rPrChange>
              </w:rPr>
            </w:pPr>
            <w:r>
              <w:rPr>
                <w:rFonts w:hint="default"/>
                <w:kern w:val="0"/>
                <w:sz w:val="18"/>
                <w:szCs w:val="18"/>
                <w:rPrChange w:id="4049" w:author="赵翔-深圳" w:date="2024-12-20T21:18:55Z">
                  <w:rPr>
                    <w:kern w:val="0"/>
                    <w:sz w:val="18"/>
                    <w:szCs w:val="18"/>
                  </w:rPr>
                </w:rPrChange>
              </w:rPr>
              <w:t>QTCI</w:t>
            </w:r>
          </w:p>
        </w:tc>
      </w:tr>
      <w:tr w14:paraId="50633B8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7DDBF5C9">
            <w:pPr>
              <w:widowControl/>
              <w:jc w:val="center"/>
              <w:rPr>
                <w:rFonts w:hint="default"/>
                <w:kern w:val="0"/>
                <w:sz w:val="18"/>
                <w:szCs w:val="18"/>
                <w:rPrChange w:id="4050" w:author="赵翔-深圳" w:date="2024-12-20T21:18:55Z">
                  <w:rPr>
                    <w:kern w:val="0"/>
                    <w:sz w:val="18"/>
                    <w:szCs w:val="18"/>
                  </w:rPr>
                </w:rPrChange>
              </w:rPr>
            </w:pPr>
            <w:r>
              <w:rPr>
                <w:rFonts w:hint="default"/>
                <w:kern w:val="0"/>
                <w:sz w:val="18"/>
                <w:szCs w:val="18"/>
                <w:rPrChange w:id="4051" w:author="赵翔-深圳" w:date="2024-12-20T21:18:55Z">
                  <w:rPr>
                    <w:kern w:val="0"/>
                    <w:sz w:val="18"/>
                    <w:szCs w:val="18"/>
                  </w:rPr>
                </w:rPrChange>
              </w:rPr>
              <w:t>电缆沟</w:t>
            </w:r>
          </w:p>
        </w:tc>
        <w:tc>
          <w:tcPr>
            <w:tcW w:w="1339" w:type="dxa"/>
            <w:tcBorders>
              <w:top w:val="nil"/>
              <w:left w:val="nil"/>
              <w:bottom w:val="single" w:color="auto" w:sz="4" w:space="0"/>
              <w:right w:val="single" w:color="auto" w:sz="4" w:space="0"/>
            </w:tcBorders>
            <w:shd w:val="clear" w:color="auto" w:fill="auto"/>
            <w:vAlign w:val="center"/>
          </w:tcPr>
          <w:p w14:paraId="35C1F192">
            <w:pPr>
              <w:jc w:val="center"/>
              <w:rPr>
                <w:rFonts w:hint="default"/>
                <w:sz w:val="18"/>
                <w:szCs w:val="18"/>
                <w:rPrChange w:id="4052" w:author="赵翔-深圳" w:date="2024-12-20T21:18:55Z">
                  <w:rPr>
                    <w:sz w:val="18"/>
                    <w:szCs w:val="18"/>
                  </w:rPr>
                </w:rPrChange>
              </w:rPr>
            </w:pPr>
            <w:r>
              <w:rPr>
                <w:rFonts w:hint="default"/>
                <w:sz w:val="18"/>
                <w:szCs w:val="18"/>
                <w:rPrChange w:id="4053" w:author="赵翔-深圳" w:date="2024-12-20T21:18:55Z">
                  <w:rPr>
                    <w:sz w:val="18"/>
                    <w:szCs w:val="18"/>
                  </w:rPr>
                </w:rPrChange>
              </w:rPr>
              <w:t xml:space="preserve">10 </w:t>
            </w:r>
          </w:p>
        </w:tc>
        <w:tc>
          <w:tcPr>
            <w:tcW w:w="1134" w:type="dxa"/>
            <w:tcBorders>
              <w:top w:val="nil"/>
              <w:left w:val="nil"/>
              <w:bottom w:val="single" w:color="auto" w:sz="4" w:space="0"/>
              <w:right w:val="single" w:color="auto" w:sz="4" w:space="0"/>
            </w:tcBorders>
            <w:shd w:val="clear" w:color="auto" w:fill="auto"/>
            <w:vAlign w:val="center"/>
          </w:tcPr>
          <w:p w14:paraId="58CE8301">
            <w:pPr>
              <w:jc w:val="center"/>
              <w:rPr>
                <w:rFonts w:hint="default" w:eastAsia="宋体"/>
                <w:sz w:val="18"/>
                <w:szCs w:val="18"/>
                <w:lang w:val="en-US" w:eastAsia="zh-CN"/>
                <w:rPrChange w:id="4054" w:author="赵翔-深圳" w:date="2024-12-20T21:18:55Z">
                  <w:rPr>
                    <w:rFonts w:hint="eastAsia" w:eastAsia="宋体"/>
                    <w:sz w:val="18"/>
                    <w:szCs w:val="18"/>
                    <w:lang w:val="en-US" w:eastAsia="zh-CN"/>
                  </w:rPr>
                </w:rPrChange>
              </w:rPr>
            </w:pPr>
            <w:r>
              <w:rPr>
                <w:rFonts w:hint="default"/>
                <w:sz w:val="18"/>
                <w:szCs w:val="18"/>
                <w:lang w:val="en-US" w:eastAsia="zh-CN"/>
                <w:rPrChange w:id="4055" w:author="赵翔-深圳" w:date="2024-12-20T21:18:55Z">
                  <w:rPr>
                    <w:rFonts w:hint="eastAsia"/>
                    <w:sz w:val="18"/>
                    <w:szCs w:val="18"/>
                    <w:lang w:val="en-US" w:eastAsia="zh-CN"/>
                  </w:rPr>
                </w:rPrChange>
              </w:rPr>
              <w:t>0</w:t>
            </w:r>
          </w:p>
        </w:tc>
        <w:tc>
          <w:tcPr>
            <w:tcW w:w="1275" w:type="dxa"/>
            <w:tcBorders>
              <w:top w:val="nil"/>
              <w:left w:val="nil"/>
              <w:bottom w:val="single" w:color="auto" w:sz="4" w:space="0"/>
              <w:right w:val="single" w:color="auto" w:sz="4" w:space="0"/>
            </w:tcBorders>
            <w:shd w:val="clear" w:color="auto" w:fill="auto"/>
            <w:vAlign w:val="center"/>
          </w:tcPr>
          <w:p w14:paraId="06FB4AAE">
            <w:pPr>
              <w:widowControl/>
              <w:jc w:val="center"/>
              <w:rPr>
                <w:rFonts w:hint="default"/>
                <w:kern w:val="0"/>
                <w:sz w:val="18"/>
                <w:szCs w:val="18"/>
                <w:rPrChange w:id="4056" w:author="赵翔-深圳" w:date="2024-12-20T21:18:55Z">
                  <w:rPr>
                    <w:kern w:val="0"/>
                    <w:sz w:val="18"/>
                    <w:szCs w:val="18"/>
                  </w:rPr>
                </w:rPrChange>
              </w:rPr>
            </w:pPr>
            <w:r>
              <w:rPr>
                <w:rFonts w:hint="default"/>
                <w:kern w:val="0"/>
                <w:sz w:val="18"/>
                <w:szCs w:val="18"/>
                <w:rPrChange w:id="4057" w:author="赵翔-深圳" w:date="2024-12-20T21:18:55Z">
                  <w:rPr>
                    <w:kern w:val="0"/>
                    <w:sz w:val="18"/>
                    <w:szCs w:val="18"/>
                  </w:rPr>
                </w:rPrChange>
              </w:rPr>
              <w:t>消音设施</w:t>
            </w:r>
          </w:p>
        </w:tc>
        <w:tc>
          <w:tcPr>
            <w:tcW w:w="1024" w:type="dxa"/>
            <w:tcBorders>
              <w:top w:val="nil"/>
              <w:left w:val="nil"/>
              <w:bottom w:val="single" w:color="auto" w:sz="4" w:space="0"/>
              <w:right w:val="single" w:color="auto" w:sz="4" w:space="0"/>
            </w:tcBorders>
            <w:shd w:val="clear" w:color="auto" w:fill="auto"/>
            <w:vAlign w:val="center"/>
          </w:tcPr>
          <w:p w14:paraId="082DCFFF">
            <w:pPr>
              <w:jc w:val="center"/>
              <w:rPr>
                <w:rFonts w:hint="default"/>
                <w:sz w:val="18"/>
                <w:szCs w:val="18"/>
                <w:rPrChange w:id="4058" w:author="赵翔-深圳" w:date="2024-12-20T21:18:55Z">
                  <w:rPr>
                    <w:sz w:val="18"/>
                    <w:szCs w:val="18"/>
                  </w:rPr>
                </w:rPrChange>
              </w:rPr>
            </w:pPr>
            <w:r>
              <w:rPr>
                <w:rFonts w:hint="default"/>
                <w:sz w:val="18"/>
                <w:szCs w:val="18"/>
                <w:rPrChange w:id="4059" w:author="赵翔-深圳" w:date="2024-12-20T21:18:55Z">
                  <w:rPr>
                    <w:sz w:val="18"/>
                    <w:szCs w:val="18"/>
                  </w:rPr>
                </w:rPrChange>
              </w:rPr>
              <w:t>3</w:t>
            </w:r>
          </w:p>
        </w:tc>
        <w:tc>
          <w:tcPr>
            <w:tcW w:w="1149" w:type="dxa"/>
            <w:gridSpan w:val="2"/>
            <w:tcBorders>
              <w:top w:val="nil"/>
              <w:left w:val="nil"/>
              <w:bottom w:val="single" w:color="auto" w:sz="4" w:space="0"/>
              <w:right w:val="single" w:color="auto" w:sz="4" w:space="0"/>
            </w:tcBorders>
            <w:shd w:val="clear" w:color="auto" w:fill="auto"/>
            <w:vAlign w:val="center"/>
          </w:tcPr>
          <w:p w14:paraId="5DC38C13">
            <w:pPr>
              <w:jc w:val="center"/>
              <w:rPr>
                <w:rFonts w:hint="default"/>
                <w:sz w:val="18"/>
                <w:szCs w:val="18"/>
                <w:rPrChange w:id="4060" w:author="赵翔-深圳" w:date="2024-12-20T21:18:55Z">
                  <w:rPr>
                    <w:sz w:val="18"/>
                    <w:szCs w:val="18"/>
                  </w:rPr>
                </w:rPrChange>
              </w:rPr>
            </w:pPr>
            <w:r>
              <w:rPr>
                <w:rFonts w:hint="default"/>
                <w:sz w:val="18"/>
                <w:szCs w:val="18"/>
                <w:rPrChange w:id="4061" w:author="赵翔-深圳" w:date="2024-12-20T21:18:55Z">
                  <w:rPr>
                    <w:sz w:val="18"/>
                    <w:szCs w:val="18"/>
                  </w:rPr>
                </w:rPrChange>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43B1AF48">
            <w:pPr>
              <w:widowControl/>
              <w:jc w:val="center"/>
              <w:rPr>
                <w:rFonts w:hint="default"/>
                <w:kern w:val="0"/>
                <w:sz w:val="18"/>
                <w:szCs w:val="18"/>
                <w:rPrChange w:id="4062" w:author="赵翔-深圳" w:date="2024-12-20T21:18:55Z">
                  <w:rPr>
                    <w:kern w:val="0"/>
                    <w:sz w:val="18"/>
                    <w:szCs w:val="18"/>
                  </w:rPr>
                </w:rPrChange>
              </w:rPr>
            </w:pPr>
            <w:r>
              <w:rPr>
                <w:rFonts w:hint="default"/>
                <w:kern w:val="0"/>
                <w:sz w:val="18"/>
                <w:szCs w:val="18"/>
                <w:rPrChange w:id="4063" w:author="赵翔-深圳" w:date="2024-12-20T21:18:55Z">
                  <w:rPr>
                    <w:kern w:val="0"/>
                    <w:sz w:val="18"/>
                    <w:szCs w:val="18"/>
                  </w:rPr>
                </w:rPrChange>
              </w:rPr>
              <w:t>100</w:t>
            </w:r>
          </w:p>
        </w:tc>
      </w:tr>
      <w:tr w14:paraId="0AAAF32E">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7E67E3A2">
            <w:pPr>
              <w:widowControl/>
              <w:jc w:val="center"/>
              <w:rPr>
                <w:rFonts w:hint="default"/>
                <w:kern w:val="0"/>
                <w:sz w:val="18"/>
                <w:szCs w:val="18"/>
                <w:rPrChange w:id="4064" w:author="赵翔-深圳" w:date="2024-12-20T21:18:55Z">
                  <w:rPr>
                    <w:kern w:val="0"/>
                    <w:sz w:val="18"/>
                    <w:szCs w:val="18"/>
                  </w:rPr>
                </w:rPrChange>
              </w:rPr>
            </w:pPr>
            <w:r>
              <w:rPr>
                <w:rFonts w:hint="default"/>
                <w:kern w:val="0"/>
                <w:sz w:val="18"/>
                <w:szCs w:val="18"/>
                <w:rPrChange w:id="4065" w:author="赵翔-深圳" w:date="2024-12-20T21:18:55Z">
                  <w:rPr>
                    <w:kern w:val="0"/>
                    <w:sz w:val="18"/>
                    <w:szCs w:val="18"/>
                  </w:rPr>
                </w:rPrChange>
              </w:rPr>
              <w:t>设备洞室</w:t>
            </w:r>
          </w:p>
        </w:tc>
        <w:tc>
          <w:tcPr>
            <w:tcW w:w="1339" w:type="dxa"/>
            <w:tcBorders>
              <w:top w:val="nil"/>
              <w:left w:val="nil"/>
              <w:bottom w:val="single" w:color="auto" w:sz="4" w:space="0"/>
              <w:right w:val="single" w:color="auto" w:sz="4" w:space="0"/>
            </w:tcBorders>
            <w:shd w:val="clear" w:color="auto" w:fill="auto"/>
            <w:vAlign w:val="center"/>
          </w:tcPr>
          <w:p w14:paraId="56A42F7C">
            <w:pPr>
              <w:jc w:val="center"/>
              <w:rPr>
                <w:rFonts w:hint="default"/>
                <w:sz w:val="18"/>
                <w:szCs w:val="18"/>
                <w:rPrChange w:id="4066" w:author="赵翔-深圳" w:date="2024-12-20T21:18:55Z">
                  <w:rPr>
                    <w:sz w:val="18"/>
                    <w:szCs w:val="18"/>
                  </w:rPr>
                </w:rPrChange>
              </w:rPr>
            </w:pPr>
            <w:r>
              <w:rPr>
                <w:rFonts w:hint="default"/>
                <w:sz w:val="18"/>
                <w:szCs w:val="18"/>
                <w:rPrChange w:id="4067" w:author="赵翔-深圳" w:date="2024-12-20T21:18:55Z">
                  <w:rPr>
                    <w:sz w:val="18"/>
                    <w:szCs w:val="18"/>
                  </w:rPr>
                </w:rPrChange>
              </w:rPr>
              <w:t>10</w:t>
            </w:r>
          </w:p>
        </w:tc>
        <w:tc>
          <w:tcPr>
            <w:tcW w:w="1134" w:type="dxa"/>
            <w:tcBorders>
              <w:top w:val="nil"/>
              <w:left w:val="nil"/>
              <w:bottom w:val="single" w:color="auto" w:sz="4" w:space="0"/>
              <w:right w:val="single" w:color="auto" w:sz="4" w:space="0"/>
            </w:tcBorders>
            <w:shd w:val="clear" w:color="auto" w:fill="auto"/>
            <w:vAlign w:val="center"/>
          </w:tcPr>
          <w:p w14:paraId="7CE15D4C">
            <w:pPr>
              <w:jc w:val="center"/>
              <w:rPr>
                <w:rFonts w:hint="default" w:eastAsia="宋体"/>
                <w:sz w:val="18"/>
                <w:szCs w:val="18"/>
                <w:lang w:val="en-US" w:eastAsia="zh-CN"/>
                <w:rPrChange w:id="4068" w:author="赵翔-深圳" w:date="2024-12-20T21:18:55Z">
                  <w:rPr>
                    <w:rFonts w:hint="eastAsia" w:eastAsia="宋体"/>
                    <w:sz w:val="18"/>
                    <w:szCs w:val="18"/>
                    <w:lang w:val="en-US" w:eastAsia="zh-CN"/>
                  </w:rPr>
                </w:rPrChange>
              </w:rPr>
            </w:pPr>
            <w:r>
              <w:rPr>
                <w:rFonts w:hint="default"/>
                <w:sz w:val="18"/>
                <w:szCs w:val="18"/>
                <w:lang w:val="en-US" w:eastAsia="zh-CN"/>
                <w:rPrChange w:id="4069" w:author="赵翔-深圳" w:date="2024-12-20T21:18:55Z">
                  <w:rPr>
                    <w:rFonts w:hint="eastAsia"/>
                    <w:sz w:val="18"/>
                    <w:szCs w:val="18"/>
                    <w:lang w:val="en-US" w:eastAsia="zh-CN"/>
                  </w:rPr>
                </w:rPrChange>
              </w:rPr>
              <w:t>0</w:t>
            </w:r>
          </w:p>
        </w:tc>
        <w:tc>
          <w:tcPr>
            <w:tcW w:w="1275" w:type="dxa"/>
            <w:tcBorders>
              <w:top w:val="nil"/>
              <w:left w:val="nil"/>
              <w:bottom w:val="single" w:color="auto" w:sz="4" w:space="0"/>
              <w:right w:val="single" w:color="auto" w:sz="4" w:space="0"/>
            </w:tcBorders>
            <w:shd w:val="clear" w:color="auto" w:fill="auto"/>
            <w:vAlign w:val="center"/>
          </w:tcPr>
          <w:p w14:paraId="3697CA80">
            <w:pPr>
              <w:widowControl/>
              <w:jc w:val="center"/>
              <w:rPr>
                <w:rFonts w:hint="default"/>
                <w:kern w:val="0"/>
                <w:sz w:val="18"/>
                <w:szCs w:val="18"/>
                <w:rPrChange w:id="4070" w:author="赵翔-深圳" w:date="2024-12-20T21:18:55Z">
                  <w:rPr>
                    <w:kern w:val="0"/>
                    <w:sz w:val="18"/>
                    <w:szCs w:val="18"/>
                  </w:rPr>
                </w:rPrChange>
              </w:rPr>
            </w:pPr>
            <w:r>
              <w:rPr>
                <w:rFonts w:hint="default"/>
                <w:kern w:val="0"/>
                <w:sz w:val="18"/>
                <w:szCs w:val="18"/>
                <w:rPrChange w:id="4071" w:author="赵翔-深圳" w:date="2024-12-20T21:18:55Z">
                  <w:rPr>
                    <w:kern w:val="0"/>
                    <w:sz w:val="18"/>
                    <w:szCs w:val="18"/>
                  </w:rPr>
                </w:rPrChange>
              </w:rPr>
              <w:t>减光设施</w:t>
            </w:r>
          </w:p>
        </w:tc>
        <w:tc>
          <w:tcPr>
            <w:tcW w:w="1024" w:type="dxa"/>
            <w:tcBorders>
              <w:top w:val="nil"/>
              <w:left w:val="nil"/>
              <w:bottom w:val="single" w:color="auto" w:sz="4" w:space="0"/>
              <w:right w:val="single" w:color="auto" w:sz="4" w:space="0"/>
            </w:tcBorders>
            <w:shd w:val="clear" w:color="auto" w:fill="auto"/>
            <w:vAlign w:val="center"/>
          </w:tcPr>
          <w:p w14:paraId="40D7E1E8">
            <w:pPr>
              <w:jc w:val="center"/>
              <w:rPr>
                <w:rFonts w:hint="default"/>
                <w:sz w:val="18"/>
                <w:szCs w:val="18"/>
                <w:rPrChange w:id="4072" w:author="赵翔-深圳" w:date="2024-12-20T21:18:55Z">
                  <w:rPr>
                    <w:sz w:val="18"/>
                    <w:szCs w:val="18"/>
                  </w:rPr>
                </w:rPrChange>
              </w:rPr>
            </w:pPr>
            <w:r>
              <w:rPr>
                <w:rFonts w:hint="default"/>
                <w:sz w:val="18"/>
                <w:szCs w:val="18"/>
                <w:rPrChange w:id="4073" w:author="赵翔-深圳" w:date="2024-12-20T21:18:55Z">
                  <w:rPr>
                    <w:sz w:val="18"/>
                    <w:szCs w:val="18"/>
                  </w:rPr>
                </w:rPrChange>
              </w:rPr>
              <w:t>10</w:t>
            </w:r>
          </w:p>
        </w:tc>
        <w:tc>
          <w:tcPr>
            <w:tcW w:w="1149" w:type="dxa"/>
            <w:gridSpan w:val="2"/>
            <w:tcBorders>
              <w:top w:val="nil"/>
              <w:left w:val="nil"/>
              <w:bottom w:val="single" w:color="auto" w:sz="4" w:space="0"/>
              <w:right w:val="single" w:color="auto" w:sz="4" w:space="0"/>
            </w:tcBorders>
            <w:shd w:val="clear" w:color="auto" w:fill="auto"/>
            <w:vAlign w:val="center"/>
          </w:tcPr>
          <w:p w14:paraId="2A94F5F4">
            <w:pPr>
              <w:jc w:val="center"/>
              <w:rPr>
                <w:rFonts w:hint="default"/>
                <w:sz w:val="18"/>
                <w:szCs w:val="18"/>
                <w:rPrChange w:id="4074" w:author="赵翔-深圳" w:date="2024-12-20T21:18:55Z">
                  <w:rPr>
                    <w:sz w:val="18"/>
                    <w:szCs w:val="18"/>
                  </w:rPr>
                </w:rPrChange>
              </w:rPr>
            </w:pPr>
            <w:r>
              <w:rPr>
                <w:rFonts w:hint="default"/>
                <w:sz w:val="18"/>
                <w:szCs w:val="18"/>
                <w:rPrChange w:id="4075" w:author="赵翔-深圳" w:date="2024-12-20T21:18:55Z">
                  <w:rPr>
                    <w:sz w:val="18"/>
                    <w:szCs w:val="18"/>
                  </w:rPr>
                </w:rPrChange>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2642A037">
            <w:pPr>
              <w:widowControl/>
              <w:jc w:val="left"/>
              <w:rPr>
                <w:rFonts w:hint="default"/>
                <w:kern w:val="0"/>
                <w:sz w:val="18"/>
                <w:szCs w:val="18"/>
                <w:rPrChange w:id="4076" w:author="赵翔-深圳" w:date="2024-12-20T21:18:55Z">
                  <w:rPr>
                    <w:kern w:val="0"/>
                    <w:sz w:val="18"/>
                    <w:szCs w:val="18"/>
                  </w:rPr>
                </w:rPrChange>
              </w:rPr>
            </w:pPr>
          </w:p>
        </w:tc>
      </w:tr>
      <w:tr w14:paraId="6A369616">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5050BD17">
            <w:pPr>
              <w:widowControl/>
              <w:jc w:val="center"/>
              <w:rPr>
                <w:rFonts w:hint="default"/>
                <w:kern w:val="0"/>
                <w:sz w:val="18"/>
                <w:szCs w:val="18"/>
                <w:rPrChange w:id="4077" w:author="赵翔-深圳" w:date="2024-12-20T21:18:55Z">
                  <w:rPr>
                    <w:kern w:val="0"/>
                    <w:sz w:val="18"/>
                    <w:szCs w:val="18"/>
                  </w:rPr>
                </w:rPrChange>
              </w:rPr>
            </w:pPr>
            <w:r>
              <w:rPr>
                <w:rFonts w:hint="default"/>
                <w:kern w:val="0"/>
                <w:sz w:val="18"/>
                <w:szCs w:val="18"/>
                <w:rPrChange w:id="4078" w:author="赵翔-深圳" w:date="2024-12-20T21:18:55Z">
                  <w:rPr>
                    <w:kern w:val="0"/>
                    <w:sz w:val="18"/>
                    <w:szCs w:val="18"/>
                  </w:rPr>
                </w:rPrChange>
              </w:rPr>
              <w:t>洞外联络通道</w:t>
            </w:r>
          </w:p>
        </w:tc>
        <w:tc>
          <w:tcPr>
            <w:tcW w:w="1339" w:type="dxa"/>
            <w:tcBorders>
              <w:top w:val="nil"/>
              <w:left w:val="nil"/>
              <w:bottom w:val="single" w:color="auto" w:sz="4" w:space="0"/>
              <w:right w:val="single" w:color="auto" w:sz="4" w:space="0"/>
            </w:tcBorders>
            <w:shd w:val="clear" w:color="auto" w:fill="auto"/>
            <w:vAlign w:val="center"/>
          </w:tcPr>
          <w:p w14:paraId="495B75A7">
            <w:pPr>
              <w:jc w:val="center"/>
              <w:rPr>
                <w:rFonts w:hint="default"/>
                <w:sz w:val="18"/>
                <w:szCs w:val="18"/>
                <w:rPrChange w:id="4079" w:author="赵翔-深圳" w:date="2024-12-20T21:18:55Z">
                  <w:rPr>
                    <w:sz w:val="18"/>
                    <w:szCs w:val="18"/>
                  </w:rPr>
                </w:rPrChange>
              </w:rPr>
            </w:pPr>
            <w:r>
              <w:rPr>
                <w:rFonts w:hint="default"/>
                <w:sz w:val="18"/>
                <w:szCs w:val="18"/>
                <w:rPrChange w:id="4080" w:author="赵翔-深圳" w:date="2024-12-20T21:18:55Z">
                  <w:rPr>
                    <w:sz w:val="18"/>
                    <w:szCs w:val="18"/>
                  </w:rPr>
                </w:rPrChange>
              </w:rPr>
              <w:t>9</w:t>
            </w:r>
          </w:p>
        </w:tc>
        <w:tc>
          <w:tcPr>
            <w:tcW w:w="1134" w:type="dxa"/>
            <w:tcBorders>
              <w:top w:val="nil"/>
              <w:left w:val="nil"/>
              <w:bottom w:val="single" w:color="auto" w:sz="4" w:space="0"/>
              <w:right w:val="single" w:color="auto" w:sz="4" w:space="0"/>
            </w:tcBorders>
            <w:shd w:val="clear" w:color="auto" w:fill="auto"/>
            <w:vAlign w:val="center"/>
          </w:tcPr>
          <w:p w14:paraId="7016F070">
            <w:pPr>
              <w:jc w:val="center"/>
              <w:rPr>
                <w:rFonts w:hint="default"/>
                <w:sz w:val="18"/>
                <w:szCs w:val="18"/>
                <w:rPrChange w:id="4081" w:author="赵翔-深圳" w:date="2024-12-20T21:18:55Z">
                  <w:rPr>
                    <w:sz w:val="18"/>
                    <w:szCs w:val="18"/>
                  </w:rPr>
                </w:rPrChange>
              </w:rPr>
            </w:pPr>
            <w:r>
              <w:rPr>
                <w:rFonts w:hint="default"/>
                <w:sz w:val="18"/>
                <w:szCs w:val="18"/>
                <w:rPrChange w:id="4082" w:author="赵翔-深圳" w:date="2024-12-20T21:18:55Z">
                  <w:rPr>
                    <w:sz w:val="18"/>
                    <w:szCs w:val="18"/>
                  </w:rPr>
                </w:rPrChange>
              </w:rPr>
              <w:t>0</w:t>
            </w:r>
          </w:p>
        </w:tc>
        <w:tc>
          <w:tcPr>
            <w:tcW w:w="1275" w:type="dxa"/>
            <w:tcBorders>
              <w:top w:val="nil"/>
              <w:left w:val="nil"/>
              <w:bottom w:val="single" w:color="auto" w:sz="4" w:space="0"/>
              <w:right w:val="single" w:color="auto" w:sz="4" w:space="0"/>
            </w:tcBorders>
            <w:shd w:val="clear" w:color="auto" w:fill="auto"/>
            <w:vAlign w:val="center"/>
          </w:tcPr>
          <w:p w14:paraId="169691AE">
            <w:pPr>
              <w:widowControl/>
              <w:jc w:val="center"/>
              <w:rPr>
                <w:rFonts w:hint="default"/>
                <w:kern w:val="0"/>
                <w:sz w:val="18"/>
                <w:szCs w:val="18"/>
                <w:rPrChange w:id="4083" w:author="赵翔-深圳" w:date="2024-12-20T21:18:55Z">
                  <w:rPr>
                    <w:kern w:val="0"/>
                    <w:sz w:val="18"/>
                    <w:szCs w:val="18"/>
                  </w:rPr>
                </w:rPrChange>
              </w:rPr>
            </w:pPr>
            <w:r>
              <w:rPr>
                <w:rFonts w:hint="default"/>
                <w:kern w:val="0"/>
                <w:sz w:val="18"/>
                <w:szCs w:val="18"/>
                <w:rPrChange w:id="4084" w:author="赵翔-深圳" w:date="2024-12-20T21:18:55Z">
                  <w:rPr>
                    <w:kern w:val="0"/>
                    <w:sz w:val="18"/>
                    <w:szCs w:val="18"/>
                  </w:rPr>
                </w:rPrChange>
              </w:rPr>
              <w:t>污水处理设施</w:t>
            </w:r>
          </w:p>
        </w:tc>
        <w:tc>
          <w:tcPr>
            <w:tcW w:w="1024" w:type="dxa"/>
            <w:tcBorders>
              <w:top w:val="nil"/>
              <w:left w:val="nil"/>
              <w:bottom w:val="single" w:color="auto" w:sz="4" w:space="0"/>
              <w:right w:val="single" w:color="auto" w:sz="4" w:space="0"/>
            </w:tcBorders>
            <w:shd w:val="clear" w:color="auto" w:fill="auto"/>
            <w:vAlign w:val="center"/>
          </w:tcPr>
          <w:p w14:paraId="6CB7484E">
            <w:pPr>
              <w:jc w:val="center"/>
              <w:rPr>
                <w:rFonts w:hint="default"/>
                <w:sz w:val="18"/>
                <w:szCs w:val="18"/>
                <w:rPrChange w:id="4085" w:author="赵翔-深圳" w:date="2024-12-20T21:18:55Z">
                  <w:rPr>
                    <w:sz w:val="18"/>
                    <w:szCs w:val="18"/>
                  </w:rPr>
                </w:rPrChange>
              </w:rPr>
            </w:pPr>
            <w:r>
              <w:rPr>
                <w:rFonts w:hint="default"/>
                <w:sz w:val="18"/>
                <w:szCs w:val="18"/>
                <w:rPrChange w:id="4086" w:author="赵翔-深圳" w:date="2024-12-20T21:18:55Z">
                  <w:rPr>
                    <w:sz w:val="18"/>
                    <w:szCs w:val="18"/>
                  </w:rPr>
                </w:rPrChange>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0AF1F5B">
            <w:pPr>
              <w:jc w:val="center"/>
              <w:rPr>
                <w:rFonts w:hint="default"/>
                <w:sz w:val="18"/>
                <w:szCs w:val="18"/>
                <w:rPrChange w:id="4087" w:author="赵翔-深圳" w:date="2024-12-20T21:18:55Z">
                  <w:rPr>
                    <w:sz w:val="18"/>
                    <w:szCs w:val="18"/>
                  </w:rPr>
                </w:rPrChange>
              </w:rPr>
            </w:pPr>
            <w:r>
              <w:rPr>
                <w:rFonts w:hint="default"/>
                <w:sz w:val="18"/>
                <w:szCs w:val="18"/>
                <w:rPrChange w:id="4088" w:author="赵翔-深圳" w:date="2024-12-20T21:18:55Z">
                  <w:rPr>
                    <w:sz w:val="18"/>
                    <w:szCs w:val="18"/>
                  </w:rPr>
                </w:rPrChange>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75ADB3EA">
            <w:pPr>
              <w:widowControl/>
              <w:jc w:val="center"/>
              <w:rPr>
                <w:rFonts w:hint="default"/>
                <w:kern w:val="0"/>
                <w:sz w:val="18"/>
                <w:szCs w:val="18"/>
                <w:rPrChange w:id="4089" w:author="赵翔-深圳" w:date="2024-12-20T21:18:55Z">
                  <w:rPr>
                    <w:kern w:val="0"/>
                    <w:sz w:val="18"/>
                    <w:szCs w:val="18"/>
                  </w:rPr>
                </w:rPrChange>
              </w:rPr>
            </w:pPr>
            <w:r>
              <w:rPr>
                <w:rFonts w:hint="default"/>
                <w:kern w:val="0"/>
                <w:sz w:val="18"/>
                <w:szCs w:val="18"/>
                <w:rPrChange w:id="4090" w:author="赵翔-深圳" w:date="2024-12-20T21:18:55Z">
                  <w:rPr>
                    <w:kern w:val="0"/>
                    <w:sz w:val="18"/>
                    <w:szCs w:val="18"/>
                  </w:rPr>
                </w:rPrChange>
              </w:rPr>
              <w:t>其他工程评定等级</w:t>
            </w:r>
          </w:p>
        </w:tc>
      </w:tr>
      <w:tr w14:paraId="243D1729">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B52E6B2">
            <w:pPr>
              <w:widowControl/>
              <w:jc w:val="center"/>
              <w:rPr>
                <w:rFonts w:hint="default"/>
                <w:kern w:val="0"/>
                <w:sz w:val="18"/>
                <w:szCs w:val="18"/>
                <w:rPrChange w:id="4091" w:author="赵翔-深圳" w:date="2024-12-20T21:18:55Z">
                  <w:rPr>
                    <w:kern w:val="0"/>
                    <w:sz w:val="18"/>
                    <w:szCs w:val="18"/>
                  </w:rPr>
                </w:rPrChange>
              </w:rPr>
            </w:pPr>
            <w:r>
              <w:rPr>
                <w:rFonts w:hint="default"/>
                <w:kern w:val="0"/>
                <w:sz w:val="18"/>
                <w:szCs w:val="18"/>
                <w:rPrChange w:id="4092" w:author="赵翔-深圳" w:date="2024-12-20T21:18:55Z">
                  <w:rPr>
                    <w:kern w:val="0"/>
                    <w:sz w:val="18"/>
                    <w:szCs w:val="18"/>
                  </w:rPr>
                </w:rPrChange>
              </w:rPr>
              <w:t>洞口限高门</w:t>
            </w:r>
            <w:r>
              <w:rPr>
                <w:rFonts w:hint="default"/>
                <w:strike/>
                <w:kern w:val="0"/>
                <w:sz w:val="18"/>
                <w:szCs w:val="18"/>
                <w:rPrChange w:id="4093" w:author="赵翔-深圳" w:date="2024-12-20T21:18:55Z">
                  <w:rPr>
                    <w:strike/>
                    <w:kern w:val="0"/>
                    <w:sz w:val="18"/>
                    <w:szCs w:val="18"/>
                  </w:rPr>
                </w:rPrChange>
              </w:rPr>
              <w:t>架</w:t>
            </w:r>
          </w:p>
        </w:tc>
        <w:tc>
          <w:tcPr>
            <w:tcW w:w="1339" w:type="dxa"/>
            <w:tcBorders>
              <w:top w:val="nil"/>
              <w:left w:val="nil"/>
              <w:bottom w:val="single" w:color="auto" w:sz="4" w:space="0"/>
              <w:right w:val="single" w:color="auto" w:sz="4" w:space="0"/>
            </w:tcBorders>
            <w:shd w:val="clear" w:color="auto" w:fill="auto"/>
            <w:vAlign w:val="center"/>
          </w:tcPr>
          <w:p w14:paraId="7DB3CC7B">
            <w:pPr>
              <w:jc w:val="center"/>
              <w:rPr>
                <w:rFonts w:hint="default"/>
                <w:sz w:val="18"/>
                <w:szCs w:val="18"/>
                <w:rPrChange w:id="4094" w:author="赵翔-深圳" w:date="2024-12-20T21:18:55Z">
                  <w:rPr>
                    <w:sz w:val="18"/>
                    <w:szCs w:val="18"/>
                  </w:rPr>
                </w:rPrChange>
              </w:rPr>
            </w:pPr>
            <w:r>
              <w:rPr>
                <w:rFonts w:hint="default"/>
                <w:sz w:val="18"/>
                <w:szCs w:val="18"/>
                <w:rPrChange w:id="4095" w:author="赵翔-深圳" w:date="2024-12-20T21:18:55Z">
                  <w:rPr>
                    <w:sz w:val="18"/>
                    <w:szCs w:val="18"/>
                  </w:rPr>
                </w:rPrChange>
              </w:rPr>
              <w:t>14</w:t>
            </w:r>
          </w:p>
        </w:tc>
        <w:tc>
          <w:tcPr>
            <w:tcW w:w="1134" w:type="dxa"/>
            <w:tcBorders>
              <w:top w:val="nil"/>
              <w:left w:val="nil"/>
              <w:bottom w:val="single" w:color="auto" w:sz="4" w:space="0"/>
              <w:right w:val="single" w:color="auto" w:sz="4" w:space="0"/>
            </w:tcBorders>
            <w:shd w:val="clear" w:color="auto" w:fill="auto"/>
            <w:vAlign w:val="center"/>
          </w:tcPr>
          <w:p w14:paraId="6E473BDB">
            <w:pPr>
              <w:jc w:val="center"/>
              <w:rPr>
                <w:rFonts w:hint="default"/>
                <w:sz w:val="18"/>
                <w:szCs w:val="18"/>
                <w:rPrChange w:id="4096" w:author="赵翔-深圳" w:date="2024-12-20T21:18:55Z">
                  <w:rPr>
                    <w:sz w:val="18"/>
                    <w:szCs w:val="18"/>
                  </w:rPr>
                </w:rPrChange>
              </w:rPr>
            </w:pPr>
            <w:r>
              <w:rPr>
                <w:rFonts w:hint="default"/>
                <w:sz w:val="18"/>
                <w:szCs w:val="18"/>
                <w:rPrChange w:id="4097" w:author="赵翔-深圳" w:date="2024-12-20T21:18:55Z">
                  <w:rPr>
                    <w:sz w:val="18"/>
                    <w:szCs w:val="18"/>
                  </w:rPr>
                </w:rPrChange>
              </w:rPr>
              <w:t>/</w:t>
            </w:r>
          </w:p>
        </w:tc>
        <w:tc>
          <w:tcPr>
            <w:tcW w:w="1275" w:type="dxa"/>
            <w:tcBorders>
              <w:top w:val="nil"/>
              <w:left w:val="nil"/>
              <w:bottom w:val="single" w:color="auto" w:sz="4" w:space="0"/>
              <w:right w:val="single" w:color="auto" w:sz="4" w:space="0"/>
            </w:tcBorders>
            <w:shd w:val="clear" w:color="auto" w:fill="auto"/>
            <w:vAlign w:val="center"/>
          </w:tcPr>
          <w:p w14:paraId="4D1F5DF5">
            <w:pPr>
              <w:widowControl/>
              <w:jc w:val="center"/>
              <w:rPr>
                <w:rFonts w:hint="default"/>
                <w:kern w:val="0"/>
                <w:sz w:val="18"/>
                <w:szCs w:val="18"/>
                <w:rPrChange w:id="4098" w:author="赵翔-深圳" w:date="2024-12-20T21:18:55Z">
                  <w:rPr>
                    <w:kern w:val="0"/>
                    <w:sz w:val="18"/>
                    <w:szCs w:val="18"/>
                  </w:rPr>
                </w:rPrChange>
              </w:rPr>
            </w:pPr>
            <w:r>
              <w:rPr>
                <w:rFonts w:hint="default"/>
                <w:kern w:val="0"/>
                <w:sz w:val="18"/>
                <w:szCs w:val="18"/>
                <w:rPrChange w:id="4099" w:author="赵翔-深圳" w:date="2024-12-20T21:18:55Z">
                  <w:rPr>
                    <w:kern w:val="0"/>
                    <w:sz w:val="18"/>
                    <w:szCs w:val="18"/>
                  </w:rPr>
                </w:rPrChange>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4EE4BAAD">
            <w:pPr>
              <w:jc w:val="center"/>
              <w:rPr>
                <w:rFonts w:hint="default"/>
                <w:sz w:val="18"/>
                <w:szCs w:val="18"/>
                <w:rPrChange w:id="4100" w:author="赵翔-深圳" w:date="2024-12-20T21:18:55Z">
                  <w:rPr>
                    <w:sz w:val="18"/>
                    <w:szCs w:val="18"/>
                  </w:rPr>
                </w:rPrChange>
              </w:rPr>
            </w:pPr>
            <w:r>
              <w:rPr>
                <w:rFonts w:hint="default"/>
                <w:sz w:val="18"/>
                <w:szCs w:val="18"/>
                <w:rPrChange w:id="4101" w:author="赵翔-深圳" w:date="2024-12-20T21:18:55Z">
                  <w:rPr>
                    <w:sz w:val="18"/>
                    <w:szCs w:val="18"/>
                  </w:rPr>
                </w:rPrChange>
              </w:rPr>
              <w:t>2</w:t>
            </w:r>
          </w:p>
        </w:tc>
        <w:tc>
          <w:tcPr>
            <w:tcW w:w="1149" w:type="dxa"/>
            <w:gridSpan w:val="2"/>
            <w:tcBorders>
              <w:top w:val="nil"/>
              <w:left w:val="nil"/>
              <w:bottom w:val="single" w:color="auto" w:sz="4" w:space="0"/>
              <w:right w:val="single" w:color="auto" w:sz="4" w:space="0"/>
            </w:tcBorders>
            <w:shd w:val="clear" w:color="auto" w:fill="auto"/>
            <w:vAlign w:val="center"/>
          </w:tcPr>
          <w:p w14:paraId="31E60D9B">
            <w:pPr>
              <w:jc w:val="center"/>
              <w:rPr>
                <w:rFonts w:hint="default" w:eastAsia="宋体"/>
                <w:sz w:val="18"/>
                <w:szCs w:val="18"/>
                <w:lang w:val="en-US" w:eastAsia="zh-CN"/>
                <w:rPrChange w:id="4102" w:author="赵翔-深圳" w:date="2024-12-20T21:18:55Z">
                  <w:rPr>
                    <w:rFonts w:hint="eastAsia" w:eastAsia="宋体"/>
                    <w:sz w:val="18"/>
                    <w:szCs w:val="18"/>
                    <w:lang w:val="en-US" w:eastAsia="zh-CN"/>
                  </w:rPr>
                </w:rPrChange>
              </w:rPr>
            </w:pPr>
            <w:r>
              <w:rPr>
                <w:rFonts w:hint="default"/>
                <w:sz w:val="18"/>
                <w:szCs w:val="18"/>
                <w:lang w:val="en-US" w:eastAsia="zh-CN"/>
                <w:rPrChange w:id="4103" w:author="赵翔-深圳" w:date="2024-12-20T21:18:55Z">
                  <w:rPr>
                    <w:rFonts w:hint="eastAsia"/>
                    <w:sz w:val="18"/>
                    <w:szCs w:val="18"/>
                    <w:lang w:val="en-US" w:eastAsia="zh-CN"/>
                  </w:rPr>
                </w:rPrChange>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41E21182">
            <w:pPr>
              <w:widowControl/>
              <w:jc w:val="center"/>
              <w:rPr>
                <w:rFonts w:hint="default"/>
                <w:kern w:val="0"/>
                <w:sz w:val="18"/>
                <w:szCs w:val="18"/>
                <w:rPrChange w:id="4104" w:author="赵翔-深圳" w:date="2024-12-20T21:18:55Z">
                  <w:rPr>
                    <w:kern w:val="0"/>
                    <w:sz w:val="18"/>
                    <w:szCs w:val="18"/>
                  </w:rPr>
                </w:rPrChange>
              </w:rPr>
            </w:pPr>
            <w:r>
              <w:rPr>
                <w:rFonts w:hint="default"/>
                <w:kern w:val="0"/>
                <w:sz w:val="18"/>
                <w:szCs w:val="18"/>
                <w:rPrChange w:id="4105" w:author="赵翔-深圳" w:date="2024-12-20T21:18:55Z">
                  <w:rPr>
                    <w:kern w:val="0"/>
                    <w:sz w:val="18"/>
                    <w:szCs w:val="18"/>
                  </w:rPr>
                </w:rPrChange>
              </w:rPr>
              <w:t>1类</w:t>
            </w:r>
          </w:p>
        </w:tc>
      </w:tr>
      <w:tr w14:paraId="383CD8F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4A06E906">
            <w:pPr>
              <w:widowControl/>
              <w:jc w:val="center"/>
              <w:rPr>
                <w:rFonts w:hint="default"/>
                <w:kern w:val="0"/>
                <w:sz w:val="18"/>
                <w:szCs w:val="18"/>
                <w:rPrChange w:id="4106" w:author="赵翔-深圳" w:date="2024-12-20T21:18:55Z">
                  <w:rPr>
                    <w:kern w:val="0"/>
                    <w:sz w:val="18"/>
                    <w:szCs w:val="18"/>
                  </w:rPr>
                </w:rPrChange>
              </w:rPr>
            </w:pPr>
            <w:r>
              <w:rPr>
                <w:rFonts w:hint="default"/>
                <w:kern w:val="0"/>
                <w:sz w:val="18"/>
                <w:szCs w:val="18"/>
                <w:rPrChange w:id="4107" w:author="赵翔-深圳" w:date="2024-12-20T21:18:55Z">
                  <w:rPr>
                    <w:kern w:val="0"/>
                    <w:sz w:val="18"/>
                    <w:szCs w:val="18"/>
                  </w:rPr>
                </w:rPrChange>
              </w:rPr>
              <w:t>洞口绿化</w:t>
            </w:r>
          </w:p>
        </w:tc>
        <w:tc>
          <w:tcPr>
            <w:tcW w:w="1339" w:type="dxa"/>
            <w:tcBorders>
              <w:top w:val="nil"/>
              <w:left w:val="nil"/>
              <w:bottom w:val="single" w:color="auto" w:sz="4" w:space="0"/>
              <w:right w:val="single" w:color="auto" w:sz="4" w:space="0"/>
            </w:tcBorders>
            <w:shd w:val="clear" w:color="auto" w:fill="auto"/>
            <w:vAlign w:val="center"/>
          </w:tcPr>
          <w:p w14:paraId="046BDD7D">
            <w:pPr>
              <w:jc w:val="center"/>
              <w:rPr>
                <w:rFonts w:hint="default"/>
                <w:sz w:val="18"/>
                <w:szCs w:val="18"/>
                <w:rPrChange w:id="4108" w:author="赵翔-深圳" w:date="2024-12-20T21:18:55Z">
                  <w:rPr>
                    <w:sz w:val="18"/>
                    <w:szCs w:val="18"/>
                  </w:rPr>
                </w:rPrChange>
              </w:rPr>
            </w:pPr>
            <w:r>
              <w:rPr>
                <w:rFonts w:hint="default"/>
                <w:sz w:val="18"/>
                <w:szCs w:val="18"/>
                <w:rPrChange w:id="4109" w:author="赵翔-深圳" w:date="2024-12-20T21:18:55Z">
                  <w:rPr>
                    <w:sz w:val="18"/>
                    <w:szCs w:val="18"/>
                  </w:rPr>
                </w:rPrChange>
              </w:rPr>
              <w:t>3</w:t>
            </w:r>
          </w:p>
        </w:tc>
        <w:tc>
          <w:tcPr>
            <w:tcW w:w="1134" w:type="dxa"/>
            <w:tcBorders>
              <w:top w:val="nil"/>
              <w:left w:val="nil"/>
              <w:bottom w:val="single" w:color="auto" w:sz="4" w:space="0"/>
              <w:right w:val="single" w:color="auto" w:sz="4" w:space="0"/>
            </w:tcBorders>
            <w:shd w:val="clear" w:color="auto" w:fill="auto"/>
            <w:vAlign w:val="center"/>
          </w:tcPr>
          <w:p w14:paraId="1794AE5F">
            <w:pPr>
              <w:jc w:val="center"/>
              <w:rPr>
                <w:rFonts w:hint="default"/>
                <w:sz w:val="18"/>
                <w:szCs w:val="18"/>
                <w:rPrChange w:id="4110" w:author="赵翔-深圳" w:date="2024-12-20T21:18:55Z">
                  <w:rPr>
                    <w:sz w:val="18"/>
                    <w:szCs w:val="18"/>
                  </w:rPr>
                </w:rPrChange>
              </w:rPr>
            </w:pPr>
            <w:r>
              <w:rPr>
                <w:rFonts w:hint="default"/>
                <w:sz w:val="18"/>
                <w:szCs w:val="18"/>
                <w:rPrChange w:id="4111" w:author="赵翔-深圳" w:date="2024-12-20T21:18:55Z">
                  <w:rPr>
                    <w:sz w:val="18"/>
                    <w:szCs w:val="18"/>
                  </w:rPr>
                </w:rPrChange>
              </w:rPr>
              <w:t>0</w:t>
            </w:r>
          </w:p>
        </w:tc>
        <w:tc>
          <w:tcPr>
            <w:tcW w:w="1275" w:type="dxa"/>
            <w:tcBorders>
              <w:top w:val="nil"/>
              <w:left w:val="nil"/>
              <w:bottom w:val="single" w:color="auto" w:sz="4" w:space="0"/>
              <w:right w:val="single" w:color="auto" w:sz="4" w:space="0"/>
            </w:tcBorders>
            <w:shd w:val="clear" w:color="auto" w:fill="auto"/>
            <w:vAlign w:val="center"/>
          </w:tcPr>
          <w:p w14:paraId="4047C59D">
            <w:pPr>
              <w:widowControl/>
              <w:jc w:val="center"/>
              <w:rPr>
                <w:rFonts w:hint="default"/>
                <w:kern w:val="0"/>
                <w:sz w:val="18"/>
                <w:szCs w:val="18"/>
                <w:rPrChange w:id="4112" w:author="赵翔-深圳" w:date="2024-12-20T21:18:55Z">
                  <w:rPr>
                    <w:kern w:val="0"/>
                    <w:sz w:val="18"/>
                    <w:szCs w:val="18"/>
                  </w:rPr>
                </w:rPrChange>
              </w:rPr>
            </w:pPr>
            <w:r>
              <w:rPr>
                <w:rFonts w:hint="default"/>
                <w:kern w:val="0"/>
                <w:sz w:val="18"/>
                <w:szCs w:val="18"/>
                <w:rPrChange w:id="4113" w:author="赵翔-深圳" w:date="2024-12-20T21:18:55Z">
                  <w:rPr>
                    <w:kern w:val="0"/>
                    <w:sz w:val="18"/>
                    <w:szCs w:val="18"/>
                  </w:rPr>
                </w:rPrChange>
              </w:rPr>
              <w:t>房屋设施</w:t>
            </w:r>
          </w:p>
        </w:tc>
        <w:tc>
          <w:tcPr>
            <w:tcW w:w="1024" w:type="dxa"/>
            <w:tcBorders>
              <w:top w:val="nil"/>
              <w:left w:val="nil"/>
              <w:bottom w:val="single" w:color="auto" w:sz="4" w:space="0"/>
              <w:right w:val="single" w:color="auto" w:sz="4" w:space="0"/>
            </w:tcBorders>
            <w:shd w:val="clear" w:color="auto" w:fill="auto"/>
            <w:vAlign w:val="center"/>
          </w:tcPr>
          <w:p w14:paraId="7AF08EA5">
            <w:pPr>
              <w:jc w:val="center"/>
              <w:rPr>
                <w:rFonts w:hint="default"/>
                <w:sz w:val="18"/>
                <w:szCs w:val="18"/>
                <w:rPrChange w:id="4114" w:author="赵翔-深圳" w:date="2024-12-20T21:18:55Z">
                  <w:rPr>
                    <w:sz w:val="18"/>
                    <w:szCs w:val="18"/>
                  </w:rPr>
                </w:rPrChange>
              </w:rPr>
            </w:pPr>
            <w:r>
              <w:rPr>
                <w:rFonts w:hint="default"/>
                <w:sz w:val="18"/>
                <w:szCs w:val="18"/>
                <w:rPrChange w:id="4115" w:author="赵翔-深圳" w:date="2024-12-20T21:18:55Z">
                  <w:rPr>
                    <w:sz w:val="18"/>
                    <w:szCs w:val="18"/>
                  </w:rPr>
                </w:rPrChange>
              </w:rPr>
              <w:t>35</w:t>
            </w:r>
          </w:p>
        </w:tc>
        <w:tc>
          <w:tcPr>
            <w:tcW w:w="1149" w:type="dxa"/>
            <w:gridSpan w:val="2"/>
            <w:tcBorders>
              <w:top w:val="nil"/>
              <w:left w:val="nil"/>
              <w:bottom w:val="single" w:color="auto" w:sz="4" w:space="0"/>
              <w:right w:val="single" w:color="auto" w:sz="4" w:space="0"/>
            </w:tcBorders>
            <w:shd w:val="clear" w:color="auto" w:fill="auto"/>
            <w:vAlign w:val="center"/>
          </w:tcPr>
          <w:p w14:paraId="520287E3">
            <w:pPr>
              <w:jc w:val="center"/>
              <w:rPr>
                <w:rFonts w:hint="default" w:eastAsia="宋体"/>
                <w:sz w:val="18"/>
                <w:szCs w:val="18"/>
                <w:lang w:val="en-US" w:eastAsia="zh-CN"/>
              </w:rPr>
            </w:pPr>
            <w:r>
              <w:rPr>
                <w:rFonts w:hint="default"/>
                <w:sz w:val="18"/>
                <w:szCs w:val="18"/>
                <w:lang w:val="en-US" w:eastAsia="zh-CN"/>
                <w:rPrChange w:id="4116" w:author="赵翔-深圳" w:date="2024-12-20T21:18:55Z">
                  <w:rPr>
                    <w:rFonts w:hint="eastAsia"/>
                    <w:sz w:val="18"/>
                    <w:szCs w:val="18"/>
                    <w:lang w:val="en-US" w:eastAsia="zh-CN"/>
                  </w:rPr>
                </w:rPrChange>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90A644D">
            <w:pPr>
              <w:widowControl/>
              <w:jc w:val="left"/>
              <w:rPr>
                <w:rFonts w:hint="default"/>
                <w:kern w:val="0"/>
                <w:sz w:val="18"/>
                <w:szCs w:val="18"/>
                <w:rPrChange w:id="4117" w:author="赵翔-深圳" w:date="2024-12-20T21:18:55Z">
                  <w:rPr>
                    <w:kern w:val="0"/>
                    <w:sz w:val="18"/>
                    <w:szCs w:val="18"/>
                  </w:rPr>
                </w:rPrChange>
              </w:rPr>
            </w:pPr>
          </w:p>
        </w:tc>
      </w:tr>
      <w:tr w14:paraId="5BEB6B15">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45607BDC">
            <w:pPr>
              <w:widowControl/>
              <w:jc w:val="center"/>
              <w:rPr>
                <w:rFonts w:hint="default"/>
                <w:kern w:val="0"/>
                <w:sz w:val="18"/>
                <w:szCs w:val="18"/>
                <w:rPrChange w:id="4118" w:author="赵翔-深圳" w:date="2024-12-20T21:18:55Z">
                  <w:rPr>
                    <w:kern w:val="0"/>
                    <w:sz w:val="18"/>
                    <w:szCs w:val="18"/>
                  </w:rPr>
                </w:rPrChange>
              </w:rPr>
            </w:pPr>
            <w:r>
              <w:rPr>
                <w:rFonts w:hint="default"/>
                <w:kern w:val="0"/>
                <w:sz w:val="18"/>
                <w:szCs w:val="18"/>
                <w:rPrChange w:id="4119" w:author="赵翔-深圳" w:date="2024-12-20T21:18:55Z">
                  <w:rPr>
                    <w:kern w:val="0"/>
                    <w:sz w:val="18"/>
                    <w:szCs w:val="18"/>
                  </w:rPr>
                </w:rPrChange>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61772966">
            <w:pPr>
              <w:widowControl/>
              <w:spacing w:line="240" w:lineRule="exact"/>
              <w:jc w:val="left"/>
              <w:rPr>
                <w:rFonts w:hint="default"/>
                <w:kern w:val="0"/>
                <w:sz w:val="18"/>
                <w:szCs w:val="18"/>
                <w:rPrChange w:id="4120" w:author="赵翔-深圳" w:date="2024-12-20T21:18:55Z">
                  <w:rPr>
                    <w:kern w:val="0"/>
                    <w:sz w:val="18"/>
                    <w:szCs w:val="18"/>
                  </w:rPr>
                </w:rPrChange>
              </w:rPr>
            </w:pPr>
            <w:r>
              <w:rPr>
                <w:rFonts w:hint="default"/>
                <w:kern w:val="0"/>
                <w:sz w:val="18"/>
                <w:szCs w:val="18"/>
                <w:rPrChange w:id="4121" w:author="赵翔-深圳" w:date="2024-12-20T21:18:55Z">
                  <w:rPr>
                    <w:kern w:val="0"/>
                    <w:sz w:val="18"/>
                    <w:szCs w:val="18"/>
                  </w:rPr>
                </w:rPrChange>
              </w:rPr>
              <w:t>其他工程设施总体技术状况较好，正常使用，正常保养。</w:t>
            </w:r>
          </w:p>
        </w:tc>
      </w:tr>
      <w:tr w14:paraId="313670E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2E4B9DB1">
            <w:pPr>
              <w:widowControl/>
              <w:jc w:val="center"/>
              <w:rPr>
                <w:rFonts w:hint="default"/>
                <w:kern w:val="0"/>
                <w:sz w:val="18"/>
                <w:szCs w:val="18"/>
                <w:rPrChange w:id="4122" w:author="赵翔-深圳" w:date="2024-12-20T21:18:55Z">
                  <w:rPr>
                    <w:kern w:val="0"/>
                    <w:sz w:val="18"/>
                    <w:szCs w:val="18"/>
                  </w:rPr>
                </w:rPrChange>
              </w:rPr>
            </w:pPr>
            <w:r>
              <w:rPr>
                <w:rFonts w:hint="default"/>
                <w:kern w:val="0"/>
                <w:sz w:val="18"/>
                <w:szCs w:val="18"/>
                <w:rPrChange w:id="4123" w:author="赵翔-深圳" w:date="2024-12-20T21:18:55Z">
                  <w:rPr>
                    <w:kern w:val="0"/>
                    <w:sz w:val="18"/>
                    <w:szCs w:val="18"/>
                  </w:rPr>
                </w:rPrChange>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AD0606D">
            <w:pPr>
              <w:widowControl/>
              <w:spacing w:line="240" w:lineRule="exact"/>
              <w:jc w:val="center"/>
              <w:rPr>
                <w:rFonts w:hint="default"/>
                <w:kern w:val="0"/>
                <w:sz w:val="18"/>
                <w:szCs w:val="18"/>
                <w:rPrChange w:id="4124" w:author="赵翔-深圳" w:date="2024-12-20T21:18:55Z">
                  <w:rPr>
                    <w:kern w:val="0"/>
                    <w:sz w:val="18"/>
                    <w:szCs w:val="18"/>
                  </w:rPr>
                </w:rPrChange>
              </w:rPr>
            </w:pPr>
            <w:ins w:id="4125" w:author="赵翔-深圳" w:date="2024-12-22T14:06:05Z">
              <w:r>
                <w:rPr>
                  <w:rFonts w:hint="eastAsia"/>
                  <w:color w:val="auto"/>
                  <w:sz w:val="18"/>
                  <w:szCs w:val="18"/>
                  <w:lang w:val="en-US" w:eastAsia="zh-CN"/>
                  <w:rPrChange w:id="4126" w:author="赵翔-深圳" w:date="2024-12-22T14:06:17Z">
                    <w:rPr>
                      <w:rFonts w:hint="eastAsia"/>
                      <w:color w:val="FF0000"/>
                      <w:sz w:val="18"/>
                      <w:szCs w:val="18"/>
                      <w:lang w:val="en-US" w:eastAsia="zh-CN"/>
                    </w:rPr>
                  </w:rPrChange>
                </w:rPr>
                <w:t>赵翔</w:t>
              </w:r>
            </w:ins>
            <w:del w:id="4127" w:author="赵翔-深圳" w:date="2024-12-22T14:06:04Z">
              <w:r>
                <w:rPr>
                  <w:rFonts w:hint="default"/>
                  <w:color w:val="FF0000"/>
                  <w:sz w:val="18"/>
                  <w:szCs w:val="18"/>
                  <w:rPrChange w:id="4128" w:author="赵翔-深圳" w:date="2024-12-20T21:18:55Z">
                    <w:rPr>
                      <w:color w:val="FF0000"/>
                      <w:sz w:val="18"/>
                      <w:szCs w:val="18"/>
                    </w:rPr>
                  </w:rPrChange>
                </w:rPr>
                <w:delText>X</w:delText>
              </w:r>
            </w:del>
            <w:del w:id="4129" w:author="赵翔-深圳" w:date="2024-12-22T14:06:04Z">
              <w:r>
                <w:rPr>
                  <w:rFonts w:hint="default"/>
                  <w:color w:val="FF0000"/>
                  <w:sz w:val="18"/>
                  <w:szCs w:val="18"/>
                  <w:rPrChange w:id="4130" w:author="赵翔-深圳" w:date="2024-12-20T21:18:55Z">
                    <w:rPr>
                      <w:color w:val="FF0000"/>
                      <w:sz w:val="18"/>
                      <w:szCs w:val="18"/>
                    </w:rPr>
                  </w:rPrChange>
                </w:rPr>
                <w:delText>X</w:delText>
              </w:r>
            </w:del>
          </w:p>
        </w:tc>
        <w:tc>
          <w:tcPr>
            <w:tcW w:w="1274" w:type="dxa"/>
            <w:gridSpan w:val="2"/>
            <w:tcBorders>
              <w:top w:val="nil"/>
              <w:left w:val="nil"/>
              <w:bottom w:val="double" w:color="auto" w:sz="4" w:space="0"/>
              <w:right w:val="single" w:color="auto" w:sz="4" w:space="0"/>
            </w:tcBorders>
            <w:shd w:val="clear" w:color="auto" w:fill="auto"/>
            <w:vAlign w:val="center"/>
          </w:tcPr>
          <w:p w14:paraId="7C0FC883">
            <w:pPr>
              <w:widowControl/>
              <w:spacing w:line="240" w:lineRule="exact"/>
              <w:jc w:val="center"/>
              <w:rPr>
                <w:rFonts w:hint="default"/>
                <w:kern w:val="0"/>
                <w:sz w:val="18"/>
                <w:szCs w:val="18"/>
                <w:rPrChange w:id="4131" w:author="赵翔-深圳" w:date="2024-12-20T21:18:55Z">
                  <w:rPr>
                    <w:kern w:val="0"/>
                    <w:sz w:val="18"/>
                    <w:szCs w:val="18"/>
                  </w:rPr>
                </w:rPrChange>
              </w:rPr>
            </w:pPr>
            <w:r>
              <w:rPr>
                <w:rFonts w:hint="default"/>
                <w:kern w:val="0"/>
                <w:sz w:val="18"/>
                <w:szCs w:val="18"/>
                <w:rPrChange w:id="4132" w:author="赵翔-深圳" w:date="2024-12-20T21:18:55Z">
                  <w:rPr>
                    <w:kern w:val="0"/>
                    <w:sz w:val="18"/>
                    <w:szCs w:val="18"/>
                  </w:rPr>
                </w:rPrChange>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2259C78E">
            <w:pPr>
              <w:widowControl/>
              <w:spacing w:line="240" w:lineRule="exact"/>
              <w:jc w:val="center"/>
              <w:rPr>
                <w:rFonts w:hint="default"/>
                <w:kern w:val="0"/>
                <w:sz w:val="18"/>
                <w:szCs w:val="18"/>
                <w:rPrChange w:id="4133" w:author="赵翔-深圳" w:date="2024-12-20T21:18:55Z">
                  <w:rPr>
                    <w:kern w:val="0"/>
                    <w:sz w:val="18"/>
                    <w:szCs w:val="18"/>
                  </w:rPr>
                </w:rPrChange>
              </w:rPr>
            </w:pPr>
            <w:ins w:id="4134" w:author="赵翔-深圳" w:date="2024-12-22T14:06:12Z">
              <w:r>
                <w:rPr>
                  <w:rFonts w:hint="eastAsia"/>
                  <w:color w:val="auto"/>
                  <w:sz w:val="18"/>
                  <w:szCs w:val="18"/>
                  <w:lang w:val="en-US" w:eastAsia="zh-CN"/>
                  <w:rPrChange w:id="4135" w:author="赵翔-深圳" w:date="2024-12-22T14:06:19Z">
                    <w:rPr>
                      <w:rFonts w:hint="eastAsia"/>
                      <w:color w:val="FF0000"/>
                      <w:sz w:val="18"/>
                      <w:szCs w:val="18"/>
                      <w:lang w:val="en-US" w:eastAsia="zh-CN"/>
                    </w:rPr>
                  </w:rPrChange>
                </w:rPr>
                <w:t>蒙</w:t>
              </w:r>
            </w:ins>
            <w:ins w:id="4136" w:author="赵翔-深圳" w:date="2024-12-22T14:06:13Z">
              <w:r>
                <w:rPr>
                  <w:rFonts w:hint="eastAsia"/>
                  <w:color w:val="auto"/>
                  <w:sz w:val="18"/>
                  <w:szCs w:val="18"/>
                  <w:lang w:val="en-US" w:eastAsia="zh-CN"/>
                  <w:rPrChange w:id="4137" w:author="赵翔-深圳" w:date="2024-12-22T14:06:19Z">
                    <w:rPr>
                      <w:rFonts w:hint="eastAsia"/>
                      <w:color w:val="FF0000"/>
                      <w:sz w:val="18"/>
                      <w:szCs w:val="18"/>
                      <w:lang w:val="en-US" w:eastAsia="zh-CN"/>
                    </w:rPr>
                  </w:rPrChange>
                </w:rPr>
                <w:t>水</w:t>
              </w:r>
            </w:ins>
            <w:ins w:id="4138" w:author="赵翔-深圳" w:date="2024-12-22T14:06:14Z">
              <w:r>
                <w:rPr>
                  <w:rFonts w:hint="eastAsia"/>
                  <w:color w:val="auto"/>
                  <w:sz w:val="18"/>
                  <w:szCs w:val="18"/>
                  <w:lang w:val="en-US" w:eastAsia="zh-CN"/>
                  <w:rPrChange w:id="4139" w:author="赵翔-深圳" w:date="2024-12-22T14:06:19Z">
                    <w:rPr>
                      <w:rFonts w:hint="eastAsia"/>
                      <w:color w:val="FF0000"/>
                      <w:sz w:val="18"/>
                      <w:szCs w:val="18"/>
                      <w:lang w:val="en-US" w:eastAsia="zh-CN"/>
                    </w:rPr>
                  </w:rPrChange>
                </w:rPr>
                <w:t>儒</w:t>
              </w:r>
            </w:ins>
            <w:del w:id="4140" w:author="赵翔-深圳" w:date="2024-12-22T14:06:07Z">
              <w:r>
                <w:rPr>
                  <w:rFonts w:hint="default"/>
                  <w:color w:val="FF0000"/>
                  <w:sz w:val="18"/>
                  <w:szCs w:val="18"/>
                  <w:rPrChange w:id="4141" w:author="赵翔-深圳" w:date="2024-12-20T21:18:55Z">
                    <w:rPr>
                      <w:color w:val="FF0000"/>
                      <w:sz w:val="18"/>
                      <w:szCs w:val="18"/>
                    </w:rPr>
                  </w:rPrChange>
                </w:rPr>
                <w:delText>X</w:delText>
              </w:r>
            </w:del>
            <w:del w:id="4142" w:author="赵翔-深圳" w:date="2024-12-22T14:06:06Z">
              <w:r>
                <w:rPr>
                  <w:rFonts w:hint="default"/>
                  <w:color w:val="FF0000"/>
                  <w:sz w:val="18"/>
                  <w:szCs w:val="18"/>
                  <w:rPrChange w:id="4143" w:author="赵翔-深圳" w:date="2024-12-20T21:18:55Z">
                    <w:rPr>
                      <w:color w:val="FF0000"/>
                      <w:sz w:val="18"/>
                      <w:szCs w:val="18"/>
                    </w:rPr>
                  </w:rPrChange>
                </w:rPr>
                <w:delText>X</w:delText>
              </w:r>
            </w:del>
          </w:p>
        </w:tc>
      </w:tr>
    </w:tbl>
    <w:p w14:paraId="1F8CCB12">
      <w:pPr>
        <w:pStyle w:val="4"/>
        <w:spacing w:before="156"/>
        <w:ind w:left="0"/>
        <w:rPr>
          <w:rFonts w:ascii="Times New Roman" w:hAnsi="Times New Roman"/>
        </w:rPr>
      </w:pPr>
      <w:bookmarkStart w:id="213" w:name="_Toc181002968"/>
      <w:bookmarkStart w:id="214" w:name="_Toc9599"/>
      <w:bookmarkStart w:id="215" w:name="_Toc26756"/>
      <w:r>
        <w:rPr>
          <w:rFonts w:ascii="Times New Roman" w:hAnsi="Times New Roman"/>
        </w:rPr>
        <w:t>隧道病害汇总</w:t>
      </w:r>
      <w:bookmarkEnd w:id="211"/>
      <w:bookmarkEnd w:id="212"/>
      <w:bookmarkEnd w:id="213"/>
      <w:bookmarkEnd w:id="214"/>
      <w:bookmarkEnd w:id="215"/>
    </w:p>
    <w:p w14:paraId="08029D63">
      <w:pPr>
        <w:pStyle w:val="5"/>
        <w:spacing w:before="156"/>
      </w:pPr>
      <w:bookmarkStart w:id="216" w:name="_Toc23214"/>
      <w:bookmarkStart w:id="217" w:name="_Toc23779"/>
      <w:bookmarkStart w:id="218" w:name="_Toc181002969"/>
      <w:bookmarkStart w:id="219" w:name="_Toc14910"/>
      <w:bookmarkStart w:id="220" w:name="_Toc5529"/>
      <w:r>
        <w:t>土建结构病害汇总</w:t>
      </w:r>
      <w:bookmarkEnd w:id="216"/>
      <w:bookmarkEnd w:id="217"/>
      <w:bookmarkEnd w:id="218"/>
      <w:bookmarkEnd w:id="219"/>
      <w:bookmarkEnd w:id="220"/>
    </w:p>
    <w:p w14:paraId="6F0BEC4D">
      <w:pPr>
        <w:pStyle w:val="6"/>
        <w:numPr>
          <w:ilvl w:val="2"/>
          <w:numId w:val="0"/>
        </w:numPr>
      </w:pPr>
      <w:bookmarkStart w:id="221" w:name="_Toc3443"/>
      <w:r>
        <w:t>6.1.1 洞口</w:t>
      </w:r>
      <w:bookmarkEnd w:id="221"/>
    </w:p>
    <w:p w14:paraId="75E049D4">
      <w:pPr>
        <w:spacing w:line="360" w:lineRule="auto"/>
        <w:ind w:firstLine="416" w:firstLineChars="196"/>
        <w:jc w:val="left"/>
        <w:rPr>
          <w:sz w:val="24"/>
          <w:szCs w:val="24"/>
        </w:rPr>
      </w:pPr>
      <w:r>
        <w:rPr>
          <w:sz w:val="24"/>
          <w:szCs w:val="24"/>
        </w:rPr>
        <w:t>1）左洞</w:t>
      </w:r>
    </w:p>
    <w:p w14:paraId="6B375BB4">
      <w:pPr>
        <w:spacing w:line="360" w:lineRule="auto"/>
        <w:ind w:firstLine="416" w:firstLineChars="196"/>
        <w:jc w:val="left"/>
        <w:rPr>
          <w:rFonts w:eastAsia="黑体"/>
          <w:b/>
          <w:sz w:val="24"/>
          <w:szCs w:val="24"/>
        </w:rPr>
      </w:pPr>
      <w:r>
        <w:rPr>
          <w:sz w:val="24"/>
          <w:szCs w:val="24"/>
        </w:rPr>
        <w:t>洞口未见明显病害。</w:t>
      </w:r>
    </w:p>
    <w:p w14:paraId="65A2F978">
      <w:pPr>
        <w:spacing w:line="360" w:lineRule="auto"/>
        <w:ind w:firstLine="416" w:firstLineChars="196"/>
        <w:jc w:val="left"/>
        <w:rPr>
          <w:sz w:val="24"/>
          <w:szCs w:val="24"/>
        </w:rPr>
      </w:pPr>
      <w:r>
        <w:rPr>
          <w:sz w:val="24"/>
          <w:szCs w:val="24"/>
        </w:rPr>
        <w:t>2）右洞</w:t>
      </w:r>
    </w:p>
    <w:p w14:paraId="387C07B1">
      <w:pPr>
        <w:spacing w:line="360" w:lineRule="auto"/>
        <w:ind w:firstLine="416" w:firstLineChars="196"/>
        <w:jc w:val="left"/>
        <w:rPr>
          <w:rFonts w:eastAsia="黑体"/>
          <w:b/>
          <w:sz w:val="24"/>
          <w:szCs w:val="24"/>
        </w:rPr>
      </w:pPr>
      <w:r>
        <w:rPr>
          <w:sz w:val="24"/>
          <w:szCs w:val="24"/>
        </w:rPr>
        <w:t>洞口未见明显病害。</w:t>
      </w:r>
    </w:p>
    <w:p w14:paraId="286AFC9D">
      <w:pPr>
        <w:pStyle w:val="6"/>
        <w:numPr>
          <w:ilvl w:val="2"/>
          <w:numId w:val="0"/>
        </w:numPr>
      </w:pPr>
      <w:bookmarkStart w:id="222" w:name="_Toc22281"/>
      <w:r>
        <w:t>6.1.2 洞门</w:t>
      </w:r>
      <w:bookmarkEnd w:id="222"/>
    </w:p>
    <w:p w14:paraId="5CCBB80F">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7C9FF4AD">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18BC83A8">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1091D68">
      <w:pPr>
        <w:spacing w:line="240" w:lineRule="exact"/>
        <w:ind w:left="414" w:leftChars="228" w:firstLine="0" w:firstLineChars="0"/>
        <w:rPr>
          <w:rFonts w:hint="eastAsia" w:ascii="宋体" w:hAnsi="宋体" w:eastAsia="宋体" w:cs="宋体"/>
          <w:snapToGrid w:val="0"/>
          <w:sz w:val="24"/>
          <w:szCs w:val="24"/>
          <w:lang w:val="en-US" w:eastAsia="zh-CN"/>
        </w:rPr>
      </w:pPr>
      <w:del w:id="4144" w:author="赵翔-深圳" w:date="2024-12-20T21:20:23Z">
        <w:bookmarkStart w:id="223" w:name="_Toc7047"/>
        <w:r>
          <w:rPr>
            <w:rFonts w:hint="eastAsia" w:ascii="宋体" w:hAnsi="宋体" w:eastAsia="宋体" w:cs="宋体"/>
            <w:snapToGrid w:val="0"/>
            <w:sz w:val="24"/>
            <w:szCs w:val="24"/>
            <w:lang w:val="en-US" w:eastAsia="zh-CN"/>
          </w:rPr>
          <w:delText>洞门未见</w:delText>
        </w:r>
      </w:del>
      <w:del w:id="4145" w:author="赵翔-深圳" w:date="2024-12-20T21:20:22Z">
        <w:r>
          <w:rPr>
            <w:rFonts w:hint="eastAsia" w:ascii="宋体" w:hAnsi="宋体" w:eastAsia="宋体" w:cs="宋体"/>
            <w:snapToGrid w:val="0"/>
            <w:sz w:val="24"/>
            <w:szCs w:val="24"/>
            <w:lang w:val="en-US" w:eastAsia="zh-CN"/>
          </w:rPr>
          <w:delText>明显病害。</w:delText>
        </w:r>
      </w:del>
      <w:ins w:id="4146" w:author="赵翔-深圳" w:date="2024-12-20T21:20:19Z">
        <w:r>
          <w:rPr>
            <w:rFonts w:hint="eastAsia" w:ascii="宋体" w:hAnsi="宋体" w:eastAsia="宋体" w:cs="宋体"/>
            <w:snapToGrid w:val="0"/>
            <w:sz w:val="24"/>
            <w:szCs w:val="24"/>
            <w:lang w:val="en-US" w:eastAsia="zh-CN"/>
          </w:rPr>
          <w:t>1处洞门墙左侧挡土墙渗水（干渍），面积1.44米²。</w:t>
        </w:r>
      </w:ins>
    </w:p>
    <w:p w14:paraId="05906AE2">
      <w:pPr>
        <w:spacing w:line="240" w:lineRule="exact"/>
        <w:ind w:firstLine="424" w:firstLineChars="200"/>
        <w:rPr>
          <w:rFonts w:hint="eastAsia" w:ascii="宋体" w:hAnsi="宋体" w:eastAsia="宋体" w:cs="宋体"/>
          <w:snapToGrid w:val="0"/>
          <w:sz w:val="24"/>
          <w:szCs w:val="24"/>
          <w:lang w:val="en-US" w:eastAsia="zh-CN"/>
        </w:rPr>
      </w:pPr>
    </w:p>
    <w:p w14:paraId="45D44218">
      <w:pPr>
        <w:pStyle w:val="6"/>
        <w:numPr>
          <w:ilvl w:val="2"/>
          <w:numId w:val="0"/>
        </w:numPr>
      </w:pPr>
    </w:p>
    <w:p w14:paraId="7CB97866">
      <w:pPr>
        <w:pStyle w:val="6"/>
        <w:numPr>
          <w:ilvl w:val="2"/>
          <w:numId w:val="0"/>
        </w:numPr>
      </w:pPr>
      <w:r>
        <w:t>6.1.3 衬砌</w:t>
      </w:r>
      <w:bookmarkEnd w:id="223"/>
    </w:p>
    <w:p w14:paraId="60EF2D07">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59E66A1B">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0B82725C">
      <w:pPr>
        <w:spacing w:line="360" w:lineRule="auto"/>
        <w:ind w:firstLine="636" w:firstLineChars="300"/>
        <w:jc w:val="left"/>
        <w:rPr>
          <w:ins w:id="4148" w:author="赵翔-深圳" w:date="2024-12-20T21:25:08Z"/>
          <w:rFonts w:hint="default" w:ascii="Times New Roman" w:hAnsi="Times New Roman" w:eastAsia="宋体" w:cs="Times New Roman"/>
          <w:snapToGrid/>
          <w:sz w:val="24"/>
          <w:szCs w:val="24"/>
          <w:lang w:val="en-US" w:eastAsia="zh-CN"/>
        </w:rPr>
        <w:pPrChange w:id="4147" w:author="赵翔-深圳" w:date="2024-12-20T21:25:15Z">
          <w:pPr>
            <w:spacing w:line="360" w:lineRule="auto"/>
            <w:ind w:firstLine="424" w:firstLineChars="200"/>
            <w:jc w:val="left"/>
          </w:pPr>
        </w:pPrChange>
      </w:pPr>
      <w:del w:id="4149" w:author="赵翔-深圳" w:date="2024-12-20T21:25:15Z">
        <w:r>
          <w:rPr>
            <w:rFonts w:hint="default" w:ascii="Times New Roman" w:hAnsi="Times New Roman" w:eastAsia="宋体" w:cs="Times New Roman"/>
            <w:snapToGrid w:val="0"/>
            <w:sz w:val="24"/>
            <w:szCs w:val="24"/>
            <w:lang w:val="en-US" w:eastAsia="zh-CN"/>
          </w:rPr>
          <w:delText>6</w:delText>
        </w:r>
      </w:del>
      <w:del w:id="4150" w:author="赵翔-深圳" w:date="2024-12-20T21:25:14Z">
        <w:r>
          <w:rPr>
            <w:rFonts w:hint="default" w:ascii="Times New Roman" w:hAnsi="Times New Roman" w:eastAsia="宋体" w:cs="Times New Roman"/>
            <w:snapToGrid w:val="0"/>
            <w:sz w:val="24"/>
            <w:szCs w:val="24"/>
          </w:rPr>
          <w:delText>处纵向裂</w:delText>
        </w:r>
      </w:del>
      <w:del w:id="4151" w:author="赵翔-深圳" w:date="2024-12-20T21:25:13Z">
        <w:r>
          <w:rPr>
            <w:rFonts w:hint="default" w:ascii="Times New Roman" w:hAnsi="Times New Roman" w:eastAsia="宋体" w:cs="Times New Roman"/>
            <w:snapToGrid w:val="0"/>
            <w:sz w:val="24"/>
            <w:szCs w:val="24"/>
          </w:rPr>
          <w:delText>缝，长</w:delText>
        </w:r>
      </w:del>
      <w:del w:id="4152" w:author="赵翔-深圳" w:date="2024-12-20T21:25:13Z">
        <w:r>
          <w:rPr>
            <w:rFonts w:hint="default" w:ascii="Times New Roman" w:hAnsi="Times New Roman" w:eastAsia="宋体" w:cs="Times New Roman"/>
            <w:snapToGrid w:val="0"/>
            <w:sz w:val="24"/>
            <w:szCs w:val="24"/>
            <w:lang w:val="en-US" w:eastAsia="zh-CN"/>
          </w:rPr>
          <w:delText>为19.</w:delText>
        </w:r>
      </w:del>
      <w:del w:id="4153" w:author="赵翔-深圳" w:date="2024-12-20T21:25:12Z">
        <w:r>
          <w:rPr>
            <w:rFonts w:hint="default" w:ascii="Times New Roman" w:hAnsi="Times New Roman" w:eastAsia="宋体" w:cs="Times New Roman"/>
            <w:snapToGrid w:val="0"/>
            <w:sz w:val="24"/>
            <w:szCs w:val="24"/>
            <w:lang w:val="en-US" w:eastAsia="zh-CN"/>
          </w:rPr>
          <w:delText>55</w:delText>
        </w:r>
      </w:del>
      <w:del w:id="4154" w:author="赵翔-深圳" w:date="2024-12-20T21:25:12Z">
        <w:r>
          <w:rPr>
            <w:rFonts w:hint="default" w:ascii="Times New Roman" w:hAnsi="Times New Roman" w:eastAsia="宋体" w:cs="Times New Roman"/>
            <w:snapToGrid w:val="0"/>
            <w:sz w:val="24"/>
            <w:szCs w:val="24"/>
          </w:rPr>
          <w:delText>m，宽度为</w:delText>
        </w:r>
      </w:del>
      <w:del w:id="4155" w:author="赵翔-深圳" w:date="2024-12-20T21:25:12Z">
        <w:r>
          <w:rPr>
            <w:rFonts w:hint="default" w:ascii="Times New Roman" w:hAnsi="Times New Roman" w:eastAsia="宋体" w:cs="Times New Roman"/>
            <w:snapToGrid w:val="0"/>
            <w:sz w:val="24"/>
            <w:szCs w:val="24"/>
            <w:lang w:val="en-US" w:eastAsia="zh-CN"/>
          </w:rPr>
          <w:delText>0</w:delText>
        </w:r>
      </w:del>
      <w:del w:id="4156" w:author="赵翔-深圳" w:date="2024-12-20T21:25:11Z">
        <w:r>
          <w:rPr>
            <w:rFonts w:hint="default" w:ascii="Times New Roman" w:hAnsi="Times New Roman" w:eastAsia="宋体" w:cs="Times New Roman"/>
            <w:snapToGrid w:val="0"/>
            <w:sz w:val="24"/>
            <w:szCs w:val="24"/>
            <w:lang w:val="en-US" w:eastAsia="zh-CN"/>
          </w:rPr>
          <w:delText>.31~0.3</w:delText>
        </w:r>
      </w:del>
      <w:del w:id="4157" w:author="赵翔-深圳" w:date="2024-12-20T21:25:10Z">
        <w:r>
          <w:rPr>
            <w:rFonts w:hint="default" w:ascii="Times New Roman" w:hAnsi="Times New Roman" w:eastAsia="宋体" w:cs="Times New Roman"/>
            <w:snapToGrid w:val="0"/>
            <w:sz w:val="24"/>
            <w:szCs w:val="24"/>
            <w:lang w:val="en-US" w:eastAsia="zh-CN"/>
          </w:rPr>
          <w:delText>8</w:delText>
        </w:r>
      </w:del>
      <w:del w:id="4158" w:author="赵翔-深圳" w:date="2024-12-20T21:25:10Z">
        <w:r>
          <w:rPr>
            <w:rFonts w:hint="default" w:ascii="Times New Roman" w:hAnsi="Times New Roman" w:eastAsia="宋体" w:cs="Times New Roman"/>
            <w:snapToGrid w:val="0"/>
            <w:sz w:val="24"/>
            <w:szCs w:val="24"/>
          </w:rPr>
          <w:delText>mm</w:delText>
        </w:r>
      </w:del>
      <w:del w:id="4159" w:author="赵翔-深圳" w:date="2024-12-20T21:25:10Z">
        <w:r>
          <w:rPr>
            <w:rFonts w:hint="default" w:ascii="Times New Roman" w:hAnsi="Times New Roman" w:eastAsia="宋体" w:cs="Times New Roman"/>
            <w:snapToGrid w:val="0"/>
            <w:sz w:val="24"/>
            <w:szCs w:val="24"/>
            <w:lang w:eastAsia="zh-CN"/>
          </w:rPr>
          <w:delText>。</w:delText>
        </w:r>
      </w:del>
      <w:ins w:id="4160" w:author="赵翔-深圳" w:date="2024-12-20T21:25:08Z">
        <w:r>
          <w:rPr>
            <w:rFonts w:hint="default" w:cs="Times New Roman"/>
            <w:snapToGrid/>
            <w:sz w:val="24"/>
            <w:szCs w:val="24"/>
            <w:lang w:val="en-US" w:eastAsia="zh-CN"/>
          </w:rPr>
          <w:t>4处纵向裂缝，长为6.88m，宽度为0.21mm~0.</w:t>
        </w:r>
      </w:ins>
      <w:ins w:id="4161" w:author="赵翔-深圳" w:date="2024-12-20T21:25:08Z">
        <w:r>
          <w:rPr>
            <w:rFonts w:hint="eastAsia" w:cs="Times New Roman"/>
            <w:snapToGrid/>
            <w:sz w:val="24"/>
            <w:szCs w:val="24"/>
            <w:lang w:val="en-US" w:eastAsia="zh-CN"/>
          </w:rPr>
          <w:t>54</w:t>
        </w:r>
      </w:ins>
      <w:ins w:id="4162" w:author="赵翔-深圳" w:date="2024-12-20T21:25:08Z">
        <w:r>
          <w:rPr>
            <w:rFonts w:hint="default" w:cs="Times New Roman"/>
            <w:snapToGrid/>
            <w:sz w:val="24"/>
            <w:szCs w:val="24"/>
            <w:lang w:val="en-US" w:eastAsia="zh-CN"/>
          </w:rPr>
          <w:t>mm。1处环向裂缝，长为1.52m，宽为0.27mm。</w:t>
        </w:r>
      </w:ins>
    </w:p>
    <w:p w14:paraId="43BEE371">
      <w:pPr>
        <w:spacing w:line="360" w:lineRule="auto"/>
        <w:ind w:firstLine="424" w:firstLineChars="200"/>
        <w:rPr>
          <w:ins w:id="4163" w:author="赵翔-深圳" w:date="2024-12-20T21:24:27Z"/>
          <w:rFonts w:hint="eastAsia" w:cs="Times New Roman"/>
          <w:sz w:val="24"/>
          <w:szCs w:val="24"/>
          <w:lang w:val="en-US" w:eastAsia="zh-CN"/>
        </w:rPr>
      </w:pPr>
    </w:p>
    <w:p w14:paraId="673C153B">
      <w:pPr>
        <w:spacing w:line="240" w:lineRule="exact"/>
        <w:ind w:firstLine="636" w:firstLineChars="300"/>
        <w:jc w:val="both"/>
        <w:rPr>
          <w:rFonts w:hint="default" w:ascii="Times New Roman" w:hAnsi="Times New Roman" w:eastAsia="宋体" w:cs="Times New Roman"/>
          <w:snapToGrid w:val="0"/>
          <w:sz w:val="24"/>
          <w:szCs w:val="24"/>
          <w:lang w:val="en-US" w:eastAsia="zh-CN"/>
        </w:rPr>
      </w:pPr>
    </w:p>
    <w:p w14:paraId="0148808D">
      <w:pPr>
        <w:spacing w:line="240" w:lineRule="exact"/>
        <w:ind w:firstLine="636" w:firstLineChars="300"/>
        <w:jc w:val="both"/>
        <w:rPr>
          <w:rFonts w:hint="default" w:ascii="Times New Roman" w:hAnsi="Times New Roman" w:eastAsia="宋体" w:cs="Times New Roman"/>
          <w:snapToGrid w:val="0"/>
          <w:sz w:val="24"/>
          <w:szCs w:val="24"/>
          <w:lang w:val="en-US" w:eastAsia="zh-CN"/>
        </w:rPr>
      </w:pPr>
    </w:p>
    <w:p w14:paraId="1CE56F66">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77CE36C0">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7A066DF7">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DB23B8E">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6730A49">
      <w:pPr>
        <w:spacing w:line="360" w:lineRule="auto"/>
        <w:ind w:left="626" w:leftChars="228" w:hanging="212" w:hangingChars="100"/>
        <w:rPr>
          <w:ins w:id="4165" w:author="赵翔-深圳" w:date="2024-12-20T21:21:32Z"/>
          <w:rFonts w:hint="default" w:ascii="Times New Roman" w:hAnsi="Times New Roman" w:cs="Times New Roman"/>
          <w:sz w:val="24"/>
          <w:szCs w:val="24"/>
        </w:rPr>
        <w:pPrChange w:id="4164" w:author="赵翔-深圳" w:date="2024-12-20T21:21:31Z">
          <w:pPr>
            <w:spacing w:line="360" w:lineRule="auto"/>
            <w:ind w:firstLine="424" w:firstLineChars="200"/>
          </w:pPr>
        </w:pPrChange>
      </w:pPr>
      <w:r>
        <w:rPr>
          <w:rFonts w:hint="default" w:ascii="Times New Roman" w:hAnsi="Times New Roman" w:cs="Times New Roman"/>
          <w:sz w:val="24"/>
          <w:szCs w:val="24"/>
        </w:rPr>
        <w:t>（1）衬砌破损</w:t>
      </w:r>
    </w:p>
    <w:p w14:paraId="09797587">
      <w:pPr>
        <w:spacing w:line="360" w:lineRule="auto"/>
        <w:ind w:left="0" w:leftChars="0" w:firstLine="636" w:firstLineChars="300"/>
        <w:rPr>
          <w:del w:id="4167" w:author="赵翔-深圳" w:date="2024-12-20T21:22:06Z"/>
          <w:rFonts w:hint="default" w:ascii="Times New Roman" w:hAnsi="Times New Roman" w:cs="Times New Roman"/>
          <w:sz w:val="24"/>
          <w:szCs w:val="24"/>
        </w:rPr>
        <w:pPrChange w:id="4166" w:author="赵翔-深圳" w:date="2024-12-20T21:21:36Z">
          <w:pPr>
            <w:spacing w:line="360" w:lineRule="auto"/>
            <w:ind w:firstLine="424" w:firstLineChars="200"/>
          </w:pPr>
        </w:pPrChange>
      </w:pPr>
      <w:ins w:id="4168" w:author="赵翔-深圳" w:date="2024-12-20T21:21:09Z">
        <w:r>
          <w:rPr>
            <w:rFonts w:hint="default" w:ascii="Times New Roman" w:hAnsi="Times New Roman" w:cs="Times New Roman"/>
            <w:sz w:val="24"/>
            <w:szCs w:val="24"/>
          </w:rPr>
          <w:t>8处环向裂缝，长为14.8m，宽度为0.31~0.48mm。1处斜向裂缝，长为1.69m，宽度为0.35mm。</w:t>
        </w:r>
      </w:ins>
    </w:p>
    <w:p w14:paraId="4B72F293">
      <w:pPr>
        <w:spacing w:line="360" w:lineRule="auto"/>
        <w:ind w:left="0" w:leftChars="0" w:firstLine="636" w:firstLineChars="300"/>
        <w:jc w:val="left"/>
        <w:rPr>
          <w:del w:id="4170" w:author="赵翔-深圳" w:date="2024-12-20T21:22:03Z"/>
          <w:rFonts w:hint="default" w:ascii="Times New Roman" w:hAnsi="Times New Roman" w:eastAsia="宋体" w:cs="Times New Roman"/>
          <w:snapToGrid w:val="0"/>
          <w:sz w:val="24"/>
          <w:szCs w:val="24"/>
          <w:lang w:val="en-US" w:eastAsia="zh-CN"/>
        </w:rPr>
        <w:pPrChange w:id="4169" w:author="赵翔-深圳" w:date="2024-12-20T21:22:06Z">
          <w:pPr>
            <w:spacing w:line="240" w:lineRule="exact"/>
            <w:ind w:left="414" w:leftChars="228" w:firstLine="212" w:firstLineChars="100"/>
            <w:jc w:val="both"/>
          </w:pPr>
        </w:pPrChange>
      </w:pPr>
      <w:del w:id="4171" w:author="赵翔-深圳" w:date="2024-12-20T21:22:03Z">
        <w:r>
          <w:rPr>
            <w:rFonts w:hint="default" w:ascii="Times New Roman" w:hAnsi="Times New Roman" w:eastAsia="宋体" w:cs="Times New Roman"/>
            <w:snapToGrid w:val="0"/>
            <w:sz w:val="24"/>
            <w:szCs w:val="24"/>
            <w:lang w:val="en-US" w:eastAsia="zh-CN"/>
          </w:rPr>
          <w:delText>1处环向裂缝，长为1.06</w:delText>
        </w:r>
      </w:del>
      <w:del w:id="4172" w:author="赵翔-深圳" w:date="2024-12-20T21:22:03Z">
        <w:r>
          <w:rPr>
            <w:rFonts w:hint="default" w:ascii="Times New Roman" w:hAnsi="Times New Roman" w:eastAsia="宋体" w:cs="Times New Roman"/>
            <w:snapToGrid w:val="0"/>
            <w:sz w:val="24"/>
            <w:szCs w:val="24"/>
          </w:rPr>
          <w:delText>m，</w:delText>
        </w:r>
      </w:del>
      <w:del w:id="4173" w:author="赵翔-深圳" w:date="2024-12-20T21:22:03Z">
        <w:r>
          <w:rPr>
            <w:rFonts w:hint="default" w:ascii="Times New Roman" w:hAnsi="Times New Roman" w:eastAsia="宋体" w:cs="Times New Roman"/>
            <w:snapToGrid w:val="0"/>
            <w:sz w:val="24"/>
            <w:szCs w:val="24"/>
            <w:lang w:val="en-US" w:eastAsia="zh-CN"/>
          </w:rPr>
          <w:delText>宽度为0.37</w:delText>
        </w:r>
      </w:del>
      <w:del w:id="4174" w:author="赵翔-深圳" w:date="2024-12-20T21:22:03Z">
        <w:r>
          <w:rPr>
            <w:rFonts w:hint="default" w:ascii="Times New Roman" w:hAnsi="Times New Roman" w:eastAsia="宋体" w:cs="Times New Roman"/>
            <w:snapToGrid w:val="0"/>
            <w:sz w:val="24"/>
            <w:szCs w:val="24"/>
          </w:rPr>
          <w:delText>mm</w:delText>
        </w:r>
      </w:del>
      <w:del w:id="4175" w:author="赵翔-深圳" w:date="2024-12-20T21:22:03Z">
        <w:r>
          <w:rPr>
            <w:rFonts w:hint="default" w:ascii="Times New Roman" w:hAnsi="Times New Roman" w:eastAsia="宋体" w:cs="Times New Roman"/>
            <w:snapToGrid w:val="0"/>
            <w:sz w:val="24"/>
            <w:szCs w:val="24"/>
            <w:lang w:eastAsia="zh-CN"/>
          </w:rPr>
          <w:delText>。</w:delText>
        </w:r>
      </w:del>
      <w:del w:id="4176" w:author="赵翔-深圳" w:date="2024-12-20T21:22:03Z">
        <w:r>
          <w:rPr>
            <w:rFonts w:hint="default" w:ascii="Times New Roman" w:hAnsi="Times New Roman" w:eastAsia="宋体" w:cs="Times New Roman"/>
            <w:snapToGrid w:val="0"/>
            <w:sz w:val="24"/>
            <w:szCs w:val="24"/>
            <w:lang w:val="en-US" w:eastAsia="zh-CN"/>
          </w:rPr>
          <w:delText>1处纵向裂缝，长为2.04</w:delText>
        </w:r>
      </w:del>
      <w:del w:id="4177" w:author="赵翔-深圳" w:date="2024-12-20T21:22:03Z">
        <w:r>
          <w:rPr>
            <w:rFonts w:hint="default" w:ascii="Times New Roman" w:hAnsi="Times New Roman" w:eastAsia="宋体" w:cs="Times New Roman"/>
            <w:snapToGrid w:val="0"/>
            <w:sz w:val="24"/>
            <w:szCs w:val="24"/>
          </w:rPr>
          <w:delText>m，</w:delText>
        </w:r>
      </w:del>
      <w:del w:id="4178" w:author="赵翔-深圳" w:date="2024-12-20T21:22:03Z">
        <w:r>
          <w:rPr>
            <w:rFonts w:hint="default" w:ascii="Times New Roman" w:hAnsi="Times New Roman" w:eastAsia="宋体" w:cs="Times New Roman"/>
            <w:snapToGrid w:val="0"/>
            <w:sz w:val="24"/>
            <w:szCs w:val="24"/>
            <w:lang w:val="en-US" w:eastAsia="zh-CN"/>
          </w:rPr>
          <w:delText>宽度为0.35</w:delText>
        </w:r>
      </w:del>
      <w:del w:id="4179" w:author="赵翔-深圳" w:date="2024-12-20T21:22:03Z">
        <w:r>
          <w:rPr>
            <w:rFonts w:hint="default" w:ascii="Times New Roman" w:hAnsi="Times New Roman" w:eastAsia="宋体" w:cs="Times New Roman"/>
            <w:snapToGrid w:val="0"/>
            <w:sz w:val="24"/>
            <w:szCs w:val="24"/>
          </w:rPr>
          <w:delText>mm</w:delText>
        </w:r>
      </w:del>
      <w:del w:id="4180" w:author="赵翔-深圳" w:date="2024-12-20T21:22:03Z">
        <w:r>
          <w:rPr>
            <w:rFonts w:hint="default" w:ascii="Times New Roman" w:hAnsi="Times New Roman" w:eastAsia="宋体" w:cs="Times New Roman"/>
            <w:snapToGrid w:val="0"/>
            <w:sz w:val="24"/>
            <w:szCs w:val="24"/>
            <w:lang w:eastAsia="zh-CN"/>
          </w:rPr>
          <w:delText>。</w:delText>
        </w:r>
      </w:del>
    </w:p>
    <w:p w14:paraId="0411A5A5">
      <w:pPr>
        <w:spacing w:line="360" w:lineRule="auto"/>
        <w:ind w:left="0" w:leftChars="0" w:firstLine="636" w:firstLineChars="300"/>
        <w:jc w:val="left"/>
        <w:rPr>
          <w:rFonts w:hint="default" w:ascii="Times New Roman" w:hAnsi="Times New Roman" w:eastAsia="宋体" w:cs="Times New Roman"/>
          <w:snapToGrid w:val="0"/>
          <w:sz w:val="24"/>
          <w:szCs w:val="24"/>
          <w:lang w:val="en-US" w:eastAsia="zh-CN"/>
        </w:rPr>
        <w:pPrChange w:id="4181" w:author="赵翔-深圳" w:date="2024-12-20T21:22:06Z">
          <w:pPr>
            <w:spacing w:line="240" w:lineRule="exact"/>
            <w:ind w:left="622" w:leftChars="342" w:firstLine="0" w:firstLineChars="0"/>
            <w:jc w:val="both"/>
          </w:pPr>
        </w:pPrChange>
      </w:pPr>
    </w:p>
    <w:p w14:paraId="6F405281">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11B3B1A8">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0147FA06">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5AA31CB5">
      <w:pPr>
        <w:spacing w:line="240" w:lineRule="exact"/>
        <w:ind w:firstLine="636" w:firstLineChars="300"/>
        <w:jc w:val="both"/>
        <w:rPr>
          <w:rFonts w:hint="default" w:ascii="宋体" w:hAnsi="宋体" w:eastAsia="宋体" w:cs="宋体"/>
          <w:snapToGrid w:val="0"/>
          <w:sz w:val="24"/>
          <w:szCs w:val="24"/>
          <w:lang w:val="en-US" w:eastAsia="zh-CN"/>
        </w:rPr>
      </w:pPr>
      <w:bookmarkStart w:id="224" w:name="_Toc21882"/>
      <w:r>
        <w:rPr>
          <w:rFonts w:hint="eastAsia" w:ascii="宋体" w:hAnsi="宋体" w:cs="宋体"/>
          <w:snapToGrid w:val="0"/>
          <w:sz w:val="24"/>
          <w:szCs w:val="24"/>
          <w:lang w:val="en-US" w:eastAsia="zh-CN"/>
        </w:rPr>
        <w:t>衬砌渗漏水未见明显病害。</w:t>
      </w:r>
    </w:p>
    <w:p w14:paraId="1508E722">
      <w:pPr>
        <w:spacing w:line="360" w:lineRule="auto"/>
        <w:ind w:firstLine="0" w:firstLineChars="0"/>
        <w:rPr>
          <w:del w:id="4183" w:author="赵翔-深圳" w:date="2024-12-20T21:22:47Z"/>
          <w:sz w:val="24"/>
          <w:szCs w:val="24"/>
        </w:rPr>
        <w:pPrChange w:id="4182" w:author="赵翔-深圳" w:date="2024-12-20T21:22:48Z">
          <w:pPr>
            <w:spacing w:line="360" w:lineRule="auto"/>
            <w:ind w:firstLine="424" w:firstLineChars="200"/>
          </w:pPr>
        </w:pPrChange>
      </w:pPr>
    </w:p>
    <w:p w14:paraId="5F787BE7">
      <w:pPr>
        <w:spacing w:line="240" w:lineRule="exact"/>
        <w:ind w:firstLine="0" w:firstLineChars="0"/>
        <w:jc w:val="both"/>
        <w:rPr>
          <w:rFonts w:hint="eastAsia" w:ascii="宋体" w:hAnsi="宋体" w:eastAsia="宋体" w:cs="宋体"/>
          <w:snapToGrid w:val="0"/>
          <w:sz w:val="24"/>
          <w:szCs w:val="24"/>
          <w:lang w:val="en-US" w:eastAsia="zh-CN"/>
        </w:rPr>
        <w:pPrChange w:id="4184" w:author="赵翔-深圳" w:date="2024-12-20T21:22:47Z">
          <w:pPr>
            <w:spacing w:line="240" w:lineRule="exact"/>
            <w:ind w:firstLine="424" w:firstLineChars="200"/>
            <w:jc w:val="both"/>
          </w:pPr>
        </w:pPrChange>
      </w:pPr>
    </w:p>
    <w:p w14:paraId="34092FA6">
      <w:pPr>
        <w:spacing w:line="360" w:lineRule="auto"/>
        <w:ind w:firstLine="424" w:firstLineChars="200"/>
        <w:rPr>
          <w:sz w:val="24"/>
          <w:szCs w:val="24"/>
        </w:rPr>
      </w:pPr>
    </w:p>
    <w:p w14:paraId="7183B9F7">
      <w:pPr>
        <w:pStyle w:val="6"/>
        <w:numPr>
          <w:ilvl w:val="2"/>
          <w:numId w:val="0"/>
        </w:numPr>
      </w:pPr>
      <w:r>
        <w:t>6.1.4 路面</w:t>
      </w:r>
      <w:bookmarkEnd w:id="224"/>
    </w:p>
    <w:p w14:paraId="3828D78C">
      <w:pPr>
        <w:spacing w:line="360" w:lineRule="auto"/>
        <w:ind w:firstLine="416" w:firstLineChars="196"/>
        <w:jc w:val="left"/>
        <w:rPr>
          <w:sz w:val="24"/>
          <w:szCs w:val="24"/>
        </w:rPr>
      </w:pPr>
      <w:r>
        <w:rPr>
          <w:sz w:val="24"/>
          <w:szCs w:val="24"/>
        </w:rPr>
        <w:t>1）左洞</w:t>
      </w:r>
    </w:p>
    <w:p w14:paraId="206BA52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6B25E425">
      <w:pPr>
        <w:spacing w:line="360" w:lineRule="auto"/>
        <w:ind w:firstLine="416" w:firstLineChars="196"/>
        <w:jc w:val="left"/>
        <w:rPr>
          <w:sz w:val="24"/>
          <w:szCs w:val="24"/>
        </w:rPr>
      </w:pPr>
      <w:r>
        <w:rPr>
          <w:sz w:val="24"/>
          <w:szCs w:val="24"/>
        </w:rPr>
        <w:t>2）右洞</w:t>
      </w:r>
    </w:p>
    <w:p w14:paraId="7058A2F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3C63BFE">
      <w:pPr>
        <w:pStyle w:val="6"/>
        <w:numPr>
          <w:ilvl w:val="2"/>
          <w:numId w:val="0"/>
        </w:numPr>
      </w:pPr>
      <w:bookmarkStart w:id="225" w:name="_Toc4042"/>
      <w:r>
        <w:t>6.1.5 检修道</w:t>
      </w:r>
      <w:bookmarkEnd w:id="225"/>
    </w:p>
    <w:p w14:paraId="6707986A">
      <w:pPr>
        <w:spacing w:line="360" w:lineRule="auto"/>
        <w:ind w:firstLine="416" w:firstLineChars="196"/>
        <w:jc w:val="left"/>
        <w:rPr>
          <w:sz w:val="24"/>
          <w:szCs w:val="24"/>
        </w:rPr>
      </w:pPr>
      <w:r>
        <w:rPr>
          <w:sz w:val="24"/>
          <w:szCs w:val="24"/>
        </w:rPr>
        <w:t>1）左洞</w:t>
      </w:r>
    </w:p>
    <w:p w14:paraId="65E802DC">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1D1A1462">
      <w:pPr>
        <w:spacing w:line="360" w:lineRule="auto"/>
        <w:ind w:firstLine="416" w:firstLineChars="196"/>
        <w:jc w:val="left"/>
        <w:rPr>
          <w:sz w:val="24"/>
          <w:szCs w:val="24"/>
        </w:rPr>
      </w:pPr>
      <w:r>
        <w:rPr>
          <w:sz w:val="24"/>
          <w:szCs w:val="24"/>
        </w:rPr>
        <w:t>2）右洞</w:t>
      </w:r>
    </w:p>
    <w:p w14:paraId="3AA04365">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226" w:name="_Toc27919"/>
      <w:r>
        <w:rPr>
          <w:rFonts w:hint="eastAsia" w:cs="Times New Roman"/>
          <w:snapToGrid w:val="0"/>
          <w:sz w:val="24"/>
          <w:szCs w:val="24"/>
          <w:lang w:val="en-US" w:eastAsia="zh-CN"/>
        </w:rPr>
        <w:t>检修道未见明显病害。</w:t>
      </w:r>
    </w:p>
    <w:p w14:paraId="2D0EA1C2">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226"/>
    </w:p>
    <w:p w14:paraId="17B030DC">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138A3701">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4116376">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36EE09DA">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5925E6F">
      <w:pPr>
        <w:pStyle w:val="6"/>
        <w:numPr>
          <w:ilvl w:val="2"/>
          <w:numId w:val="0"/>
        </w:numPr>
      </w:pPr>
      <w:bookmarkStart w:id="227" w:name="_Toc8853"/>
      <w:r>
        <w:t>6.1.7 吊顶及各种预埋件</w:t>
      </w:r>
      <w:bookmarkEnd w:id="227"/>
    </w:p>
    <w:p w14:paraId="64B863F2">
      <w:pPr>
        <w:spacing w:line="360" w:lineRule="auto"/>
        <w:ind w:firstLine="416" w:firstLineChars="196"/>
        <w:jc w:val="left"/>
        <w:rPr>
          <w:sz w:val="24"/>
          <w:szCs w:val="24"/>
        </w:rPr>
      </w:pPr>
      <w:r>
        <w:rPr>
          <w:sz w:val="24"/>
          <w:szCs w:val="24"/>
        </w:rPr>
        <w:t>1）左洞</w:t>
      </w:r>
    </w:p>
    <w:p w14:paraId="4B3D0E4C">
      <w:pPr>
        <w:spacing w:line="360" w:lineRule="auto"/>
        <w:ind w:firstLine="416" w:firstLineChars="196"/>
        <w:jc w:val="left"/>
        <w:rPr>
          <w:rFonts w:eastAsia="黑体"/>
          <w:b/>
          <w:sz w:val="24"/>
          <w:szCs w:val="24"/>
        </w:rPr>
      </w:pPr>
      <w:r>
        <w:rPr>
          <w:sz w:val="24"/>
          <w:szCs w:val="24"/>
        </w:rPr>
        <w:t>吊顶及各种预埋件未见明显病害。</w:t>
      </w:r>
    </w:p>
    <w:p w14:paraId="18387CDF">
      <w:pPr>
        <w:spacing w:line="360" w:lineRule="auto"/>
        <w:ind w:firstLine="416" w:firstLineChars="196"/>
        <w:jc w:val="left"/>
        <w:rPr>
          <w:sz w:val="24"/>
          <w:szCs w:val="24"/>
        </w:rPr>
      </w:pPr>
      <w:r>
        <w:rPr>
          <w:sz w:val="24"/>
          <w:szCs w:val="24"/>
        </w:rPr>
        <w:t>2）右洞</w:t>
      </w:r>
    </w:p>
    <w:p w14:paraId="728FF4A5">
      <w:pPr>
        <w:spacing w:line="360" w:lineRule="auto"/>
        <w:ind w:firstLine="416" w:firstLineChars="196"/>
        <w:jc w:val="left"/>
        <w:rPr>
          <w:rFonts w:eastAsia="黑体"/>
          <w:b/>
          <w:sz w:val="24"/>
          <w:szCs w:val="24"/>
        </w:rPr>
      </w:pPr>
      <w:r>
        <w:rPr>
          <w:sz w:val="24"/>
          <w:szCs w:val="24"/>
        </w:rPr>
        <w:t>吊顶及各种预埋件未见明显病害。</w:t>
      </w:r>
    </w:p>
    <w:p w14:paraId="0A62E0A1">
      <w:pPr>
        <w:pStyle w:val="6"/>
        <w:numPr>
          <w:ilvl w:val="2"/>
          <w:numId w:val="0"/>
        </w:numPr>
      </w:pPr>
      <w:bookmarkStart w:id="228" w:name="_Toc1076"/>
      <w:r>
        <w:t>6.1.8 内装饰</w:t>
      </w:r>
      <w:bookmarkEnd w:id="228"/>
    </w:p>
    <w:p w14:paraId="7AA897F2">
      <w:pPr>
        <w:spacing w:line="360" w:lineRule="auto"/>
        <w:ind w:firstLine="416" w:firstLineChars="196"/>
        <w:jc w:val="left"/>
        <w:rPr>
          <w:sz w:val="24"/>
          <w:szCs w:val="24"/>
        </w:rPr>
      </w:pPr>
      <w:r>
        <w:rPr>
          <w:sz w:val="24"/>
          <w:szCs w:val="24"/>
        </w:rPr>
        <w:t>1）左洞</w:t>
      </w:r>
    </w:p>
    <w:p w14:paraId="3DCEC787">
      <w:pPr>
        <w:spacing w:line="360" w:lineRule="auto"/>
        <w:ind w:firstLine="424" w:firstLineChars="200"/>
        <w:jc w:val="left"/>
        <w:rPr>
          <w:ins w:id="4186" w:author="赵翔-深圳" w:date="2024-12-20T21:26:02Z"/>
          <w:rFonts w:eastAsia="黑体"/>
          <w:b/>
          <w:sz w:val="24"/>
          <w:szCs w:val="24"/>
        </w:rPr>
        <w:pPrChange w:id="4185" w:author="赵翔-深圳" w:date="2024-12-20T21:26:20Z">
          <w:pPr>
            <w:spacing w:line="360" w:lineRule="auto"/>
            <w:ind w:firstLine="416" w:firstLineChars="196"/>
            <w:jc w:val="left"/>
          </w:pPr>
        </w:pPrChange>
      </w:pPr>
      <w:ins w:id="4187" w:author="赵翔-深圳" w:date="2024-12-20T21:26:22Z">
        <w:r>
          <w:rPr>
            <w:rFonts w:hint="eastAsia" w:cs="Times New Roman"/>
            <w:snapToGrid w:val="0"/>
            <w:sz w:val="24"/>
            <w:szCs w:val="24"/>
            <w:lang w:val="en-US" w:eastAsia="zh-CN"/>
          </w:rPr>
          <w:t>1</w:t>
        </w:r>
      </w:ins>
      <w:ins w:id="4188" w:author="赵翔-深圳" w:date="2024-12-20T21:26:02Z">
        <w:r>
          <w:rPr>
            <w:rFonts w:hint="eastAsia" w:ascii="Times New Roman" w:hAnsi="Times New Roman" w:eastAsia="宋体" w:cs="Times New Roman"/>
            <w:snapToGrid w:val="0"/>
            <w:sz w:val="24"/>
            <w:szCs w:val="24"/>
            <w:lang w:val="en-US" w:eastAsia="zh-CN"/>
          </w:rPr>
          <w:t>处</w:t>
        </w:r>
      </w:ins>
      <w:ins w:id="4189" w:author="赵翔-深圳" w:date="2024-12-20T21:26:02Z">
        <w:r>
          <w:rPr>
            <w:rFonts w:hint="default" w:ascii="Times New Roman" w:hAnsi="Times New Roman" w:eastAsia="宋体" w:cs="Times New Roman"/>
            <w:snapToGrid w:val="0"/>
            <w:sz w:val="24"/>
            <w:szCs w:val="24"/>
            <w:lang w:val="en-US" w:eastAsia="zh-CN"/>
          </w:rPr>
          <w:t>防火涂料剥落，面积</w:t>
        </w:r>
      </w:ins>
      <w:ins w:id="4190" w:author="赵翔-深圳" w:date="2024-12-20T21:26:27Z">
        <w:r>
          <w:rPr>
            <w:rFonts w:hint="eastAsia" w:cs="Times New Roman"/>
            <w:snapToGrid w:val="0"/>
            <w:sz w:val="24"/>
            <w:szCs w:val="24"/>
            <w:lang w:val="en-US" w:eastAsia="zh-CN"/>
          </w:rPr>
          <w:t>0.</w:t>
        </w:r>
      </w:ins>
      <w:ins w:id="4191" w:author="赵翔-深圳" w:date="2024-12-20T21:26:28Z">
        <w:r>
          <w:rPr>
            <w:rFonts w:hint="eastAsia" w:cs="Times New Roman"/>
            <w:snapToGrid w:val="0"/>
            <w:sz w:val="24"/>
            <w:szCs w:val="24"/>
            <w:lang w:val="en-US" w:eastAsia="zh-CN"/>
          </w:rPr>
          <w:t>1</w:t>
        </w:r>
      </w:ins>
      <w:ins w:id="4192" w:author="赵翔-深圳" w:date="2024-12-20T21:26:02Z">
        <w:r>
          <w:rPr>
            <w:rFonts w:hint="default" w:ascii="Times New Roman" w:hAnsi="Times New Roman" w:eastAsia="宋体" w:cs="Times New Roman"/>
            <w:sz w:val="24"/>
            <w:szCs w:val="24"/>
          </w:rPr>
          <w:t>m</w:t>
        </w:r>
      </w:ins>
      <w:ins w:id="4193" w:author="赵翔-深圳" w:date="2024-12-20T21:26:02Z">
        <w:r>
          <w:rPr>
            <w:rFonts w:hint="default" w:ascii="Times New Roman" w:hAnsi="Times New Roman" w:eastAsia="宋体" w:cs="Times New Roman"/>
            <w:sz w:val="24"/>
            <w:szCs w:val="24"/>
            <w:lang w:val="en-US" w:eastAsia="zh-CN"/>
          </w:rPr>
          <w:t>²。</w:t>
        </w:r>
      </w:ins>
    </w:p>
    <w:p w14:paraId="41271654">
      <w:pPr>
        <w:spacing w:line="360" w:lineRule="auto"/>
        <w:ind w:firstLine="416" w:firstLineChars="196"/>
        <w:jc w:val="left"/>
        <w:rPr>
          <w:del w:id="4194" w:author="赵翔-深圳" w:date="2024-12-20T21:26:02Z"/>
          <w:rFonts w:eastAsia="黑体"/>
          <w:b/>
          <w:sz w:val="24"/>
          <w:szCs w:val="24"/>
        </w:rPr>
      </w:pPr>
      <w:del w:id="4195" w:author="赵翔-深圳" w:date="2024-12-20T21:26:02Z">
        <w:r>
          <w:rPr>
            <w:rFonts w:hint="eastAsia" w:ascii="Times New Roman" w:hAnsi="Times New Roman" w:eastAsia="宋体" w:cs="Times New Roman"/>
            <w:snapToGrid w:val="0"/>
            <w:sz w:val="24"/>
            <w:szCs w:val="24"/>
            <w:lang w:val="en-US" w:eastAsia="zh-CN"/>
          </w:rPr>
          <w:delText>3处</w:delText>
        </w:r>
      </w:del>
      <w:del w:id="4196" w:author="赵翔-深圳" w:date="2024-12-20T21:26:02Z">
        <w:r>
          <w:rPr>
            <w:rFonts w:hint="default" w:ascii="Times New Roman" w:hAnsi="Times New Roman" w:eastAsia="宋体" w:cs="Times New Roman"/>
            <w:snapToGrid w:val="0"/>
            <w:sz w:val="24"/>
            <w:szCs w:val="24"/>
            <w:lang w:val="en-US" w:eastAsia="zh-CN"/>
          </w:rPr>
          <w:delText>防火涂料剥落，面积3.28</w:delText>
        </w:r>
      </w:del>
      <w:del w:id="4197" w:author="赵翔-深圳" w:date="2024-12-20T21:26:02Z">
        <w:r>
          <w:rPr>
            <w:rFonts w:hint="default" w:ascii="Times New Roman" w:hAnsi="Times New Roman" w:eastAsia="宋体" w:cs="Times New Roman"/>
            <w:sz w:val="24"/>
            <w:szCs w:val="24"/>
          </w:rPr>
          <w:delText>m</w:delText>
        </w:r>
      </w:del>
      <w:del w:id="4198" w:author="赵翔-深圳" w:date="2024-12-20T21:26:02Z">
        <w:r>
          <w:rPr>
            <w:rFonts w:hint="default" w:ascii="Times New Roman" w:hAnsi="Times New Roman" w:eastAsia="宋体" w:cs="Times New Roman"/>
            <w:sz w:val="24"/>
            <w:szCs w:val="24"/>
            <w:lang w:val="en-US" w:eastAsia="zh-CN"/>
          </w:rPr>
          <w:delText>²。</w:delText>
        </w:r>
      </w:del>
    </w:p>
    <w:p w14:paraId="2DFF0C26">
      <w:pPr>
        <w:spacing w:line="360" w:lineRule="auto"/>
        <w:ind w:firstLine="416" w:firstLineChars="196"/>
        <w:jc w:val="left"/>
        <w:rPr>
          <w:sz w:val="24"/>
          <w:szCs w:val="24"/>
        </w:rPr>
      </w:pPr>
      <w:r>
        <w:rPr>
          <w:sz w:val="24"/>
          <w:szCs w:val="24"/>
        </w:rPr>
        <w:t>2）右洞</w:t>
      </w:r>
    </w:p>
    <w:p w14:paraId="13903994">
      <w:pPr>
        <w:spacing w:line="360" w:lineRule="auto"/>
        <w:ind w:firstLine="424" w:firstLineChars="200"/>
        <w:rPr>
          <w:ins w:id="4199" w:author="赵翔-深圳" w:date="2024-12-20T21:23:02Z"/>
          <w:rFonts w:hint="eastAsia" w:cs="Times New Roman"/>
          <w:sz w:val="24"/>
          <w:szCs w:val="24"/>
          <w:lang w:val="en-US" w:eastAsia="zh-CN"/>
        </w:rPr>
      </w:pPr>
      <w:ins w:id="4200" w:author="赵翔-深圳" w:date="2024-12-20T21:23:02Z">
        <w:bookmarkStart w:id="229" w:name="_Toc23091"/>
        <w:r>
          <w:rPr>
            <w:rFonts w:hint="eastAsia" w:cs="Times New Roman"/>
            <w:sz w:val="24"/>
            <w:szCs w:val="24"/>
            <w:lang w:val="en-US" w:eastAsia="zh-CN"/>
          </w:rPr>
          <w:t xml:space="preserve">2处防火涂料剥落，面积0.05m²。 </w:t>
        </w:r>
      </w:ins>
    </w:p>
    <w:p w14:paraId="1F132DCC">
      <w:pPr>
        <w:spacing w:line="360" w:lineRule="auto"/>
        <w:ind w:firstLine="424" w:firstLineChars="200"/>
        <w:rPr>
          <w:ins w:id="4201" w:author="赵翔-深圳" w:date="2024-12-20T21:22:59Z"/>
          <w:rFonts w:hint="default" w:ascii="Times New Roman" w:hAnsi="Times New Roman" w:eastAsia="宋体" w:cs="Times New Roman"/>
          <w:sz w:val="24"/>
          <w:szCs w:val="24"/>
          <w:lang w:val="en-US" w:eastAsia="zh-CN"/>
        </w:rPr>
      </w:pPr>
    </w:p>
    <w:p w14:paraId="5DD4999A">
      <w:pPr>
        <w:spacing w:line="360" w:lineRule="auto"/>
        <w:ind w:firstLine="424" w:firstLineChars="200"/>
        <w:rPr>
          <w:del w:id="4202" w:author="赵翔-深圳" w:date="2024-12-20T21:22:59Z"/>
          <w:rFonts w:hint="default" w:ascii="Times New Roman" w:hAnsi="Times New Roman" w:eastAsia="宋体" w:cs="Times New Roman"/>
          <w:sz w:val="24"/>
          <w:szCs w:val="24"/>
          <w:lang w:val="en-US" w:eastAsia="zh-CN"/>
        </w:rPr>
      </w:pPr>
      <w:del w:id="4203" w:author="赵翔-深圳" w:date="2024-12-20T21:22:59Z">
        <w:r>
          <w:rPr>
            <w:rFonts w:hint="eastAsia" w:cs="Times New Roman"/>
            <w:sz w:val="24"/>
            <w:szCs w:val="24"/>
            <w:lang w:val="en-US" w:eastAsia="zh-CN"/>
          </w:rPr>
          <w:delText>内装饰未见明显病害。</w:delText>
        </w:r>
      </w:del>
    </w:p>
    <w:p w14:paraId="0B93ADF4">
      <w:pPr>
        <w:pStyle w:val="6"/>
        <w:numPr>
          <w:ilvl w:val="2"/>
          <w:numId w:val="0"/>
        </w:numPr>
      </w:pPr>
      <w:r>
        <w:t>6.1.9 标志、标线、轮廓标</w:t>
      </w:r>
      <w:bookmarkEnd w:id="229"/>
    </w:p>
    <w:p w14:paraId="68E21E4B">
      <w:pPr>
        <w:spacing w:line="360" w:lineRule="auto"/>
        <w:ind w:firstLine="416" w:firstLineChars="196"/>
        <w:jc w:val="left"/>
        <w:rPr>
          <w:sz w:val="24"/>
          <w:szCs w:val="24"/>
        </w:rPr>
      </w:pPr>
      <w:r>
        <w:rPr>
          <w:sz w:val="24"/>
          <w:szCs w:val="24"/>
        </w:rPr>
        <w:t>1）左洞</w:t>
      </w:r>
    </w:p>
    <w:p w14:paraId="105C66FE">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BF5517">
      <w:pPr>
        <w:spacing w:line="360" w:lineRule="auto"/>
        <w:ind w:firstLine="424" w:firstLineChars="200"/>
        <w:jc w:val="left"/>
        <w:rPr>
          <w:sz w:val="24"/>
          <w:szCs w:val="24"/>
        </w:rPr>
      </w:pPr>
      <w:r>
        <w:rPr>
          <w:sz w:val="24"/>
          <w:szCs w:val="24"/>
        </w:rPr>
        <w:t>2）右洞</w:t>
      </w:r>
    </w:p>
    <w:p w14:paraId="6C283A25">
      <w:pPr>
        <w:spacing w:line="360" w:lineRule="auto"/>
        <w:ind w:firstLine="424" w:firstLineChars="200"/>
        <w:rPr>
          <w:rFonts w:hint="default" w:eastAsia="宋体"/>
          <w:lang w:val="en-US" w:eastAsia="zh-CN"/>
        </w:rPr>
      </w:pPr>
      <w:bookmarkStart w:id="230" w:name="_Toc181002970"/>
      <w:bookmarkStart w:id="231" w:name="_Toc9045"/>
      <w:bookmarkStart w:id="232" w:name="_Toc27169"/>
      <w:bookmarkStart w:id="233" w:name="_Toc417292827"/>
      <w:bookmarkStart w:id="234" w:name="_Toc417294363"/>
      <w:bookmarkStart w:id="235" w:name="_Toc21662"/>
      <w:bookmarkStart w:id="236" w:name="_Toc417293069"/>
      <w:r>
        <w:rPr>
          <w:sz w:val="24"/>
          <w:szCs w:val="24"/>
        </w:rPr>
        <w:t>标志、标线、轮廓标</w:t>
      </w:r>
      <w:r>
        <w:rPr>
          <w:rFonts w:hint="eastAsia"/>
          <w:sz w:val="24"/>
          <w:szCs w:val="24"/>
          <w:lang w:val="en-US" w:eastAsia="zh-CN"/>
        </w:rPr>
        <w:t>未见明显病害。</w:t>
      </w:r>
    </w:p>
    <w:p w14:paraId="18E7143B">
      <w:pPr>
        <w:spacing w:line="360" w:lineRule="auto"/>
        <w:ind w:firstLine="416" w:firstLineChars="196"/>
        <w:jc w:val="left"/>
        <w:rPr>
          <w:rFonts w:eastAsia="黑体"/>
          <w:b/>
          <w:sz w:val="24"/>
          <w:szCs w:val="24"/>
        </w:rPr>
      </w:pPr>
    </w:p>
    <w:p w14:paraId="69CFA374">
      <w:pPr>
        <w:pStyle w:val="5"/>
        <w:spacing w:before="156"/>
        <w:rPr>
          <w:rStyle w:val="105"/>
          <w:rFonts w:hint="default" w:ascii="Times New Roman" w:hAnsi="Times New Roman" w:eastAsia="黑体"/>
          <w:color w:val="auto"/>
          <w:sz w:val="28"/>
          <w:szCs w:val="28"/>
        </w:rPr>
      </w:pPr>
      <w:bookmarkStart w:id="237" w:name="_Toc24890"/>
      <w:r>
        <w:t>其他工程设施病害汇总</w:t>
      </w:r>
      <w:bookmarkEnd w:id="230"/>
      <w:bookmarkEnd w:id="231"/>
      <w:bookmarkEnd w:id="237"/>
    </w:p>
    <w:p w14:paraId="78525BD9">
      <w:pPr>
        <w:pStyle w:val="6"/>
      </w:pPr>
      <w:bookmarkStart w:id="238" w:name="_Toc29571"/>
      <w:r>
        <w:t>电缆沟</w:t>
      </w:r>
      <w:bookmarkEnd w:id="238"/>
    </w:p>
    <w:p w14:paraId="2936A55A">
      <w:pPr>
        <w:spacing w:line="360" w:lineRule="auto"/>
        <w:ind w:firstLine="424" w:firstLineChars="200"/>
        <w:rPr>
          <w:rFonts w:hint="default"/>
          <w:sz w:val="24"/>
          <w:szCs w:val="24"/>
          <w:lang w:val="en-US"/>
        </w:rPr>
      </w:pPr>
      <w:r>
        <w:rPr>
          <w:rStyle w:val="105"/>
          <w:rFonts w:hint="eastAsia"/>
          <w:lang w:val="en-US" w:eastAsia="zh-CN"/>
        </w:rPr>
        <w:t>赤水溪隧道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赤水溪隧道右洞电缆沟，结构完好，沟内无杂物、积尘积水，能保证电缆正常使用，不影响交通和行车安全。</w:t>
      </w:r>
    </w:p>
    <w:p w14:paraId="50A10DAC">
      <w:pPr>
        <w:pStyle w:val="6"/>
      </w:pPr>
      <w:bookmarkStart w:id="239" w:name="_Toc6505"/>
      <w:r>
        <w:t>设备洞室</w:t>
      </w:r>
      <w:bookmarkEnd w:id="239"/>
    </w:p>
    <w:p w14:paraId="5FEB2998">
      <w:pPr>
        <w:spacing w:line="360" w:lineRule="auto"/>
        <w:ind w:firstLine="424" w:firstLineChars="200"/>
        <w:rPr>
          <w:sz w:val="24"/>
          <w:szCs w:val="24"/>
        </w:rPr>
      </w:pPr>
      <w:r>
        <w:rPr>
          <w:rStyle w:val="105"/>
          <w:rFonts w:hint="eastAsia"/>
          <w:lang w:val="en-US" w:eastAsia="zh-CN"/>
        </w:rPr>
        <w:t>赤水溪隧道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0B5195E3">
      <w:pPr>
        <w:spacing w:line="360" w:lineRule="auto"/>
        <w:ind w:firstLine="424" w:firstLineChars="200"/>
        <w:rPr>
          <w:rFonts w:hint="eastAsia" w:ascii="宋体" w:hAnsi="宋体" w:eastAsia="宋体" w:cs="宋体"/>
          <w:sz w:val="24"/>
          <w:szCs w:val="24"/>
        </w:rPr>
      </w:pPr>
      <w:r>
        <w:rPr>
          <w:rStyle w:val="105"/>
          <w:rFonts w:hint="eastAsia"/>
          <w:lang w:val="en-US" w:eastAsia="zh-CN"/>
        </w:rPr>
        <w:t>赤水溪隧道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6ACD80DA">
      <w:pPr>
        <w:pStyle w:val="6"/>
      </w:pPr>
      <w:bookmarkStart w:id="240" w:name="_Toc22737"/>
      <w:r>
        <w:t>洞外联络通道</w:t>
      </w:r>
      <w:bookmarkEnd w:id="240"/>
    </w:p>
    <w:p w14:paraId="49EB819F">
      <w:pPr>
        <w:spacing w:line="360" w:lineRule="auto"/>
        <w:ind w:firstLine="424" w:firstLineChars="200"/>
        <w:rPr>
          <w:sz w:val="24"/>
          <w:szCs w:val="24"/>
        </w:rPr>
      </w:pPr>
      <w:r>
        <w:rPr>
          <w:rStyle w:val="105"/>
          <w:rFonts w:hint="eastAsia"/>
          <w:lang w:val="en-US" w:eastAsia="zh-CN"/>
        </w:rPr>
        <w:t>赤水溪隧道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7D964B73">
      <w:pPr>
        <w:spacing w:line="360" w:lineRule="auto"/>
        <w:ind w:firstLine="424" w:firstLineChars="200"/>
        <w:rPr>
          <w:sz w:val="24"/>
          <w:szCs w:val="24"/>
        </w:rPr>
      </w:pPr>
      <w:r>
        <w:rPr>
          <w:rStyle w:val="105"/>
          <w:rFonts w:hint="eastAsia"/>
          <w:lang w:val="en-US" w:eastAsia="zh-CN"/>
        </w:rPr>
        <w:t>赤水溪隧道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FC75DB1">
      <w:pPr>
        <w:pStyle w:val="6"/>
      </w:pPr>
      <w:bookmarkStart w:id="241" w:name="_Toc27135"/>
      <w:r>
        <w:t>洞口绿化</w:t>
      </w:r>
      <w:bookmarkEnd w:id="241"/>
    </w:p>
    <w:p w14:paraId="068A5825">
      <w:pPr>
        <w:spacing w:line="360" w:lineRule="auto"/>
        <w:ind w:firstLine="424" w:firstLineChars="200"/>
        <w:rPr>
          <w:sz w:val="24"/>
          <w:szCs w:val="24"/>
        </w:rPr>
      </w:pPr>
      <w:r>
        <w:rPr>
          <w:rStyle w:val="105"/>
          <w:rFonts w:hint="eastAsia"/>
          <w:lang w:val="en-US" w:eastAsia="zh-CN"/>
        </w:rPr>
        <w:t>赤水溪隧道</w:t>
      </w:r>
      <w:del w:id="4204" w:author="赵翔-深圳" w:date="2024-12-22T15:07:56Z">
        <w:r>
          <w:rPr>
            <w:rStyle w:val="105"/>
            <w:rFonts w:hint="default" w:ascii="Times New Roman" w:hAnsi="Times New Roman"/>
          </w:rPr>
          <w:delText>右洞</w:delText>
        </w:r>
      </w:del>
      <w:r>
        <w:rPr>
          <w:sz w:val="24"/>
          <w:szCs w:val="24"/>
        </w:rPr>
        <w:t>树木透光适度、通风良好，无枯死，草皮适时修剪，整体绿化效果美观。</w:t>
      </w:r>
    </w:p>
    <w:p w14:paraId="702ABC0D">
      <w:pPr>
        <w:pStyle w:val="6"/>
      </w:pPr>
      <w:r>
        <w:rPr>
          <w:rFonts w:hint="eastAsia"/>
          <w:lang w:val="en-US" w:eastAsia="zh-CN"/>
        </w:rPr>
        <w:t>洞口雕塑、隧道铭牌</w:t>
      </w:r>
    </w:p>
    <w:p w14:paraId="765B866B">
      <w:pPr>
        <w:spacing w:line="360" w:lineRule="auto"/>
        <w:ind w:firstLine="424" w:firstLineChars="200"/>
      </w:pPr>
      <w:bookmarkStart w:id="242" w:name="_Toc30849"/>
      <w:r>
        <w:rPr>
          <w:rStyle w:val="105"/>
          <w:rFonts w:hint="eastAsia"/>
          <w:lang w:val="en-US" w:eastAsia="zh-CN"/>
        </w:rPr>
        <w:t>赤水溪隧道洞口雕塑、铭牌完好，整洁美观。</w:t>
      </w:r>
      <w:bookmarkEnd w:id="242"/>
    </w:p>
    <w:p w14:paraId="31B5CF5D">
      <w:pPr>
        <w:pStyle w:val="5"/>
        <w:spacing w:before="156"/>
      </w:pPr>
      <w:bookmarkStart w:id="243" w:name="_Toc15067"/>
      <w:bookmarkStart w:id="244" w:name="_Toc181002971"/>
      <w:r>
        <w:rPr>
          <w:rFonts w:hint="eastAsia"/>
        </w:rPr>
        <w:t>病害原因分析</w:t>
      </w:r>
      <w:bookmarkEnd w:id="243"/>
      <w:bookmarkEnd w:id="244"/>
    </w:p>
    <w:p w14:paraId="6B91F47F">
      <w:pPr>
        <w:ind w:firstLine="482"/>
        <w:jc w:val="left"/>
        <w:textAlignment w:val="baseline"/>
        <w:rPr>
          <w:ins w:id="4205" w:author="赵翔-深圳" w:date="2024-12-23T12:31:24Z"/>
          <w:rFonts w:hint="default" w:ascii="Times New Roman" w:hAnsi="Times New Roman" w:eastAsia="宋体" w:cs="Times New Roman"/>
          <w:b/>
          <w:color w:val="auto"/>
          <w:sz w:val="24"/>
          <w:szCs w:val="24"/>
        </w:rPr>
      </w:pPr>
      <w:ins w:id="4206" w:author="赵翔-深圳" w:date="2024-12-23T12:31:24Z">
        <w:bookmarkStart w:id="245" w:name="_Toc16648"/>
        <w:bookmarkStart w:id="246" w:name="_Toc462245877"/>
        <w:bookmarkStart w:id="247" w:name="_Toc72877373"/>
        <w:bookmarkStart w:id="248" w:name="_Toc3259_WPSOffice_Level2"/>
        <w:bookmarkStart w:id="249" w:name="_Toc13743_WPSOffice_Level3"/>
        <w:r>
          <w:rPr>
            <w:rFonts w:hint="default" w:ascii="Times New Roman" w:hAnsi="Times New Roman" w:eastAsia="宋体" w:cs="Times New Roman"/>
            <w:b/>
            <w:color w:val="auto"/>
            <w:sz w:val="24"/>
            <w:szCs w:val="24"/>
          </w:rPr>
          <w:t>（</w:t>
        </w:r>
      </w:ins>
      <w:ins w:id="4207" w:author="赵翔-深圳" w:date="2024-12-23T12:31:24Z">
        <w:r>
          <w:rPr>
            <w:rFonts w:hint="default" w:ascii="Times New Roman" w:hAnsi="Times New Roman" w:cs="Times New Roman"/>
            <w:b/>
            <w:color w:val="auto"/>
            <w:sz w:val="24"/>
            <w:szCs w:val="24"/>
            <w:lang w:val="en-US" w:eastAsia="zh-CN"/>
          </w:rPr>
          <w:t>1</w:t>
        </w:r>
      </w:ins>
      <w:ins w:id="4208" w:author="赵翔-深圳" w:date="2024-12-23T12:31:24Z">
        <w:r>
          <w:rPr>
            <w:rFonts w:hint="default" w:ascii="Times New Roman" w:hAnsi="Times New Roman" w:eastAsia="宋体" w:cs="Times New Roman"/>
            <w:b/>
            <w:color w:val="auto"/>
            <w:sz w:val="24"/>
            <w:szCs w:val="24"/>
          </w:rPr>
          <w:t>）洞门</w:t>
        </w:r>
        <w:bookmarkEnd w:id="245"/>
        <w:bookmarkEnd w:id="246"/>
        <w:bookmarkEnd w:id="247"/>
        <w:bookmarkEnd w:id="248"/>
      </w:ins>
    </w:p>
    <w:p w14:paraId="540F7A1C">
      <w:pPr>
        <w:pStyle w:val="114"/>
        <w:ind w:firstLine="480"/>
        <w:rPr>
          <w:ins w:id="4209" w:author="赵翔-深圳" w:date="2024-12-23T12:31:24Z"/>
          <w:rFonts w:hint="default" w:ascii="Times New Roman" w:hAnsi="Times New Roman" w:eastAsia="宋体" w:cs="Times New Roman"/>
          <w:color w:val="auto"/>
          <w:sz w:val="24"/>
          <w:szCs w:val="24"/>
        </w:rPr>
      </w:pPr>
      <w:ins w:id="4210" w:author="赵翔-深圳" w:date="2024-12-23T12:31:24Z">
        <w:bookmarkStart w:id="250" w:name="_Toc462245878"/>
        <w:bookmarkStart w:id="251" w:name="_Toc24843_WPSOffice_Level2"/>
        <w:bookmarkStart w:id="252" w:name="_Toc13341"/>
        <w:r>
          <w:rPr>
            <w:rFonts w:hint="default" w:ascii="Times New Roman" w:hAnsi="Times New Roman" w:eastAsia="宋体" w:cs="Times New Roman"/>
            <w:color w:val="auto"/>
            <w:sz w:val="24"/>
            <w:szCs w:val="24"/>
          </w:rPr>
          <w:t>根据本次定期检查结果，隧道洞门壁面存在</w:t>
        </w:r>
      </w:ins>
      <w:ins w:id="4211" w:author="赵翔-深圳" w:date="2024-12-23T12:31:24Z">
        <w:r>
          <w:rPr>
            <w:rFonts w:hint="default" w:ascii="Times New Roman" w:hAnsi="Times New Roman" w:eastAsia="宋体" w:cs="Times New Roman"/>
            <w:color w:val="auto"/>
            <w:sz w:val="24"/>
            <w:szCs w:val="24"/>
            <w:lang w:val="en-US" w:eastAsia="zh-CN"/>
          </w:rPr>
          <w:t>端墙开裂、</w:t>
        </w:r>
      </w:ins>
      <w:ins w:id="4212" w:author="赵翔-深圳" w:date="2024-12-23T12:31:24Z">
        <w:r>
          <w:rPr>
            <w:rFonts w:hint="eastAsia" w:ascii="Times New Roman" w:hAnsi="Times New Roman" w:cs="Times New Roman"/>
            <w:color w:val="auto"/>
            <w:sz w:val="24"/>
            <w:szCs w:val="24"/>
            <w:lang w:val="en-US" w:eastAsia="zh-CN"/>
          </w:rPr>
          <w:t>渗水、起皮</w:t>
        </w:r>
      </w:ins>
      <w:ins w:id="4213" w:author="赵翔-深圳" w:date="2024-12-23T12:31:24Z">
        <w:r>
          <w:rPr>
            <w:rFonts w:hint="default" w:ascii="Times New Roman" w:hAnsi="Times New Roman" w:eastAsia="宋体" w:cs="Times New Roman"/>
            <w:color w:val="auto"/>
            <w:sz w:val="24"/>
            <w:szCs w:val="24"/>
          </w:rPr>
          <w:t>。通过对隧道病害的现场调查，将隧道洞门病害成因总结如下：</w:t>
        </w:r>
      </w:ins>
    </w:p>
    <w:p w14:paraId="276E0576">
      <w:pPr>
        <w:pStyle w:val="114"/>
        <w:ind w:firstLine="480"/>
        <w:rPr>
          <w:ins w:id="4214" w:author="赵翔-深圳" w:date="2024-12-23T12:31:24Z"/>
          <w:rFonts w:hint="default" w:ascii="Times New Roman" w:hAnsi="Times New Roman" w:eastAsia="宋体" w:cs="Times New Roman"/>
          <w:color w:val="auto"/>
          <w:sz w:val="24"/>
          <w:szCs w:val="24"/>
        </w:rPr>
      </w:pPr>
      <w:ins w:id="4215" w:author="赵翔-深圳" w:date="2024-12-23T12:31:24Z">
        <w:r>
          <w:rPr>
            <w:rFonts w:hint="default" w:ascii="Times New Roman" w:hAnsi="Times New Roman" w:eastAsia="宋体" w:cs="Times New Roman"/>
            <w:color w:val="auto"/>
            <w:sz w:val="24"/>
            <w:szCs w:val="24"/>
            <w:lang w:val="en-US" w:eastAsia="zh-CN"/>
          </w:rPr>
          <w:t>①端墙</w:t>
        </w:r>
      </w:ins>
      <w:ins w:id="4216" w:author="赵翔-深圳" w:date="2024-12-23T12:31:24Z">
        <w:r>
          <w:rPr>
            <w:rFonts w:hint="default" w:ascii="Times New Roman" w:hAnsi="Times New Roman" w:eastAsia="宋体" w:cs="Times New Roman"/>
            <w:color w:val="auto"/>
            <w:sz w:val="24"/>
            <w:szCs w:val="24"/>
          </w:rPr>
          <w:t>裂缝：洞门</w:t>
        </w:r>
      </w:ins>
      <w:ins w:id="4217" w:author="赵翔-深圳" w:date="2024-12-23T12:31:24Z">
        <w:r>
          <w:rPr>
            <w:rFonts w:hint="default" w:ascii="Times New Roman" w:hAnsi="Times New Roman" w:eastAsia="宋体" w:cs="Times New Roman"/>
            <w:color w:val="auto"/>
            <w:sz w:val="24"/>
            <w:szCs w:val="24"/>
            <w:lang w:val="en-US" w:eastAsia="zh-CN"/>
          </w:rPr>
          <w:t>端墙</w:t>
        </w:r>
      </w:ins>
      <w:ins w:id="4218" w:author="赵翔-深圳" w:date="2024-12-23T12:31:24Z">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ins>
    </w:p>
    <w:p w14:paraId="10CF2EDC">
      <w:pPr>
        <w:pStyle w:val="114"/>
        <w:ind w:firstLine="480"/>
        <w:rPr>
          <w:ins w:id="4219" w:author="赵翔-深圳" w:date="2024-12-23T12:31:24Z"/>
          <w:rFonts w:hint="default" w:ascii="Times New Roman" w:hAnsi="Times New Roman" w:eastAsia="宋体" w:cs="Times New Roman"/>
          <w:color w:val="auto"/>
          <w:sz w:val="24"/>
          <w:szCs w:val="24"/>
        </w:rPr>
      </w:pPr>
      <w:ins w:id="4220" w:author="赵翔-深圳" w:date="2024-12-23T12:31:24Z">
        <w:r>
          <w:rPr>
            <w:rFonts w:hint="default" w:ascii="Times New Roman" w:hAnsi="Times New Roman" w:eastAsia="宋体" w:cs="Times New Roman"/>
            <w:color w:val="auto"/>
            <w:sz w:val="24"/>
            <w:szCs w:val="24"/>
            <w:lang w:val="en-US" w:eastAsia="zh-CN"/>
          </w:rPr>
          <w:t>②</w:t>
        </w:r>
      </w:ins>
      <w:ins w:id="4221" w:author="赵翔-深圳" w:date="2024-12-23T12:31:24Z">
        <w:r>
          <w:rPr>
            <w:rFonts w:hint="eastAsia" w:ascii="Times New Roman" w:hAnsi="Times New Roman" w:eastAsia="宋体" w:cs="Times New Roman"/>
            <w:color w:val="auto"/>
            <w:sz w:val="24"/>
            <w:szCs w:val="24"/>
            <w:lang w:val="en-US" w:eastAsia="zh-CN"/>
          </w:rPr>
          <w:t>洞门墙渗水</w:t>
        </w:r>
      </w:ins>
      <w:ins w:id="4222" w:author="赵翔-深圳" w:date="2024-12-23T12:31:24Z">
        <w:r>
          <w:rPr>
            <w:rFonts w:hint="default" w:ascii="Times New Roman" w:hAnsi="Times New Roman" w:eastAsia="宋体" w:cs="Times New Roman"/>
            <w:color w:val="auto"/>
            <w:sz w:val="24"/>
            <w:szCs w:val="24"/>
          </w:rPr>
          <w:t>：雨水经地表径流、渗入洞门墙形成水渍。</w:t>
        </w:r>
      </w:ins>
    </w:p>
    <w:p w14:paraId="257A41A8">
      <w:pPr>
        <w:pStyle w:val="114"/>
        <w:ind w:left="0" w:leftChars="0" w:firstLine="424" w:firstLineChars="200"/>
        <w:rPr>
          <w:ins w:id="4223" w:author="赵翔-深圳" w:date="2024-12-23T12:31:24Z"/>
          <w:rFonts w:hint="default" w:ascii="Times New Roman" w:hAnsi="Times New Roman" w:eastAsia="宋体" w:cs="Times New Roman"/>
          <w:color w:val="auto"/>
          <w:sz w:val="24"/>
          <w:szCs w:val="24"/>
        </w:rPr>
      </w:pPr>
      <w:ins w:id="4224" w:author="赵翔-深圳" w:date="2024-12-23T12:31:24Z">
        <w:r>
          <w:rPr>
            <w:rFonts w:hint="default" w:ascii="Times New Roman" w:hAnsi="Times New Roman" w:eastAsia="宋体" w:cs="Times New Roman"/>
            <w:color w:val="auto"/>
            <w:sz w:val="24"/>
            <w:szCs w:val="24"/>
          </w:rPr>
          <w:t>③</w:t>
        </w:r>
      </w:ins>
      <w:ins w:id="4225" w:author="赵翔-深圳" w:date="2024-12-23T12:31:24Z">
        <w:r>
          <w:rPr>
            <w:rFonts w:hint="eastAsia" w:ascii="Times New Roman" w:hAnsi="Times New Roman" w:cs="Times New Roman"/>
            <w:color w:val="auto"/>
            <w:sz w:val="24"/>
            <w:szCs w:val="24"/>
            <w:lang w:val="en-US" w:eastAsia="zh-CN"/>
          </w:rPr>
          <w:t>洞门墙起皮</w:t>
        </w:r>
      </w:ins>
      <w:ins w:id="4226" w:author="赵翔-深圳" w:date="2024-12-23T12:31:24Z">
        <w:r>
          <w:rPr>
            <w:rFonts w:hint="eastAsia" w:ascii="Times New Roman" w:hAnsi="Times New Roman" w:cs="Times New Roman"/>
            <w:color w:val="auto"/>
            <w:sz w:val="24"/>
            <w:szCs w:val="24"/>
            <w:lang w:eastAsia="zh-CN"/>
          </w:rPr>
          <w:t>：</w:t>
        </w:r>
      </w:ins>
      <w:ins w:id="4227" w:author="赵翔-深圳" w:date="2024-12-23T12:31:24Z">
        <w:r>
          <w:rPr>
            <w:rFonts w:hint="eastAsia" w:ascii="Times New Roman" w:hAnsi="Times New Roman" w:cs="Times New Roman"/>
            <w:color w:val="auto"/>
            <w:sz w:val="24"/>
            <w:szCs w:val="24"/>
            <w:lang w:val="en-US" w:eastAsia="zh-CN"/>
          </w:rPr>
          <w:t>受温度、风化、雨水侵蚀等外力作用下装饰层起皮</w:t>
        </w:r>
      </w:ins>
      <w:ins w:id="4228" w:author="赵翔-深圳" w:date="2024-12-23T12:31:24Z">
        <w:r>
          <w:rPr>
            <w:rFonts w:hint="default" w:ascii="Times New Roman" w:hAnsi="Times New Roman" w:eastAsia="宋体" w:cs="Times New Roman"/>
            <w:color w:val="auto"/>
            <w:sz w:val="24"/>
            <w:szCs w:val="24"/>
          </w:rPr>
          <w:t>。</w:t>
        </w:r>
      </w:ins>
    </w:p>
    <w:p w14:paraId="2FC23E70">
      <w:pPr>
        <w:ind w:firstLine="482"/>
        <w:jc w:val="left"/>
        <w:textAlignment w:val="baseline"/>
        <w:rPr>
          <w:ins w:id="4229" w:author="赵翔-深圳" w:date="2024-12-23T12:31:24Z"/>
          <w:rFonts w:hint="default" w:ascii="Times New Roman" w:hAnsi="Times New Roman" w:eastAsia="宋体" w:cs="Times New Roman"/>
          <w:b/>
          <w:color w:val="auto"/>
          <w:sz w:val="24"/>
          <w:szCs w:val="24"/>
        </w:rPr>
      </w:pPr>
      <w:ins w:id="4230" w:author="赵翔-深圳" w:date="2024-12-23T12:31:24Z">
        <w:bookmarkStart w:id="253" w:name="_Toc72877374"/>
        <w:r>
          <w:rPr>
            <w:rFonts w:hint="default" w:ascii="Times New Roman" w:hAnsi="Times New Roman" w:eastAsia="宋体" w:cs="Times New Roman"/>
            <w:b/>
            <w:color w:val="auto"/>
            <w:sz w:val="24"/>
            <w:szCs w:val="24"/>
          </w:rPr>
          <w:t>（</w:t>
        </w:r>
      </w:ins>
      <w:ins w:id="4231" w:author="赵翔-深圳" w:date="2024-12-23T12:31:24Z">
        <w:r>
          <w:rPr>
            <w:rFonts w:hint="default" w:ascii="Times New Roman" w:hAnsi="Times New Roman" w:cs="Times New Roman"/>
            <w:b/>
            <w:color w:val="auto"/>
            <w:sz w:val="24"/>
            <w:szCs w:val="24"/>
            <w:lang w:val="en-US" w:eastAsia="zh-CN"/>
          </w:rPr>
          <w:t>2</w:t>
        </w:r>
      </w:ins>
      <w:ins w:id="4232" w:author="赵翔-深圳" w:date="2024-12-23T12:31:24Z">
        <w:r>
          <w:rPr>
            <w:rFonts w:hint="default" w:ascii="Times New Roman" w:hAnsi="Times New Roman" w:eastAsia="宋体" w:cs="Times New Roman"/>
            <w:b/>
            <w:color w:val="auto"/>
            <w:sz w:val="24"/>
            <w:szCs w:val="24"/>
          </w:rPr>
          <w:t>）衬砌</w:t>
        </w:r>
        <w:bookmarkEnd w:id="250"/>
        <w:bookmarkEnd w:id="251"/>
        <w:bookmarkEnd w:id="252"/>
        <w:bookmarkEnd w:id="253"/>
        <w:r>
          <w:rPr>
            <w:rFonts w:hint="default" w:ascii="Times New Roman" w:hAnsi="Times New Roman" w:eastAsia="宋体" w:cs="Times New Roman"/>
            <w:b/>
            <w:color w:val="auto"/>
            <w:sz w:val="24"/>
            <w:szCs w:val="24"/>
          </w:rPr>
          <w:t>渗漏水</w:t>
        </w:r>
      </w:ins>
    </w:p>
    <w:p w14:paraId="103D0E88">
      <w:pPr>
        <w:pStyle w:val="114"/>
        <w:ind w:firstLine="480"/>
        <w:rPr>
          <w:ins w:id="4233" w:author="赵翔-深圳" w:date="2024-12-23T12:31:24Z"/>
          <w:rFonts w:hint="default" w:ascii="Times New Roman" w:hAnsi="Times New Roman" w:eastAsia="宋体" w:cs="Times New Roman"/>
          <w:color w:val="auto"/>
          <w:sz w:val="24"/>
          <w:szCs w:val="24"/>
        </w:rPr>
      </w:pPr>
      <w:ins w:id="4234" w:author="赵翔-深圳" w:date="2024-12-23T12:31:24Z">
        <w:r>
          <w:rPr>
            <w:rFonts w:hint="default" w:ascii="Times New Roman" w:hAnsi="Times New Roman" w:eastAsia="宋体" w:cs="Times New Roman"/>
            <w:color w:val="auto"/>
            <w:sz w:val="24"/>
            <w:szCs w:val="24"/>
          </w:rPr>
          <w:t>本次检查，衬砌渗水形式为施工缝渗水、面渗、线渗</w:t>
        </w:r>
      </w:ins>
      <w:ins w:id="4235" w:author="赵翔-深圳" w:date="2024-12-23T12:31:24Z">
        <w:r>
          <w:rPr>
            <w:rFonts w:hint="default" w:ascii="Times New Roman" w:hAnsi="Times New Roman" w:eastAsia="宋体" w:cs="Times New Roman"/>
            <w:color w:val="auto"/>
            <w:sz w:val="24"/>
            <w:szCs w:val="24"/>
            <w:lang w:eastAsia="zh-CN"/>
          </w:rPr>
          <w:t>、</w:t>
        </w:r>
      </w:ins>
      <w:ins w:id="4236" w:author="赵翔-深圳" w:date="2024-12-23T12:31:24Z">
        <w:r>
          <w:rPr>
            <w:rFonts w:hint="default" w:ascii="Times New Roman" w:hAnsi="Times New Roman" w:eastAsia="宋体" w:cs="Times New Roman"/>
            <w:color w:val="auto"/>
            <w:sz w:val="24"/>
            <w:szCs w:val="24"/>
          </w:rPr>
          <w:t>点渗，隧道渗水以浸渗为主，个别渗流。隧道衬砌渗漏水原因分析如下：</w:t>
        </w:r>
      </w:ins>
    </w:p>
    <w:p w14:paraId="16A27759">
      <w:pPr>
        <w:pStyle w:val="114"/>
        <w:ind w:firstLine="480"/>
        <w:rPr>
          <w:ins w:id="4237" w:author="赵翔-深圳" w:date="2024-12-23T12:31:24Z"/>
          <w:rFonts w:hint="default" w:ascii="Times New Roman" w:hAnsi="Times New Roman" w:eastAsia="宋体" w:cs="Times New Roman"/>
          <w:color w:val="auto"/>
          <w:sz w:val="24"/>
          <w:szCs w:val="24"/>
        </w:rPr>
      </w:pPr>
      <w:ins w:id="4238" w:author="赵翔-深圳" w:date="2024-12-23T12:31:24Z">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ins>
    </w:p>
    <w:p w14:paraId="23CB5124">
      <w:pPr>
        <w:pStyle w:val="114"/>
        <w:ind w:firstLine="480"/>
        <w:rPr>
          <w:ins w:id="4239" w:author="赵翔-深圳" w:date="2024-12-23T12:31:24Z"/>
          <w:rFonts w:hint="default" w:ascii="Times New Roman" w:hAnsi="Times New Roman" w:eastAsia="宋体" w:cs="Times New Roman"/>
          <w:color w:val="auto"/>
          <w:sz w:val="24"/>
          <w:szCs w:val="24"/>
        </w:rPr>
      </w:pPr>
      <w:ins w:id="4240" w:author="赵翔-深圳" w:date="2024-12-23T12:31:24Z">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ins>
    </w:p>
    <w:p w14:paraId="6CDBF239">
      <w:pPr>
        <w:ind w:firstLine="482"/>
        <w:jc w:val="left"/>
        <w:textAlignment w:val="baseline"/>
        <w:rPr>
          <w:ins w:id="4241" w:author="赵翔-深圳" w:date="2024-12-23T12:31:24Z"/>
          <w:rFonts w:hint="default" w:ascii="Times New Roman" w:hAnsi="Times New Roman" w:eastAsia="宋体" w:cs="Times New Roman"/>
          <w:b/>
          <w:color w:val="auto"/>
          <w:sz w:val="24"/>
          <w:szCs w:val="24"/>
        </w:rPr>
      </w:pPr>
      <w:ins w:id="4242" w:author="赵翔-深圳" w:date="2024-12-23T12:31:24Z">
        <w:bookmarkStart w:id="254" w:name="_Toc27863_WPSOffice_Level3"/>
        <w:r>
          <w:rPr>
            <w:rFonts w:hint="default" w:ascii="Times New Roman" w:hAnsi="Times New Roman" w:eastAsia="宋体" w:cs="Times New Roman"/>
            <w:b/>
            <w:color w:val="auto"/>
            <w:sz w:val="24"/>
            <w:szCs w:val="24"/>
          </w:rPr>
          <w:t>（</w:t>
        </w:r>
      </w:ins>
      <w:ins w:id="4243" w:author="赵翔-深圳" w:date="2024-12-23T12:31:24Z">
        <w:r>
          <w:rPr>
            <w:rFonts w:hint="default" w:ascii="Times New Roman" w:hAnsi="Times New Roman" w:cs="Times New Roman"/>
            <w:b/>
            <w:color w:val="auto"/>
            <w:sz w:val="24"/>
            <w:szCs w:val="24"/>
            <w:lang w:val="en-US" w:eastAsia="zh-CN"/>
          </w:rPr>
          <w:t>3</w:t>
        </w:r>
      </w:ins>
      <w:ins w:id="4244" w:author="赵翔-深圳" w:date="2024-12-23T12:31:24Z">
        <w:r>
          <w:rPr>
            <w:rFonts w:hint="default" w:ascii="Times New Roman" w:hAnsi="Times New Roman" w:eastAsia="宋体" w:cs="Times New Roman"/>
            <w:b/>
            <w:color w:val="auto"/>
            <w:sz w:val="24"/>
            <w:szCs w:val="24"/>
          </w:rPr>
          <w:t>）衬砌裂缝</w:t>
        </w:r>
        <w:bookmarkEnd w:id="254"/>
      </w:ins>
    </w:p>
    <w:p w14:paraId="420079E6">
      <w:pPr>
        <w:pStyle w:val="114"/>
        <w:ind w:firstLine="480"/>
        <w:rPr>
          <w:ins w:id="4245" w:author="赵翔-深圳" w:date="2024-12-23T12:31:24Z"/>
          <w:rFonts w:hint="default" w:ascii="Times New Roman" w:hAnsi="Times New Roman" w:eastAsia="宋体" w:cs="Times New Roman"/>
          <w:color w:val="auto"/>
          <w:sz w:val="24"/>
          <w:szCs w:val="24"/>
        </w:rPr>
      </w:pPr>
      <w:ins w:id="4246" w:author="赵翔-深圳" w:date="2024-12-23T12:31:24Z">
        <w:r>
          <w:rPr>
            <w:rFonts w:hint="default" w:ascii="Times New Roman" w:hAnsi="Times New Roman" w:eastAsia="宋体" w:cs="Times New Roman"/>
            <w:color w:val="auto"/>
            <w:sz w:val="24"/>
            <w:szCs w:val="24"/>
          </w:rPr>
          <w:t>本次检查，衬砌裂缝主要表现为纵向裂缝、环向裂缝及斜向裂缝。原因分析如下：</w:t>
        </w:r>
      </w:ins>
    </w:p>
    <w:p w14:paraId="05D4BD66">
      <w:pPr>
        <w:pStyle w:val="114"/>
        <w:ind w:firstLine="480"/>
        <w:rPr>
          <w:ins w:id="4247" w:author="赵翔-深圳" w:date="2024-12-23T12:31:24Z"/>
          <w:rFonts w:hint="default" w:ascii="Times New Roman" w:hAnsi="Times New Roman" w:eastAsia="宋体" w:cs="Times New Roman"/>
          <w:color w:val="auto"/>
          <w:sz w:val="24"/>
          <w:szCs w:val="24"/>
        </w:rPr>
      </w:pPr>
      <w:ins w:id="4248" w:author="赵翔-深圳" w:date="2024-12-23T12:31:24Z">
        <w:bookmarkStart w:id="255" w:name="_Toc26098_WPSOffice_Level2"/>
        <w:bookmarkStart w:id="256" w:name="_Toc72877375"/>
        <w:bookmarkStart w:id="257" w:name="_Toc10438"/>
        <w:bookmarkStart w:id="258" w:name="_Toc462245879"/>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ins>
    </w:p>
    <w:p w14:paraId="345D2806">
      <w:pPr>
        <w:pStyle w:val="114"/>
        <w:ind w:firstLine="480"/>
        <w:rPr>
          <w:ins w:id="4249" w:author="赵翔-深圳" w:date="2024-12-23T12:31:24Z"/>
          <w:rFonts w:hint="default" w:ascii="Times New Roman" w:hAnsi="Times New Roman" w:eastAsia="宋体" w:cs="Times New Roman"/>
          <w:color w:val="auto"/>
          <w:sz w:val="24"/>
          <w:szCs w:val="24"/>
        </w:rPr>
      </w:pPr>
      <w:ins w:id="4250" w:author="赵翔-深圳" w:date="2024-12-23T12:31:24Z">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ins>
    </w:p>
    <w:p w14:paraId="66BA3D8C">
      <w:pPr>
        <w:pStyle w:val="114"/>
        <w:ind w:firstLine="480"/>
        <w:rPr>
          <w:ins w:id="4251" w:author="赵翔-深圳" w:date="2024-12-23T12:31:24Z"/>
          <w:rFonts w:hint="default" w:ascii="Times New Roman" w:hAnsi="Times New Roman" w:eastAsia="宋体" w:cs="Times New Roman"/>
          <w:color w:val="auto"/>
          <w:sz w:val="24"/>
          <w:szCs w:val="24"/>
        </w:rPr>
      </w:pPr>
      <w:ins w:id="4252" w:author="赵翔-深圳" w:date="2024-12-23T12:31:24Z">
        <w:r>
          <w:rPr>
            <w:rFonts w:hint="default" w:ascii="Times New Roman" w:hAnsi="Times New Roman" w:eastAsia="宋体" w:cs="Times New Roman"/>
            <w:color w:val="auto"/>
            <w:sz w:val="24"/>
            <w:szCs w:val="24"/>
          </w:rPr>
          <w:t>③衬砌厚度偏薄部位由于受混凝土收缩、温度变化等综合作用也会形成不规则的环向裂缝。</w:t>
        </w:r>
      </w:ins>
    </w:p>
    <w:p w14:paraId="24F35CB3">
      <w:pPr>
        <w:pStyle w:val="114"/>
        <w:ind w:firstLine="480"/>
        <w:rPr>
          <w:ins w:id="4253" w:author="赵翔-深圳" w:date="2024-12-23T12:31:24Z"/>
          <w:rFonts w:hint="default" w:ascii="Times New Roman" w:hAnsi="Times New Roman" w:eastAsia="宋体" w:cs="Times New Roman"/>
          <w:color w:val="auto"/>
          <w:sz w:val="24"/>
          <w:szCs w:val="24"/>
        </w:rPr>
      </w:pPr>
      <w:ins w:id="4254" w:author="赵翔-深圳" w:date="2024-12-23T12:31:24Z">
        <w:r>
          <w:rPr>
            <w:rFonts w:hint="default" w:ascii="Times New Roman" w:hAnsi="Times New Roman" w:eastAsia="宋体" w:cs="Times New Roman"/>
            <w:color w:val="auto"/>
            <w:sz w:val="24"/>
            <w:szCs w:val="24"/>
          </w:rPr>
          <w:t>④隧道的不均匀沉降也容易产生裂缝。</w:t>
        </w:r>
      </w:ins>
    </w:p>
    <w:p w14:paraId="33A74219">
      <w:pPr>
        <w:pStyle w:val="114"/>
        <w:ind w:firstLine="480"/>
        <w:rPr>
          <w:ins w:id="4255" w:author="赵翔-深圳" w:date="2024-12-23T12:31:24Z"/>
          <w:rFonts w:hint="default" w:ascii="Times New Roman" w:hAnsi="Times New Roman" w:eastAsia="宋体" w:cs="Times New Roman"/>
          <w:color w:val="auto"/>
          <w:sz w:val="24"/>
          <w:szCs w:val="24"/>
        </w:rPr>
      </w:pPr>
      <w:ins w:id="4256" w:author="赵翔-深圳" w:date="2024-12-23T12:31:24Z">
        <w:r>
          <w:rPr>
            <w:rFonts w:hint="default" w:ascii="Times New Roman" w:hAnsi="Times New Roman" w:eastAsia="宋体" w:cs="Times New Roman"/>
            <w:color w:val="auto"/>
            <w:sz w:val="24"/>
            <w:szCs w:val="24"/>
          </w:rPr>
          <w:t>⑤由于防排水管道被淤泥堵塞，导致衬砌背后局部地区大量集水，造成衬砌开裂。</w:t>
        </w:r>
      </w:ins>
    </w:p>
    <w:p w14:paraId="7C65BC6E">
      <w:pPr>
        <w:pStyle w:val="114"/>
        <w:ind w:firstLine="480"/>
        <w:rPr>
          <w:ins w:id="4257" w:author="赵翔-深圳" w:date="2024-12-23T12:31:24Z"/>
          <w:rFonts w:hint="default" w:ascii="Times New Roman" w:hAnsi="Times New Roman" w:eastAsia="宋体" w:cs="Times New Roman"/>
          <w:color w:val="auto"/>
          <w:sz w:val="24"/>
          <w:szCs w:val="24"/>
        </w:rPr>
      </w:pPr>
      <w:ins w:id="4258" w:author="赵翔-深圳" w:date="2024-12-23T12:31:24Z">
        <w:r>
          <w:rPr>
            <w:rFonts w:hint="default" w:ascii="Times New Roman" w:hAnsi="Times New Roman" w:eastAsia="宋体" w:cs="Times New Roman"/>
            <w:color w:val="auto"/>
            <w:sz w:val="24"/>
            <w:szCs w:val="24"/>
          </w:rPr>
          <w:t>⑥二衬拆模时混凝土强度过低，拆模后因自重下沉产生裂缝。</w:t>
        </w:r>
      </w:ins>
    </w:p>
    <w:p w14:paraId="21773424">
      <w:pPr>
        <w:pStyle w:val="114"/>
        <w:ind w:firstLine="480"/>
        <w:rPr>
          <w:ins w:id="4259" w:author="赵翔-深圳" w:date="2024-12-23T12:31:24Z"/>
          <w:rFonts w:hint="default" w:ascii="Times New Roman" w:hAnsi="Times New Roman" w:eastAsia="宋体" w:cs="Times New Roman"/>
          <w:color w:val="auto"/>
          <w:sz w:val="24"/>
          <w:szCs w:val="24"/>
        </w:rPr>
      </w:pPr>
      <w:ins w:id="4260" w:author="赵翔-深圳" w:date="2024-12-23T12:31:24Z">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ins>
    </w:p>
    <w:p w14:paraId="257885AF">
      <w:pPr>
        <w:ind w:firstLine="482"/>
        <w:jc w:val="left"/>
        <w:textAlignment w:val="baseline"/>
        <w:rPr>
          <w:ins w:id="4261" w:author="赵翔-深圳" w:date="2024-12-23T12:31:24Z"/>
          <w:rFonts w:hint="default" w:ascii="Times New Roman" w:hAnsi="Times New Roman" w:eastAsia="宋体" w:cs="Times New Roman"/>
          <w:b/>
          <w:color w:val="auto"/>
          <w:sz w:val="24"/>
          <w:szCs w:val="24"/>
        </w:rPr>
      </w:pPr>
      <w:ins w:id="4262" w:author="赵翔-深圳" w:date="2024-12-23T12:31:24Z">
        <w:r>
          <w:rPr>
            <w:rFonts w:hint="default" w:ascii="Times New Roman" w:hAnsi="Times New Roman" w:eastAsia="宋体" w:cs="Times New Roman"/>
            <w:b/>
            <w:color w:val="auto"/>
            <w:sz w:val="24"/>
            <w:szCs w:val="24"/>
          </w:rPr>
          <w:t>（</w:t>
        </w:r>
      </w:ins>
      <w:ins w:id="4263" w:author="赵翔-深圳" w:date="2024-12-23T12:31:24Z">
        <w:r>
          <w:rPr>
            <w:rFonts w:hint="eastAsia" w:cs="Times New Roman"/>
            <w:b/>
            <w:color w:val="auto"/>
            <w:sz w:val="24"/>
            <w:szCs w:val="24"/>
            <w:lang w:val="en-US" w:eastAsia="zh-CN"/>
          </w:rPr>
          <w:t>4</w:t>
        </w:r>
      </w:ins>
      <w:ins w:id="4264" w:author="赵翔-深圳" w:date="2024-12-23T12:31:24Z">
        <w:r>
          <w:rPr>
            <w:rFonts w:hint="default" w:ascii="Times New Roman" w:hAnsi="Times New Roman" w:eastAsia="宋体" w:cs="Times New Roman"/>
            <w:b/>
            <w:color w:val="auto"/>
            <w:sz w:val="24"/>
            <w:szCs w:val="24"/>
          </w:rPr>
          <w:t>）路面</w:t>
        </w:r>
        <w:bookmarkEnd w:id="255"/>
        <w:bookmarkEnd w:id="256"/>
        <w:bookmarkEnd w:id="257"/>
        <w:bookmarkEnd w:id="258"/>
      </w:ins>
    </w:p>
    <w:p w14:paraId="0C485B36">
      <w:pPr>
        <w:pStyle w:val="114"/>
        <w:ind w:firstLine="480"/>
        <w:rPr>
          <w:ins w:id="4265" w:author="赵翔-深圳" w:date="2024-12-23T12:31:24Z"/>
          <w:rFonts w:hint="default" w:ascii="Times New Roman" w:hAnsi="Times New Roman" w:eastAsia="宋体" w:cs="Times New Roman"/>
          <w:color w:val="auto"/>
          <w:sz w:val="24"/>
          <w:szCs w:val="24"/>
          <w:lang w:val="en-US" w:eastAsia="zh-CN"/>
        </w:rPr>
      </w:pPr>
      <w:ins w:id="4266" w:author="赵翔-深圳" w:date="2024-12-23T12:31:24Z">
        <w:bookmarkStart w:id="259" w:name="_Toc25218_WPSOffice_Level3"/>
        <w:bookmarkStart w:id="260" w:name="_Toc9591_WPSOffice_Level3"/>
        <w:bookmarkStart w:id="261" w:name="_Toc23681"/>
        <w:bookmarkStart w:id="262" w:name="_Toc31181_WPSOffice_Level2"/>
        <w:bookmarkStart w:id="263" w:name="_Toc462245880"/>
        <w:r>
          <w:rPr>
            <w:rFonts w:hint="default" w:ascii="Times New Roman" w:hAnsi="Times New Roman" w:eastAsia="宋体" w:cs="Times New Roman"/>
            <w:color w:val="auto"/>
            <w:sz w:val="24"/>
            <w:szCs w:val="24"/>
          </w:rPr>
          <w:t>根据本次检查结果，个别隧道路面存在</w:t>
        </w:r>
      </w:ins>
      <w:ins w:id="4267" w:author="赵翔-深圳" w:date="2024-12-23T12:31:24Z">
        <w:r>
          <w:rPr>
            <w:rFonts w:hint="eastAsia" w:ascii="Times New Roman" w:hAnsi="Times New Roman" w:cs="Times New Roman"/>
            <w:color w:val="auto"/>
            <w:sz w:val="24"/>
            <w:szCs w:val="24"/>
            <w:lang w:val="en-US" w:eastAsia="zh-CN"/>
          </w:rPr>
          <w:t>积</w:t>
        </w:r>
      </w:ins>
      <w:ins w:id="4268" w:author="赵翔-深圳" w:date="2024-12-23T12:31:24Z">
        <w:r>
          <w:rPr>
            <w:rFonts w:hint="default" w:ascii="Times New Roman" w:hAnsi="Times New Roman" w:eastAsia="宋体" w:cs="Times New Roman"/>
            <w:color w:val="auto"/>
            <w:sz w:val="24"/>
            <w:szCs w:val="24"/>
            <w:lang w:val="en-US" w:eastAsia="zh-CN"/>
          </w:rPr>
          <w:t>水</w:t>
        </w:r>
        <w:bookmarkEnd w:id="259"/>
        <w:bookmarkEnd w:id="260"/>
      </w:ins>
      <w:ins w:id="4269" w:author="赵翔-深圳" w:date="2024-12-23T12:31:24Z">
        <w:bookmarkStart w:id="264" w:name="_Toc29271_WPSOffice_Level3"/>
        <w:r>
          <w:rPr>
            <w:rFonts w:hint="eastAsia" w:ascii="Times New Roman" w:hAnsi="Times New Roman" w:cs="Times New Roman"/>
            <w:color w:val="auto"/>
            <w:sz w:val="24"/>
            <w:szCs w:val="24"/>
            <w:lang w:val="en-US" w:eastAsia="zh-CN"/>
          </w:rPr>
          <w:t>，</w:t>
        </w:r>
      </w:ins>
      <w:ins w:id="4270" w:author="赵翔-深圳" w:date="2024-12-23T12:31:24Z">
        <w:r>
          <w:rPr>
            <w:rFonts w:hint="default" w:ascii="Times New Roman" w:hAnsi="Times New Roman" w:eastAsia="宋体" w:cs="Times New Roman"/>
            <w:color w:val="auto"/>
            <w:sz w:val="24"/>
            <w:szCs w:val="24"/>
          </w:rPr>
          <w:t>路面</w:t>
        </w:r>
      </w:ins>
      <w:ins w:id="4271" w:author="赵翔-深圳" w:date="2024-12-23T12:31:24Z">
        <w:r>
          <w:rPr>
            <w:rFonts w:hint="eastAsia" w:ascii="Times New Roman" w:hAnsi="Times New Roman" w:cs="Times New Roman"/>
            <w:color w:val="auto"/>
            <w:sz w:val="24"/>
            <w:szCs w:val="24"/>
            <w:lang w:val="en-US" w:eastAsia="zh-CN"/>
          </w:rPr>
          <w:t>积水</w:t>
        </w:r>
      </w:ins>
      <w:ins w:id="4272" w:author="赵翔-深圳" w:date="2024-12-23T12:31:24Z">
        <w:r>
          <w:rPr>
            <w:rFonts w:hint="default" w:ascii="Times New Roman" w:hAnsi="Times New Roman" w:eastAsia="宋体" w:cs="Times New Roman"/>
            <w:color w:val="auto"/>
            <w:sz w:val="24"/>
            <w:szCs w:val="24"/>
          </w:rPr>
          <w:t>水</w:t>
        </w:r>
        <w:bookmarkEnd w:id="264"/>
      </w:ins>
      <w:ins w:id="4273" w:author="赵翔-深圳" w:date="2024-12-23T12:31:24Z">
        <w:r>
          <w:rPr>
            <w:rFonts w:hint="default" w:ascii="Times New Roman" w:hAnsi="Times New Roman" w:eastAsia="宋体" w:cs="Times New Roman"/>
            <w:color w:val="auto"/>
            <w:sz w:val="24"/>
            <w:szCs w:val="24"/>
            <w:lang w:val="en-US" w:eastAsia="zh-CN"/>
          </w:rPr>
          <w:t>主要是</w:t>
        </w:r>
      </w:ins>
      <w:ins w:id="4274" w:author="赵翔-深圳" w:date="2024-12-23T12:31:24Z">
        <w:r>
          <w:rPr>
            <w:rFonts w:hint="default" w:ascii="Times New Roman" w:hAnsi="Times New Roman" w:eastAsia="宋体" w:cs="Times New Roman"/>
            <w:color w:val="auto"/>
            <w:sz w:val="24"/>
            <w:szCs w:val="24"/>
          </w:rPr>
          <w:t>排水系统不畅通，地下水沿</w:t>
        </w:r>
      </w:ins>
      <w:ins w:id="4275" w:author="赵翔-深圳" w:date="2024-12-23T12:31:24Z">
        <w:r>
          <w:rPr>
            <w:rFonts w:hint="eastAsia" w:ascii="Times New Roman" w:hAnsi="Times New Roman" w:cs="Times New Roman"/>
            <w:color w:val="auto"/>
            <w:sz w:val="24"/>
            <w:szCs w:val="24"/>
            <w:lang w:val="en-US" w:eastAsia="zh-CN"/>
          </w:rPr>
          <w:t>排水沟</w:t>
        </w:r>
      </w:ins>
      <w:ins w:id="4276" w:author="赵翔-深圳" w:date="2024-12-23T12:31:24Z">
        <w:r>
          <w:rPr>
            <w:rFonts w:hint="default" w:ascii="Times New Roman" w:hAnsi="Times New Roman" w:eastAsia="宋体" w:cs="Times New Roman"/>
            <w:color w:val="auto"/>
            <w:sz w:val="24"/>
            <w:szCs w:val="24"/>
          </w:rPr>
          <w:t>薄弱的部位渗出</w:t>
        </w:r>
      </w:ins>
      <w:ins w:id="4277" w:author="赵翔-深圳" w:date="2024-12-23T12:31:24Z">
        <w:r>
          <w:rPr>
            <w:rFonts w:hint="eastAsia" w:ascii="Times New Roman" w:hAnsi="Times New Roman" w:cs="Times New Roman"/>
            <w:color w:val="auto"/>
            <w:sz w:val="24"/>
            <w:szCs w:val="24"/>
            <w:lang w:eastAsia="zh-CN"/>
          </w:rPr>
          <w:t>，</w:t>
        </w:r>
      </w:ins>
      <w:ins w:id="4278" w:author="赵翔-深圳" w:date="2024-12-23T12:31:24Z">
        <w:r>
          <w:rPr>
            <w:rFonts w:hint="eastAsia" w:ascii="Times New Roman" w:hAnsi="Times New Roman" w:cs="Times New Roman"/>
            <w:color w:val="auto"/>
            <w:sz w:val="24"/>
            <w:szCs w:val="24"/>
            <w:lang w:val="en-US" w:eastAsia="zh-CN"/>
          </w:rPr>
          <w:t>形成积水。</w:t>
        </w:r>
      </w:ins>
    </w:p>
    <w:p w14:paraId="53B20F84">
      <w:pPr>
        <w:ind w:firstLine="482"/>
        <w:jc w:val="left"/>
        <w:textAlignment w:val="baseline"/>
        <w:rPr>
          <w:ins w:id="4279" w:author="赵翔-深圳" w:date="2024-12-23T12:31:24Z"/>
          <w:rFonts w:hint="default" w:ascii="Times New Roman" w:hAnsi="Times New Roman" w:eastAsia="宋体" w:cs="Times New Roman"/>
          <w:b/>
          <w:color w:val="auto"/>
          <w:sz w:val="24"/>
          <w:szCs w:val="24"/>
        </w:rPr>
      </w:pPr>
      <w:ins w:id="4280" w:author="赵翔-深圳" w:date="2024-12-23T12:31:24Z">
        <w:r>
          <w:rPr>
            <w:rFonts w:hint="default" w:ascii="Times New Roman" w:hAnsi="Times New Roman" w:eastAsia="宋体" w:cs="Times New Roman"/>
            <w:b/>
            <w:color w:val="auto"/>
            <w:sz w:val="24"/>
            <w:szCs w:val="24"/>
          </w:rPr>
          <w:t>（</w:t>
        </w:r>
      </w:ins>
      <w:ins w:id="4281" w:author="赵翔-深圳" w:date="2024-12-23T12:31:24Z">
        <w:r>
          <w:rPr>
            <w:rFonts w:hint="eastAsia" w:cs="Times New Roman"/>
            <w:b/>
            <w:color w:val="auto"/>
            <w:sz w:val="24"/>
            <w:szCs w:val="24"/>
            <w:lang w:val="en-US" w:eastAsia="zh-CN"/>
          </w:rPr>
          <w:t>5</w:t>
        </w:r>
      </w:ins>
      <w:ins w:id="4282" w:author="赵翔-深圳" w:date="2024-12-23T12:31:24Z">
        <w:r>
          <w:rPr>
            <w:rFonts w:hint="default" w:ascii="Times New Roman" w:hAnsi="Times New Roman" w:eastAsia="宋体" w:cs="Times New Roman"/>
            <w:b/>
            <w:color w:val="auto"/>
            <w:sz w:val="24"/>
            <w:szCs w:val="24"/>
          </w:rPr>
          <w:t>）检修道</w:t>
        </w:r>
      </w:ins>
    </w:p>
    <w:bookmarkEnd w:id="261"/>
    <w:bookmarkEnd w:id="262"/>
    <w:bookmarkEnd w:id="263"/>
    <w:p w14:paraId="09280744">
      <w:pPr>
        <w:pStyle w:val="114"/>
        <w:ind w:firstLine="480"/>
        <w:rPr>
          <w:ins w:id="4283" w:author="赵翔-深圳" w:date="2024-12-23T12:31:24Z"/>
          <w:rFonts w:hint="default" w:ascii="Times New Roman" w:hAnsi="Times New Roman" w:eastAsia="宋体" w:cs="Times New Roman"/>
          <w:color w:val="auto"/>
          <w:sz w:val="24"/>
          <w:szCs w:val="24"/>
        </w:rPr>
      </w:pPr>
      <w:ins w:id="4284" w:author="赵翔-深圳" w:date="2024-12-23T12:31:24Z">
        <w:bookmarkStart w:id="265" w:name="_Toc11072_WPSOffice_Level2"/>
        <w:bookmarkStart w:id="266" w:name="_Toc23003"/>
        <w:bookmarkStart w:id="267" w:name="_Toc72877377"/>
        <w:bookmarkStart w:id="268" w:name="_Toc462245881"/>
        <w:r>
          <w:rPr>
            <w:rFonts w:hint="default" w:ascii="Times New Roman" w:hAnsi="Times New Roman" w:eastAsia="宋体" w:cs="Times New Roman"/>
            <w:color w:val="auto"/>
            <w:sz w:val="24"/>
            <w:szCs w:val="24"/>
          </w:rPr>
          <w:t>检修道存在盖板缺损、移位，路缘石破损现象。盖板</w:t>
        </w:r>
      </w:ins>
      <w:ins w:id="4285" w:author="赵翔-深圳" w:date="2024-12-23T12:31:24Z">
        <w:r>
          <w:rPr>
            <w:rFonts w:hint="default" w:ascii="Times New Roman" w:hAnsi="Times New Roman" w:eastAsia="宋体" w:cs="Times New Roman"/>
            <w:color w:val="auto"/>
            <w:sz w:val="24"/>
            <w:szCs w:val="24"/>
            <w:lang w:val="en-US" w:eastAsia="zh-CN"/>
          </w:rPr>
          <w:t>缺损</w:t>
        </w:r>
      </w:ins>
      <w:ins w:id="4286" w:author="赵翔-深圳" w:date="2024-12-23T12:31:24Z">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ins>
    </w:p>
    <w:bookmarkEnd w:id="265"/>
    <w:bookmarkEnd w:id="266"/>
    <w:bookmarkEnd w:id="267"/>
    <w:bookmarkEnd w:id="268"/>
    <w:p w14:paraId="3B44248A">
      <w:pPr>
        <w:ind w:firstLine="482"/>
        <w:jc w:val="left"/>
        <w:textAlignment w:val="baseline"/>
        <w:rPr>
          <w:ins w:id="4287" w:author="赵翔-深圳" w:date="2024-12-23T12:31:24Z"/>
          <w:rFonts w:hint="default" w:ascii="Times New Roman" w:hAnsi="Times New Roman" w:eastAsia="宋体" w:cs="Times New Roman"/>
          <w:b/>
          <w:color w:val="auto"/>
          <w:sz w:val="24"/>
          <w:szCs w:val="24"/>
        </w:rPr>
      </w:pPr>
      <w:ins w:id="4288" w:author="赵翔-深圳" w:date="2024-12-23T12:31:24Z">
        <w:bookmarkStart w:id="269" w:name="_Toc72877379"/>
        <w:bookmarkStart w:id="270" w:name="_Toc17024"/>
        <w:bookmarkStart w:id="271" w:name="_Toc462245883"/>
        <w:bookmarkStart w:id="272" w:name="_Toc31226_WPSOffice_Level2"/>
        <w:r>
          <w:rPr>
            <w:rFonts w:hint="default" w:ascii="Times New Roman" w:hAnsi="Times New Roman" w:eastAsia="宋体" w:cs="Times New Roman"/>
            <w:b/>
            <w:color w:val="auto"/>
            <w:sz w:val="24"/>
            <w:szCs w:val="24"/>
          </w:rPr>
          <w:t>（</w:t>
        </w:r>
      </w:ins>
      <w:ins w:id="4289" w:author="赵翔-深圳" w:date="2024-12-23T12:31:24Z">
        <w:r>
          <w:rPr>
            <w:rFonts w:hint="eastAsia" w:cs="Times New Roman"/>
            <w:b/>
            <w:color w:val="auto"/>
            <w:sz w:val="24"/>
            <w:szCs w:val="24"/>
            <w:lang w:val="en-US" w:eastAsia="zh-CN"/>
          </w:rPr>
          <w:t>6</w:t>
        </w:r>
      </w:ins>
      <w:ins w:id="4290" w:author="赵翔-深圳" w:date="2024-12-23T12:31:24Z">
        <w:r>
          <w:rPr>
            <w:rFonts w:hint="default" w:ascii="Times New Roman" w:hAnsi="Times New Roman" w:eastAsia="宋体" w:cs="Times New Roman"/>
            <w:b/>
            <w:color w:val="auto"/>
            <w:sz w:val="24"/>
            <w:szCs w:val="24"/>
          </w:rPr>
          <w:t>）内装饰</w:t>
        </w:r>
        <w:bookmarkEnd w:id="269"/>
        <w:bookmarkEnd w:id="270"/>
        <w:bookmarkEnd w:id="271"/>
        <w:bookmarkEnd w:id="272"/>
      </w:ins>
    </w:p>
    <w:p w14:paraId="79ED28B2">
      <w:pPr>
        <w:pStyle w:val="114"/>
        <w:ind w:firstLine="480"/>
        <w:rPr>
          <w:ins w:id="4291" w:author="赵翔-深圳" w:date="2024-12-23T12:31:24Z"/>
          <w:rFonts w:hint="default" w:ascii="Times New Roman" w:hAnsi="Times New Roman" w:eastAsia="宋体" w:cs="Times New Roman"/>
          <w:color w:val="auto"/>
          <w:sz w:val="24"/>
          <w:szCs w:val="24"/>
        </w:rPr>
      </w:pPr>
      <w:ins w:id="4292" w:author="赵翔-深圳" w:date="2024-12-23T12:31:24Z">
        <w:r>
          <w:rPr>
            <w:rFonts w:hint="default" w:ascii="Times New Roman" w:hAnsi="Times New Roman" w:eastAsia="宋体" w:cs="Times New Roman"/>
            <w:color w:val="auto"/>
            <w:sz w:val="24"/>
            <w:szCs w:val="24"/>
          </w:rPr>
          <w:t>根据本次定期检查结果，内装饰存在防火涂料</w:t>
        </w:r>
      </w:ins>
      <w:ins w:id="4293" w:author="赵翔-深圳" w:date="2024-12-23T12:31:24Z">
        <w:r>
          <w:rPr>
            <w:rFonts w:hint="default" w:ascii="Times New Roman" w:hAnsi="Times New Roman" w:cs="Times New Roman"/>
            <w:color w:val="auto"/>
            <w:sz w:val="24"/>
            <w:szCs w:val="24"/>
            <w:lang w:val="en-US" w:eastAsia="zh-CN"/>
          </w:rPr>
          <w:t>剥落现象</w:t>
        </w:r>
      </w:ins>
      <w:ins w:id="4294" w:author="赵翔-深圳" w:date="2024-12-23T12:31:24Z">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ins>
    </w:p>
    <w:bookmarkEnd w:id="249"/>
    <w:p w14:paraId="4E77C2FB">
      <w:pPr>
        <w:spacing w:line="360" w:lineRule="auto"/>
        <w:ind w:firstLine="424" w:firstLineChars="200"/>
        <w:rPr>
          <w:del w:id="4295" w:author="赵翔-深圳" w:date="2024-12-23T12:31:24Z"/>
          <w:color w:val="FF0000"/>
          <w:sz w:val="24"/>
          <w:szCs w:val="24"/>
        </w:rPr>
      </w:pPr>
      <w:del w:id="4296" w:author="赵翔-深圳" w:date="2024-12-23T12:31:24Z">
        <w:r>
          <w:rPr>
            <w:rFonts w:hint="eastAsia"/>
            <w:color w:val="FF0000"/>
            <w:sz w:val="24"/>
            <w:szCs w:val="24"/>
          </w:rPr>
          <w:delText>1、洞口：本次检查发现山体落石，截排水沟局部阻塞，护坡有轻微裂缝等病害。</w:delText>
        </w:r>
      </w:del>
    </w:p>
    <w:p w14:paraId="758949BC">
      <w:pPr>
        <w:spacing w:line="360" w:lineRule="auto"/>
        <w:ind w:firstLine="424" w:firstLineChars="200"/>
        <w:rPr>
          <w:del w:id="4297" w:author="赵翔-深圳" w:date="2024-12-23T12:31:24Z"/>
          <w:color w:val="FF0000"/>
          <w:sz w:val="24"/>
          <w:szCs w:val="24"/>
        </w:rPr>
      </w:pPr>
      <w:del w:id="4298" w:author="赵翔-深圳" w:date="2024-12-23T12:31:24Z">
        <w:r>
          <w:rPr>
            <w:rFonts w:hint="eastAsia"/>
            <w:color w:val="FF0000"/>
            <w:sz w:val="24"/>
            <w:szCs w:val="24"/>
          </w:rPr>
          <w:delText>洞口山体落石的主要成因：受隧址处洞口地质条件影响，土体风化严重，稳定性差；或是受极端天气等因素影响造成洞口山体或岩体受力变化易出现裂缝；落石是由于上述原因或边坡上危石在风化作用、震动荷载下掉落。</w:delText>
        </w:r>
      </w:del>
    </w:p>
    <w:p w14:paraId="6AB9D5DA">
      <w:pPr>
        <w:spacing w:line="360" w:lineRule="auto"/>
        <w:ind w:firstLine="424" w:firstLineChars="200"/>
        <w:rPr>
          <w:del w:id="4299" w:author="赵翔-深圳" w:date="2024-12-23T12:31:24Z"/>
          <w:color w:val="FF0000"/>
          <w:sz w:val="24"/>
          <w:szCs w:val="24"/>
        </w:rPr>
      </w:pPr>
      <w:del w:id="4300" w:author="赵翔-深圳" w:date="2024-12-23T12:31:24Z">
        <w:r>
          <w:rPr>
            <w:rFonts w:hint="eastAsia"/>
            <w:color w:val="FF0000"/>
            <w:sz w:val="24"/>
            <w:szCs w:val="24"/>
          </w:rPr>
          <w:delText>2、洞门：本次检查发现钢筋外露，墙身轻微倾斜、沉陷、错台等病害。</w:delText>
        </w:r>
      </w:del>
    </w:p>
    <w:p w14:paraId="20EAA151">
      <w:pPr>
        <w:spacing w:line="360" w:lineRule="auto"/>
        <w:ind w:firstLine="424" w:firstLineChars="200"/>
        <w:rPr>
          <w:del w:id="4301" w:author="赵翔-深圳" w:date="2024-12-23T12:31:24Z"/>
          <w:color w:val="FF0000"/>
          <w:sz w:val="24"/>
          <w:szCs w:val="24"/>
        </w:rPr>
      </w:pPr>
      <w:del w:id="4302" w:author="赵翔-深圳" w:date="2024-12-23T12:31:24Z">
        <w:r>
          <w:rPr>
            <w:rFonts w:hint="eastAsia"/>
            <w:color w:val="FF0000"/>
            <w:sz w:val="24"/>
            <w:szCs w:val="24"/>
          </w:rPr>
          <w:delText>洞门钢筋外露的主要成因：衬砌浇筑时保护层厚度控制不足。</w:delText>
        </w:r>
      </w:del>
    </w:p>
    <w:p w14:paraId="6593F71D">
      <w:pPr>
        <w:spacing w:line="360" w:lineRule="auto"/>
        <w:ind w:firstLine="424" w:firstLineChars="200"/>
        <w:rPr>
          <w:del w:id="4303" w:author="赵翔-深圳" w:date="2024-12-23T12:31:24Z"/>
          <w:color w:val="FF0000"/>
          <w:sz w:val="24"/>
          <w:szCs w:val="24"/>
        </w:rPr>
      </w:pPr>
      <w:del w:id="4304" w:author="赵翔-深圳" w:date="2024-12-23T12:31:24Z">
        <w:r>
          <w:rPr>
            <w:rFonts w:hint="eastAsia"/>
            <w:color w:val="FF0000"/>
            <w:sz w:val="24"/>
            <w:szCs w:val="24"/>
          </w:rPr>
          <w:delText>洞门墙身轻微倾斜、沉陷、错台的主要成因：基础承载力不足；墙身砌筑质量不好。</w:delText>
        </w:r>
      </w:del>
    </w:p>
    <w:p w14:paraId="19AFC044">
      <w:pPr>
        <w:spacing w:line="360" w:lineRule="auto"/>
        <w:ind w:firstLine="424" w:firstLineChars="200"/>
        <w:rPr>
          <w:del w:id="4305" w:author="赵翔-深圳" w:date="2024-12-23T12:31:24Z"/>
          <w:color w:val="FF0000"/>
          <w:sz w:val="24"/>
          <w:szCs w:val="24"/>
        </w:rPr>
      </w:pPr>
      <w:del w:id="4306" w:author="赵翔-深圳" w:date="2024-12-23T12:31:24Z">
        <w:r>
          <w:rPr>
            <w:rFonts w:hint="eastAsia"/>
            <w:color w:val="FF0000"/>
            <w:sz w:val="24"/>
            <w:szCs w:val="24"/>
          </w:rPr>
          <w:delText>3、衬砌……</w:delText>
        </w:r>
      </w:del>
    </w:p>
    <w:bookmarkEnd w:id="232"/>
    <w:bookmarkEnd w:id="233"/>
    <w:bookmarkEnd w:id="234"/>
    <w:bookmarkEnd w:id="235"/>
    <w:bookmarkEnd w:id="236"/>
    <w:p w14:paraId="5FC4DD85">
      <w:pPr>
        <w:pStyle w:val="4"/>
        <w:spacing w:before="156"/>
        <w:ind w:left="0"/>
        <w:rPr>
          <w:rFonts w:ascii="Times New Roman" w:hAnsi="Times New Roman"/>
          <w:kern w:val="2"/>
        </w:rPr>
      </w:pPr>
      <w:bookmarkStart w:id="273" w:name="_Toc181002972"/>
      <w:bookmarkStart w:id="274" w:name="_Toc1916"/>
      <w:bookmarkStart w:id="275" w:name="_Toc5696"/>
      <w:bookmarkStart w:id="276" w:name="_Toc32741"/>
      <w:bookmarkStart w:id="277" w:name="_Toc13660"/>
      <w:r>
        <w:rPr>
          <w:rFonts w:ascii="Times New Roman" w:hAnsi="Times New Roman"/>
          <w:kern w:val="2"/>
        </w:rPr>
        <w:t>与末次定检结果对比分析</w:t>
      </w:r>
      <w:bookmarkEnd w:id="273"/>
      <w:bookmarkEnd w:id="274"/>
      <w:bookmarkEnd w:id="275"/>
    </w:p>
    <w:p w14:paraId="25403965">
      <w:pPr>
        <w:pStyle w:val="5"/>
        <w:spacing w:before="156"/>
      </w:pPr>
      <w:bookmarkStart w:id="278" w:name="_Toc17100"/>
      <w:bookmarkStart w:id="279" w:name="_Toc181002973"/>
      <w:bookmarkStart w:id="280" w:name="_Toc11457"/>
      <w:r>
        <w:rPr>
          <w:rFonts w:hint="eastAsia"/>
          <w:lang w:val="en-US" w:eastAsia="zh-CN"/>
        </w:rPr>
        <w:t>赤水溪隧道</w:t>
      </w:r>
      <w:r>
        <w:t>左洞末次定检结果对比</w:t>
      </w:r>
      <w:bookmarkEnd w:id="278"/>
      <w:bookmarkEnd w:id="279"/>
      <w:ins w:id="4307" w:author="赵翔-深圳" w:date="2024-12-20T21:28:36Z">
        <w:r>
          <w:rPr>
            <w:rFonts w:hint="eastAsia"/>
          </w:rPr>
          <w:t>（由于是新建隧道，头次定检，只记录本次病害）</w:t>
        </w:r>
        <w:bookmarkEnd w:id="280"/>
      </w:ins>
    </w:p>
    <w:p w14:paraId="5B796F61">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赤水溪隧道</w:t>
      </w:r>
      <w:r>
        <w:rPr>
          <w:rStyle w:val="105"/>
          <w:rFonts w:hint="default" w:ascii="Times New Roman" w:hAnsi="Times New Roman"/>
          <w:color w:val="000000" w:themeColor="text1"/>
          <w14:textFill>
            <w14:solidFill>
              <w14:schemeClr w14:val="tx1"/>
            </w14:solidFill>
          </w14:textFill>
        </w:rPr>
        <w:t>左洞土建结构技术状况</w:t>
      </w:r>
      <w:del w:id="4308" w:author="赵翔-深圳" w:date="2024-12-20T21:36:11Z">
        <w:r>
          <w:rPr>
            <w:rStyle w:val="105"/>
            <w:rFonts w:hint="eastAsia"/>
            <w:color w:val="000000" w:themeColor="text1"/>
            <w:lang w:val="en-US" w:eastAsia="zh-CN"/>
            <w14:textFill>
              <w14:solidFill>
                <w14:schemeClr w14:val="tx1"/>
              </w14:solidFill>
            </w14:textFill>
          </w:rPr>
          <w:delText>不</w:delText>
        </w:r>
      </w:del>
      <w:del w:id="4309" w:author="赵翔-深圳" w:date="2024-12-20T21:36:10Z">
        <w:r>
          <w:rPr>
            <w:rStyle w:val="105"/>
            <w:rFonts w:hint="default" w:ascii="Times New Roman" w:hAnsi="Times New Roman"/>
            <w:color w:val="000000" w:themeColor="text1"/>
            <w14:textFill>
              <w14:solidFill>
                <w14:schemeClr w14:val="tx1"/>
              </w14:solidFill>
            </w14:textFill>
          </w:rPr>
          <w:delText>变</w:delText>
        </w:r>
      </w:del>
      <w:r>
        <w:rPr>
          <w:rStyle w:val="105"/>
          <w:rFonts w:hint="default" w:ascii="Times New Roman" w:hAnsi="Times New Roman"/>
          <w:color w:val="000000" w:themeColor="text1"/>
          <w14:textFill>
            <w14:solidFill>
              <w14:schemeClr w14:val="tx1"/>
            </w14:solidFill>
          </w14:textFill>
        </w:rPr>
        <w:t>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ins w:id="4310" w:author="赵翔-深圳" w:date="2024-12-20T21:36:27Z">
        <w:r>
          <w:rPr>
            <w:rStyle w:val="105"/>
            <w:rFonts w:hint="eastAsia"/>
            <w:color w:val="000000" w:themeColor="text1"/>
            <w:lang w:val="en-US" w:eastAsia="zh-CN"/>
            <w14:textFill>
              <w14:solidFill>
                <w14:schemeClr w14:val="tx1"/>
              </w14:solidFill>
            </w14:textFill>
          </w:rPr>
          <w:t>定检</w:t>
        </w:r>
      </w:ins>
      <w:del w:id="4311" w:author="赵翔-深圳" w:date="2024-12-20T21:36:23Z">
        <w:r>
          <w:rPr>
            <w:rStyle w:val="105"/>
            <w:rFonts w:hint="default" w:ascii="Times New Roman" w:hAnsi="Times New Roman"/>
            <w:color w:val="000000" w:themeColor="text1"/>
            <w14:textFill>
              <w14:solidFill>
                <w14:schemeClr w14:val="tx1"/>
              </w14:solidFill>
            </w14:textFill>
          </w:rPr>
          <w:delText>与</w:delText>
        </w:r>
      </w:del>
      <w:del w:id="4312" w:author="赵翔-深圳" w:date="2024-12-20T21:36:22Z">
        <w:r>
          <w:rPr>
            <w:rStyle w:val="105"/>
            <w:rFonts w:hint="default" w:ascii="Times New Roman" w:hAnsi="Times New Roman"/>
            <w:color w:val="000000" w:themeColor="text1"/>
            <w14:textFill>
              <w14:solidFill>
                <w14:schemeClr w14:val="tx1"/>
              </w14:solidFill>
            </w14:textFill>
          </w:rPr>
          <w:delText>末次</w:delText>
        </w:r>
      </w:del>
      <w:del w:id="4313" w:author="赵翔-深圳" w:date="2024-12-20T21:36:20Z">
        <w:r>
          <w:rPr>
            <w:rStyle w:val="105"/>
            <w:rFonts w:hint="default" w:ascii="Times New Roman" w:hAnsi="Times New Roman"/>
            <w:color w:val="000000" w:themeColor="text1"/>
            <w14:textFill>
              <w14:solidFill>
                <w14:schemeClr w14:val="tx1"/>
              </w14:solidFill>
            </w14:textFill>
          </w:rPr>
          <w:delText>定检结果对比</w:delText>
        </w:r>
      </w:del>
      <w:r>
        <w:rPr>
          <w:rStyle w:val="105"/>
          <w:rFonts w:hint="default" w:ascii="Times New Roman" w:hAnsi="Times New Roman"/>
          <w:color w:val="000000" w:themeColor="text1"/>
          <w14:textFill>
            <w14:solidFill>
              <w14:schemeClr w14:val="tx1"/>
            </w14:solidFill>
          </w14:textFill>
        </w:rPr>
        <w:t>情况见下表。</w:t>
      </w:r>
    </w:p>
    <w:p w14:paraId="3CE30675">
      <w:pPr>
        <w:pStyle w:val="9"/>
        <w:ind w:firstLine="422"/>
        <w:jc w:val="center"/>
        <w:rPr>
          <w:b/>
          <w:szCs w:val="21"/>
        </w:rPr>
      </w:pPr>
      <w:r>
        <w:rPr>
          <w:b/>
          <w:szCs w:val="21"/>
        </w:rPr>
        <w:t xml:space="preserve">表7.1-1 </w:t>
      </w:r>
      <w:r>
        <w:rPr>
          <w:rFonts w:hint="eastAsia"/>
          <w:b/>
          <w:szCs w:val="21"/>
          <w:lang w:val="en-US" w:eastAsia="zh-CN"/>
        </w:rPr>
        <w:t>赤水溪隧道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33128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475BB2F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80162F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2222339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C8E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24ED5AE8">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32A56E86">
            <w:pPr>
              <w:spacing w:line="240" w:lineRule="exact"/>
              <w:jc w:val="center"/>
              <w:rPr>
                <w:rFonts w:hint="default" w:ascii="Times New Roman" w:hAnsi="Times New Roman" w:eastAsia="宋体" w:cs="Times New Roman"/>
                <w:sz w:val="21"/>
                <w:szCs w:val="21"/>
              </w:rPr>
            </w:pPr>
            <w:ins w:id="4314" w:author="赵翔-深圳" w:date="2024-12-20T21:28:52Z">
              <w:r>
                <w:rPr>
                  <w:rFonts w:hint="default" w:cs="Times New Roman"/>
                  <w:sz w:val="21"/>
                  <w:szCs w:val="21"/>
                  <w:lang w:val="en-US" w:eastAsia="zh-CN"/>
                  <w:rPrChange w:id="4315" w:author="赵翔-深圳" w:date="2024-12-20T21:34:59Z">
                    <w:rPr>
                      <w:rFonts w:hint="eastAsia" w:cs="Times New Roman"/>
                      <w:sz w:val="21"/>
                      <w:szCs w:val="21"/>
                      <w:lang w:val="en-US" w:eastAsia="zh-CN"/>
                    </w:rPr>
                  </w:rPrChange>
                </w:rPr>
                <w:t>/</w:t>
              </w:r>
            </w:ins>
            <w:del w:id="4316" w:author="赵翔-深圳" w:date="2024-12-20T21:28:51Z">
              <w:r>
                <w:rPr>
                  <w:rFonts w:hint="default" w:ascii="Times New Roman" w:hAnsi="Times New Roman" w:eastAsia="宋体" w:cs="Times New Roman"/>
                  <w:sz w:val="21"/>
                  <w:szCs w:val="21"/>
                </w:rPr>
                <w:delText>2</w:delText>
              </w:r>
            </w:del>
            <w:del w:id="4317" w:author="赵翔-深圳" w:date="2024-12-20T21:28:50Z">
              <w:r>
                <w:rPr>
                  <w:rFonts w:hint="default" w:ascii="Times New Roman" w:hAnsi="Times New Roman" w:eastAsia="宋体" w:cs="Times New Roman"/>
                  <w:sz w:val="21"/>
                  <w:szCs w:val="21"/>
                </w:rPr>
                <w:delText>02</w:delText>
              </w:r>
            </w:del>
            <w:del w:id="4318" w:author="赵翔-深圳" w:date="2024-12-20T21:28:50Z">
              <w:r>
                <w:rPr>
                  <w:rFonts w:hint="default" w:ascii="Times New Roman" w:hAnsi="Times New Roman" w:eastAsia="宋体" w:cs="Times New Roman"/>
                  <w:sz w:val="21"/>
                  <w:szCs w:val="21"/>
                  <w:lang w:val="en-US" w:eastAsia="zh-CN"/>
                </w:rPr>
                <w:delText>2</w:delText>
              </w:r>
            </w:del>
            <w:del w:id="4319" w:author="赵翔-深圳" w:date="2024-12-20T21:28:50Z">
              <w:r>
                <w:rPr>
                  <w:rFonts w:hint="default" w:ascii="Times New Roman" w:hAnsi="Times New Roman" w:eastAsia="宋体" w:cs="Times New Roman"/>
                  <w:sz w:val="21"/>
                  <w:szCs w:val="21"/>
                </w:rPr>
                <w:delText>年</w:delText>
              </w:r>
            </w:del>
            <w:del w:id="4320" w:author="赵翔-深圳" w:date="2024-12-20T21:28:50Z">
              <w:r>
                <w:rPr>
                  <w:rFonts w:hint="default" w:ascii="Times New Roman" w:hAnsi="Times New Roman" w:eastAsia="宋体" w:cs="Times New Roman"/>
                  <w:sz w:val="21"/>
                  <w:szCs w:val="21"/>
                  <w:lang w:val="en-US" w:eastAsia="zh-CN"/>
                </w:rPr>
                <w:delText>8</w:delText>
              </w:r>
            </w:del>
            <w:del w:id="4321" w:author="赵翔-深圳" w:date="2024-12-20T21:28:50Z">
              <w:r>
                <w:rPr>
                  <w:rFonts w:hint="default" w:ascii="Times New Roman" w:hAnsi="Times New Roman" w:eastAsia="宋体" w:cs="Times New Roman"/>
                  <w:sz w:val="21"/>
                  <w:szCs w:val="21"/>
                </w:rPr>
                <w:delText>月</w:delText>
              </w:r>
            </w:del>
          </w:p>
        </w:tc>
        <w:tc>
          <w:tcPr>
            <w:tcW w:w="1000" w:type="dxa"/>
            <w:shd w:val="clear" w:color="auto" w:fill="auto"/>
            <w:vAlign w:val="center"/>
          </w:tcPr>
          <w:p w14:paraId="7F64AF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139EEBD9">
            <w:pPr>
              <w:spacing w:line="240" w:lineRule="exact"/>
              <w:jc w:val="center"/>
              <w:rPr>
                <w:rFonts w:hint="default" w:ascii="Times New Roman" w:hAnsi="Times New Roman" w:eastAsia="宋体" w:cs="Times New Roman"/>
                <w:sz w:val="21"/>
                <w:szCs w:val="21"/>
              </w:rPr>
            </w:pPr>
            <w:ins w:id="4322" w:author="赵翔-深圳" w:date="2024-12-20T21:29:05Z">
              <w:r>
                <w:rPr>
                  <w:rFonts w:hint="default" w:cs="Times New Roman"/>
                  <w:sz w:val="21"/>
                  <w:szCs w:val="21"/>
                  <w:lang w:val="en-US" w:eastAsia="zh-CN"/>
                  <w:rPrChange w:id="4323" w:author="赵翔-深圳" w:date="2024-12-20T21:34:59Z">
                    <w:rPr>
                      <w:rFonts w:hint="eastAsia" w:cs="Times New Roman"/>
                      <w:sz w:val="21"/>
                      <w:szCs w:val="21"/>
                      <w:lang w:val="en-US" w:eastAsia="zh-CN"/>
                    </w:rPr>
                  </w:rPrChange>
                </w:rPr>
                <w:t>/</w:t>
              </w:r>
            </w:ins>
            <w:del w:id="4324" w:author="赵翔-深圳" w:date="2024-12-20T21:29:04Z">
              <w:r>
                <w:rPr>
                  <w:rFonts w:hint="default" w:ascii="Times New Roman" w:hAnsi="Times New Roman" w:eastAsia="宋体" w:cs="Times New Roman"/>
                  <w:sz w:val="21"/>
                  <w:szCs w:val="21"/>
                </w:rPr>
                <w:delText>202</w:delText>
              </w:r>
            </w:del>
            <w:del w:id="4325" w:author="赵翔-深圳" w:date="2024-12-20T21:29:04Z">
              <w:r>
                <w:rPr>
                  <w:rFonts w:hint="default" w:ascii="Times New Roman" w:hAnsi="Times New Roman" w:eastAsia="宋体" w:cs="Times New Roman"/>
                  <w:sz w:val="21"/>
                  <w:szCs w:val="21"/>
                  <w:lang w:val="en-US" w:eastAsia="zh-CN"/>
                </w:rPr>
                <w:delText>2</w:delText>
              </w:r>
            </w:del>
            <w:del w:id="4326" w:author="赵翔-深圳" w:date="2024-12-20T21:29:03Z">
              <w:r>
                <w:rPr>
                  <w:rFonts w:hint="default" w:ascii="Times New Roman" w:hAnsi="Times New Roman" w:eastAsia="宋体" w:cs="Times New Roman"/>
                  <w:sz w:val="21"/>
                  <w:szCs w:val="21"/>
                </w:rPr>
                <w:delText>年</w:delText>
              </w:r>
            </w:del>
            <w:del w:id="4327" w:author="赵翔-深圳" w:date="2024-12-20T21:29:03Z">
              <w:r>
                <w:rPr>
                  <w:rFonts w:hint="default" w:ascii="Times New Roman" w:hAnsi="Times New Roman" w:eastAsia="宋体" w:cs="Times New Roman"/>
                  <w:sz w:val="21"/>
                  <w:szCs w:val="21"/>
                  <w:lang w:val="en-US" w:eastAsia="zh-CN"/>
                </w:rPr>
                <w:delText>8</w:delText>
              </w:r>
            </w:del>
            <w:del w:id="4328" w:author="赵翔-深圳" w:date="2024-12-20T21:29:03Z">
              <w:r>
                <w:rPr>
                  <w:rFonts w:hint="default" w:ascii="Times New Roman" w:hAnsi="Times New Roman" w:eastAsia="宋体" w:cs="Times New Roman"/>
                  <w:sz w:val="21"/>
                  <w:szCs w:val="21"/>
                </w:rPr>
                <w:delText>月</w:delText>
              </w:r>
            </w:del>
          </w:p>
        </w:tc>
        <w:tc>
          <w:tcPr>
            <w:tcW w:w="2418" w:type="dxa"/>
            <w:shd w:val="clear" w:color="auto" w:fill="auto"/>
            <w:vAlign w:val="center"/>
          </w:tcPr>
          <w:p w14:paraId="2B28E28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5B0F2AE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6B3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65374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76E5C823">
            <w:pPr>
              <w:spacing w:line="240" w:lineRule="exact"/>
              <w:jc w:val="center"/>
              <w:rPr>
                <w:rFonts w:hint="default" w:ascii="Times New Roman" w:hAnsi="Times New Roman" w:eastAsia="宋体" w:cs="Times New Roman"/>
                <w:sz w:val="21"/>
                <w:szCs w:val="21"/>
                <w:lang w:val="en-US" w:eastAsia="zh-CN"/>
              </w:rPr>
            </w:pPr>
            <w:ins w:id="4329" w:author="赵翔-深圳" w:date="2024-12-20T21:29:00Z">
              <w:r>
                <w:rPr>
                  <w:rFonts w:hint="default" w:cs="Times New Roman"/>
                  <w:sz w:val="21"/>
                  <w:szCs w:val="21"/>
                  <w:lang w:val="en-US" w:eastAsia="zh-CN"/>
                  <w:rPrChange w:id="4330" w:author="赵翔-深圳" w:date="2024-12-20T21:34:59Z">
                    <w:rPr>
                      <w:rFonts w:hint="eastAsia" w:cs="Times New Roman"/>
                      <w:sz w:val="21"/>
                      <w:szCs w:val="21"/>
                      <w:lang w:val="en-US" w:eastAsia="zh-CN"/>
                    </w:rPr>
                  </w:rPrChange>
                </w:rPr>
                <w:t>/</w:t>
              </w:r>
            </w:ins>
            <w:del w:id="4331" w:author="赵翔-深圳" w:date="2024-12-20T21:28:58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1F928D5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37F9C990">
            <w:pPr>
              <w:spacing w:line="240" w:lineRule="exact"/>
              <w:jc w:val="center"/>
              <w:rPr>
                <w:rFonts w:hint="default" w:ascii="Times New Roman" w:hAnsi="Times New Roman" w:eastAsia="宋体" w:cs="Times New Roman"/>
                <w:sz w:val="21"/>
                <w:szCs w:val="21"/>
                <w:lang w:val="en-US" w:eastAsia="zh-CN"/>
              </w:rPr>
            </w:pPr>
            <w:ins w:id="4332" w:author="赵翔-深圳" w:date="2024-12-20T21:29:18Z">
              <w:r>
                <w:rPr>
                  <w:rFonts w:hint="default" w:cs="Times New Roman"/>
                  <w:sz w:val="21"/>
                  <w:szCs w:val="21"/>
                  <w:lang w:val="en-US" w:eastAsia="zh-CN"/>
                  <w:rPrChange w:id="4333" w:author="赵翔-深圳" w:date="2024-12-20T21:34:59Z">
                    <w:rPr>
                      <w:rFonts w:hint="eastAsia" w:cs="Times New Roman"/>
                      <w:sz w:val="21"/>
                      <w:szCs w:val="21"/>
                      <w:lang w:val="en-US" w:eastAsia="zh-CN"/>
                    </w:rPr>
                  </w:rPrChange>
                </w:rPr>
                <w:t>/</w:t>
              </w:r>
            </w:ins>
            <w:del w:id="4334" w:author="赵翔-深圳" w:date="2024-12-20T21:29:17Z">
              <w:r>
                <w:rPr>
                  <w:rFonts w:hint="default" w:ascii="Times New Roman" w:hAnsi="Times New Roman" w:eastAsia="宋体" w:cs="Times New Roman"/>
                  <w:sz w:val="21"/>
                  <w:szCs w:val="21"/>
                  <w:lang w:val="en-US" w:eastAsia="zh-CN"/>
                </w:rPr>
                <w:delText>未</w:delText>
              </w:r>
            </w:del>
            <w:del w:id="4335" w:author="赵翔-深圳" w:date="2024-12-20T21:29:16Z">
              <w:r>
                <w:rPr>
                  <w:rFonts w:hint="default" w:ascii="Times New Roman" w:hAnsi="Times New Roman" w:eastAsia="宋体" w:cs="Times New Roman"/>
                  <w:sz w:val="21"/>
                  <w:szCs w:val="21"/>
                  <w:lang w:val="en-US" w:eastAsia="zh-CN"/>
                </w:rPr>
                <w:delText>发现明显病害。</w:delText>
              </w:r>
            </w:del>
          </w:p>
        </w:tc>
        <w:tc>
          <w:tcPr>
            <w:tcW w:w="2418" w:type="dxa"/>
            <w:shd w:val="clear" w:color="auto" w:fill="auto"/>
            <w:vAlign w:val="center"/>
          </w:tcPr>
          <w:p w14:paraId="272EFE8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098AE247">
            <w:pPr>
              <w:spacing w:line="240" w:lineRule="exact"/>
              <w:jc w:val="center"/>
              <w:rPr>
                <w:rFonts w:hint="default" w:ascii="Times New Roman" w:hAnsi="Times New Roman" w:eastAsia="宋体" w:cs="Times New Roman"/>
                <w:sz w:val="21"/>
                <w:szCs w:val="21"/>
              </w:rPr>
            </w:pPr>
            <w:ins w:id="4336" w:author="赵翔-深圳" w:date="2024-12-20T21:32:44Z">
              <w:r>
                <w:rPr>
                  <w:rFonts w:hint="default" w:cs="Times New Roman"/>
                  <w:sz w:val="21"/>
                  <w:szCs w:val="21"/>
                  <w:lang w:val="en-US" w:eastAsia="zh-CN"/>
                  <w:rPrChange w:id="4337" w:author="赵翔-深圳" w:date="2024-12-20T21:34:59Z">
                    <w:rPr>
                      <w:rFonts w:hint="eastAsia" w:cs="Times New Roman"/>
                      <w:sz w:val="21"/>
                      <w:szCs w:val="21"/>
                      <w:lang w:val="en-US" w:eastAsia="zh-CN"/>
                    </w:rPr>
                  </w:rPrChange>
                </w:rPr>
                <w:t>/</w:t>
              </w:r>
            </w:ins>
            <w:del w:id="4338" w:author="赵翔-深圳" w:date="2024-12-20T21:32:43Z">
              <w:r>
                <w:rPr>
                  <w:rFonts w:hint="default" w:ascii="Times New Roman" w:hAnsi="Times New Roman" w:eastAsia="宋体" w:cs="Times New Roman"/>
                  <w:sz w:val="21"/>
                  <w:szCs w:val="21"/>
                  <w:lang w:val="en-US" w:eastAsia="zh-CN"/>
                </w:rPr>
                <w:delText>无变化</w:delText>
              </w:r>
            </w:del>
            <w:r>
              <w:rPr>
                <w:rFonts w:hint="default" w:ascii="Times New Roman" w:hAnsi="Times New Roman" w:eastAsia="宋体" w:cs="Times New Roman"/>
                <w:sz w:val="21"/>
                <w:szCs w:val="21"/>
              </w:rPr>
              <w:br w:type="textWrapping"/>
            </w:r>
          </w:p>
        </w:tc>
      </w:tr>
      <w:tr w14:paraId="1D92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27923C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410DD359">
            <w:pPr>
              <w:spacing w:line="240" w:lineRule="exact"/>
              <w:jc w:val="center"/>
              <w:rPr>
                <w:rFonts w:hint="default" w:ascii="Times New Roman" w:hAnsi="Times New Roman" w:eastAsia="宋体" w:cs="Times New Roman"/>
                <w:sz w:val="21"/>
                <w:szCs w:val="21"/>
                <w:lang w:val="en-US" w:eastAsia="zh-CN"/>
              </w:rPr>
            </w:pPr>
            <w:ins w:id="4339" w:author="赵翔-深圳" w:date="2024-12-20T21:29:21Z">
              <w:r>
                <w:rPr>
                  <w:rFonts w:hint="default" w:cs="Times New Roman"/>
                  <w:sz w:val="21"/>
                  <w:szCs w:val="21"/>
                  <w:lang w:val="en-US" w:eastAsia="zh-CN"/>
                  <w:rPrChange w:id="4340" w:author="赵翔-深圳" w:date="2024-12-20T21:34:59Z">
                    <w:rPr>
                      <w:rFonts w:hint="eastAsia" w:cs="Times New Roman"/>
                      <w:sz w:val="21"/>
                      <w:szCs w:val="21"/>
                      <w:lang w:val="en-US" w:eastAsia="zh-CN"/>
                    </w:rPr>
                  </w:rPrChange>
                </w:rPr>
                <w:t>/</w:t>
              </w:r>
            </w:ins>
            <w:del w:id="4341" w:author="赵翔-深圳" w:date="2024-12-20T21:29:21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071C2D0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70CFBB8">
            <w:pPr>
              <w:spacing w:line="240" w:lineRule="exact"/>
              <w:jc w:val="center"/>
              <w:rPr>
                <w:rFonts w:hint="default" w:ascii="Times New Roman" w:hAnsi="Times New Roman" w:eastAsia="宋体" w:cs="Times New Roman"/>
                <w:sz w:val="21"/>
                <w:szCs w:val="21"/>
                <w:lang w:val="en-US" w:eastAsia="zh-CN"/>
              </w:rPr>
            </w:pPr>
            <w:ins w:id="4342" w:author="赵翔-深圳" w:date="2024-12-20T21:31:25Z">
              <w:r>
                <w:rPr>
                  <w:rFonts w:hint="default" w:cs="Times New Roman"/>
                  <w:sz w:val="21"/>
                  <w:szCs w:val="21"/>
                  <w:lang w:val="en-US" w:eastAsia="zh-CN"/>
                  <w:rPrChange w:id="4343" w:author="赵翔-深圳" w:date="2024-12-20T21:34:59Z">
                    <w:rPr>
                      <w:rFonts w:hint="eastAsia" w:cs="Times New Roman"/>
                      <w:sz w:val="21"/>
                      <w:szCs w:val="21"/>
                      <w:lang w:val="en-US" w:eastAsia="zh-CN"/>
                    </w:rPr>
                  </w:rPrChange>
                </w:rPr>
                <w:t>/</w:t>
              </w:r>
            </w:ins>
            <w:del w:id="4344" w:author="赵翔-深圳" w:date="2024-12-20T21:31:24Z">
              <w:r>
                <w:rPr>
                  <w:rFonts w:hint="default" w:ascii="Times New Roman" w:hAnsi="Times New Roman" w:eastAsia="宋体" w:cs="Times New Roman"/>
                  <w:sz w:val="21"/>
                  <w:szCs w:val="21"/>
                </w:rPr>
                <w:delText>未发</w:delText>
              </w:r>
            </w:del>
            <w:del w:id="4345" w:author="赵翔-深圳" w:date="2024-12-20T21:31:23Z">
              <w:r>
                <w:rPr>
                  <w:rFonts w:hint="default" w:ascii="Times New Roman" w:hAnsi="Times New Roman" w:eastAsia="宋体" w:cs="Times New Roman"/>
                  <w:sz w:val="21"/>
                  <w:szCs w:val="21"/>
                </w:rPr>
                <w:delText>现明显病害。</w:delText>
              </w:r>
            </w:del>
          </w:p>
        </w:tc>
        <w:tc>
          <w:tcPr>
            <w:tcW w:w="2418" w:type="dxa"/>
            <w:shd w:val="clear" w:color="auto" w:fill="auto"/>
            <w:vAlign w:val="center"/>
          </w:tcPr>
          <w:p w14:paraId="599B0B5C">
            <w:pPr>
              <w:spacing w:line="240" w:lineRule="exact"/>
              <w:jc w:val="center"/>
              <w:rPr>
                <w:rFonts w:hint="default" w:ascii="Times New Roman" w:hAnsi="Times New Roman" w:eastAsia="宋体" w:cs="Times New Roman"/>
                <w:sz w:val="21"/>
                <w:szCs w:val="21"/>
              </w:rPr>
            </w:pPr>
          </w:p>
          <w:p w14:paraId="6F225658">
            <w:pPr>
              <w:spacing w:line="240" w:lineRule="exact"/>
              <w:jc w:val="center"/>
              <w:rPr>
                <w:rFonts w:hint="default" w:ascii="Times New Roman" w:hAnsi="Times New Roman" w:eastAsia="宋体" w:cs="Times New Roman"/>
                <w:sz w:val="21"/>
                <w:szCs w:val="21"/>
              </w:rPr>
            </w:pPr>
          </w:p>
          <w:p w14:paraId="394F2113">
            <w:pPr>
              <w:spacing w:line="240" w:lineRule="exact"/>
              <w:jc w:val="center"/>
              <w:rPr>
                <w:rFonts w:hint="default" w:ascii="Times New Roman" w:hAnsi="Times New Roman" w:eastAsia="宋体" w:cs="Times New Roman"/>
                <w:sz w:val="21"/>
                <w:szCs w:val="21"/>
              </w:rPr>
            </w:pPr>
          </w:p>
          <w:p w14:paraId="2FFBA212">
            <w:pPr>
              <w:spacing w:line="240" w:lineRule="exact"/>
              <w:jc w:val="center"/>
              <w:rPr>
                <w:rFonts w:hint="default" w:ascii="Times New Roman" w:hAnsi="Times New Roman" w:eastAsia="宋体" w:cs="Times New Roman"/>
                <w:sz w:val="21"/>
                <w:szCs w:val="21"/>
              </w:rPr>
            </w:pPr>
          </w:p>
          <w:p w14:paraId="3F710631">
            <w:pPr>
              <w:spacing w:line="240" w:lineRule="exact"/>
              <w:jc w:val="both"/>
              <w:rPr>
                <w:rFonts w:hint="default" w:ascii="Times New Roman" w:hAnsi="Times New Roman" w:eastAsia="宋体" w:cs="Times New Roman"/>
                <w:sz w:val="21"/>
                <w:szCs w:val="21"/>
              </w:rPr>
            </w:pPr>
          </w:p>
          <w:p w14:paraId="037A276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6E3B1ECA">
            <w:pPr>
              <w:spacing w:line="360" w:lineRule="auto"/>
              <w:ind w:firstLine="364" w:firstLineChars="200"/>
              <w:rPr>
                <w:rFonts w:hint="default" w:ascii="Times New Roman" w:hAnsi="Times New Roman" w:eastAsia="宋体" w:cs="Times New Roman"/>
                <w:sz w:val="21"/>
                <w:szCs w:val="21"/>
              </w:rPr>
            </w:pPr>
          </w:p>
          <w:p w14:paraId="366C21C8">
            <w:pPr>
              <w:spacing w:line="360" w:lineRule="auto"/>
              <w:rPr>
                <w:rFonts w:hint="default" w:ascii="Times New Roman" w:hAnsi="Times New Roman" w:eastAsia="宋体" w:cs="Times New Roman"/>
                <w:sz w:val="21"/>
                <w:szCs w:val="21"/>
              </w:rPr>
            </w:pPr>
          </w:p>
          <w:p w14:paraId="3E345982">
            <w:pPr>
              <w:pStyle w:val="17"/>
              <w:rPr>
                <w:rFonts w:hint="default" w:ascii="Times New Roman" w:hAnsi="Times New Roman" w:eastAsia="宋体" w:cs="Times New Roman"/>
                <w:sz w:val="21"/>
                <w:szCs w:val="21"/>
              </w:rPr>
            </w:pPr>
          </w:p>
        </w:tc>
        <w:tc>
          <w:tcPr>
            <w:tcW w:w="1440" w:type="dxa"/>
            <w:shd w:val="clear" w:color="auto" w:fill="auto"/>
            <w:vAlign w:val="center"/>
          </w:tcPr>
          <w:p w14:paraId="497E4408">
            <w:pPr>
              <w:snapToGrid w:val="0"/>
              <w:jc w:val="center"/>
              <w:rPr>
                <w:rFonts w:hint="default" w:ascii="Times New Roman" w:hAnsi="Times New Roman" w:eastAsia="宋体" w:cs="Times New Roman"/>
                <w:snapToGrid w:val="0"/>
                <w:kern w:val="0"/>
                <w:sz w:val="21"/>
                <w:szCs w:val="21"/>
                <w:lang w:val="en-US" w:eastAsia="zh-CN"/>
              </w:rPr>
              <w:pPrChange w:id="4346" w:author="赵翔-深圳" w:date="2024-12-20T21:32:53Z">
                <w:pPr>
                  <w:snapToGrid w:val="0"/>
                  <w:jc w:val="center"/>
                </w:pPr>
              </w:pPrChange>
            </w:pPr>
            <w:ins w:id="4347" w:author="赵翔-深圳" w:date="2024-12-20T21:32:50Z">
              <w:r>
                <w:rPr>
                  <w:rFonts w:hint="default" w:cs="Times New Roman"/>
                  <w:snapToGrid w:val="0"/>
                  <w:kern w:val="0"/>
                  <w:sz w:val="21"/>
                  <w:szCs w:val="21"/>
                  <w:lang w:val="en-US" w:eastAsia="zh-CN"/>
                  <w:rPrChange w:id="4348" w:author="赵翔-深圳" w:date="2024-12-20T21:34:59Z">
                    <w:rPr>
                      <w:rFonts w:hint="eastAsia" w:cs="Times New Roman"/>
                      <w:snapToGrid w:val="0"/>
                      <w:kern w:val="0"/>
                      <w:sz w:val="21"/>
                      <w:szCs w:val="21"/>
                      <w:lang w:val="en-US" w:eastAsia="zh-CN"/>
                    </w:rPr>
                  </w:rPrChange>
                </w:rPr>
                <w:t>/</w:t>
              </w:r>
            </w:ins>
            <w:del w:id="4349" w:author="赵翔-深圳" w:date="2024-12-20T21:32:49Z">
              <w:r>
                <w:rPr>
                  <w:rFonts w:hint="default" w:ascii="Times New Roman" w:hAnsi="Times New Roman" w:eastAsia="宋体" w:cs="Times New Roman"/>
                  <w:snapToGrid w:val="0"/>
                  <w:kern w:val="0"/>
                  <w:sz w:val="21"/>
                  <w:szCs w:val="21"/>
                  <w:lang w:val="en-US" w:eastAsia="zh-CN"/>
                </w:rPr>
                <w:delText>无变化</w:delText>
              </w:r>
            </w:del>
          </w:p>
        </w:tc>
      </w:tr>
      <w:tr w14:paraId="2289E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7A4B0B7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241FC498">
            <w:pPr>
              <w:spacing w:line="240" w:lineRule="exact"/>
              <w:jc w:val="center"/>
              <w:rPr>
                <w:rFonts w:hint="default" w:ascii="Times New Roman" w:hAnsi="Times New Roman" w:eastAsia="宋体" w:cs="Times New Roman"/>
                <w:sz w:val="21"/>
                <w:szCs w:val="21"/>
                <w:lang w:val="en-US" w:eastAsia="zh-CN"/>
              </w:rPr>
            </w:pPr>
            <w:ins w:id="4350" w:author="赵翔-深圳" w:date="2024-12-20T21:29:24Z">
              <w:r>
                <w:rPr>
                  <w:rFonts w:hint="default" w:cs="Times New Roman"/>
                  <w:sz w:val="21"/>
                  <w:szCs w:val="21"/>
                  <w:lang w:val="en-US" w:eastAsia="zh-CN"/>
                  <w:rPrChange w:id="4351" w:author="赵翔-深圳" w:date="2024-12-20T21:34:59Z">
                    <w:rPr>
                      <w:rFonts w:hint="eastAsia" w:cs="Times New Roman"/>
                      <w:sz w:val="21"/>
                      <w:szCs w:val="21"/>
                      <w:lang w:val="en-US" w:eastAsia="zh-CN"/>
                    </w:rPr>
                  </w:rPrChange>
                </w:rPr>
                <w:t>/</w:t>
              </w:r>
            </w:ins>
            <w:del w:id="4352" w:author="赵翔-深圳" w:date="2024-12-20T21:29:23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5848EC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26B2DD02">
            <w:pPr>
              <w:numPr>
                <w:ilvl w:val="0"/>
                <w:numId w:val="0"/>
              </w:numPr>
              <w:ind w:firstLine="910" w:firstLineChars="500"/>
              <w:jc w:val="center"/>
              <w:rPr>
                <w:del w:id="4354" w:author="赵翔-深圳" w:date="2024-12-20T21:31:34Z"/>
                <w:rFonts w:hint="default" w:ascii="Times New Roman" w:hAnsi="Times New Roman" w:eastAsia="宋体" w:cs="Times New Roman"/>
                <w:sz w:val="21"/>
                <w:szCs w:val="21"/>
              </w:rPr>
              <w:pPrChange w:id="4353" w:author="赵翔-深圳" w:date="2024-12-20T21:31:55Z">
                <w:pPr>
                  <w:numPr>
                    <w:ilvl w:val="0"/>
                    <w:numId w:val="5"/>
                  </w:numPr>
                </w:pPr>
              </w:pPrChange>
            </w:pPr>
            <w:ins w:id="4355" w:author="赵翔-深圳" w:date="2024-12-20T21:31:36Z">
              <w:r>
                <w:rPr>
                  <w:rFonts w:hint="default" w:cs="Times New Roman"/>
                  <w:sz w:val="21"/>
                  <w:szCs w:val="21"/>
                  <w:lang w:val="en-US" w:eastAsia="zh-CN"/>
                  <w:rPrChange w:id="4356" w:author="赵翔-深圳" w:date="2024-12-20T21:34:59Z">
                    <w:rPr>
                      <w:rFonts w:hint="eastAsia" w:cs="Times New Roman"/>
                      <w:sz w:val="21"/>
                      <w:szCs w:val="21"/>
                      <w:lang w:val="en-US" w:eastAsia="zh-CN"/>
                    </w:rPr>
                  </w:rPrChange>
                </w:rPr>
                <w:t>/</w:t>
              </w:r>
            </w:ins>
            <w:ins w:id="4357" w:author="赵翔-深圳" w:date="2024-12-20T21:31:38Z">
              <w:r>
                <w:rPr>
                  <w:rFonts w:hint="default" w:cs="Times New Roman"/>
                  <w:sz w:val="21"/>
                  <w:szCs w:val="21"/>
                  <w:lang w:val="en-US" w:eastAsia="zh-CN"/>
                  <w:rPrChange w:id="4358" w:author="赵翔-深圳" w:date="2024-12-20T21:34:59Z">
                    <w:rPr>
                      <w:rFonts w:hint="eastAsia" w:cs="Times New Roman"/>
                      <w:sz w:val="21"/>
                      <w:szCs w:val="21"/>
                      <w:lang w:val="en-US" w:eastAsia="zh-CN"/>
                    </w:rPr>
                  </w:rPrChange>
                </w:rPr>
                <w:t xml:space="preserve"> </w:t>
              </w:r>
            </w:ins>
            <w:del w:id="4359" w:author="赵翔-深圳" w:date="2024-12-20T21:31:35Z">
              <w:r>
                <w:rPr>
                  <w:rFonts w:hint="default" w:ascii="Times New Roman" w:hAnsi="Times New Roman" w:eastAsia="宋体" w:cs="Times New Roman"/>
                  <w:sz w:val="21"/>
                  <w:szCs w:val="21"/>
                </w:rPr>
                <w:delText>衬砌破损</w:delText>
              </w:r>
            </w:del>
          </w:p>
          <w:p w14:paraId="1C4B3224">
            <w:pPr>
              <w:numPr>
                <w:ilvl w:val="0"/>
                <w:numId w:val="0"/>
              </w:numPr>
              <w:ind w:firstLine="910" w:firstLineChars="500"/>
              <w:rPr>
                <w:del w:id="4361" w:author="赵翔-深圳" w:date="2024-12-20T21:31:33Z"/>
                <w:rFonts w:hint="default" w:ascii="Times New Roman" w:hAnsi="Times New Roman" w:eastAsia="宋体" w:cs="Times New Roman"/>
                <w:sz w:val="21"/>
                <w:szCs w:val="21"/>
                <w:lang w:val="en-US" w:eastAsia="zh-CN"/>
              </w:rPr>
              <w:pPrChange w:id="4360" w:author="赵翔-深圳" w:date="2024-12-20T21:31:55Z">
                <w:pPr>
                  <w:numPr>
                    <w:ilvl w:val="0"/>
                    <w:numId w:val="0"/>
                  </w:numPr>
                </w:pPr>
              </w:pPrChange>
            </w:pPr>
            <w:del w:id="4362" w:author="赵翔-深圳" w:date="2024-12-20T21:31:34Z">
              <w:r>
                <w:rPr>
                  <w:rFonts w:hint="default" w:ascii="Times New Roman" w:hAnsi="Times New Roman" w:eastAsia="宋体" w:cs="Times New Roman"/>
                  <w:sz w:val="21"/>
                  <w:szCs w:val="21"/>
                  <w:lang w:val="en-US" w:eastAsia="zh-CN"/>
                </w:rPr>
                <w:delText>未发现明显</w:delText>
              </w:r>
            </w:del>
            <w:del w:id="4363" w:author="赵翔-深圳" w:date="2024-12-20T21:31:33Z">
              <w:r>
                <w:rPr>
                  <w:rFonts w:hint="default" w:ascii="Times New Roman" w:hAnsi="Times New Roman" w:eastAsia="宋体" w:cs="Times New Roman"/>
                  <w:sz w:val="21"/>
                  <w:szCs w:val="21"/>
                  <w:lang w:val="en-US" w:eastAsia="zh-CN"/>
                </w:rPr>
                <w:delText>病害。</w:delText>
              </w:r>
            </w:del>
          </w:p>
          <w:p w14:paraId="25F7F451">
            <w:pPr>
              <w:ind w:firstLine="910" w:firstLineChars="500"/>
              <w:rPr>
                <w:del w:id="4365" w:author="赵翔-深圳" w:date="2024-12-20T21:31:32Z"/>
                <w:rFonts w:hint="default" w:ascii="Times New Roman" w:hAnsi="Times New Roman" w:eastAsia="宋体" w:cs="Times New Roman"/>
                <w:sz w:val="21"/>
                <w:szCs w:val="21"/>
              </w:rPr>
              <w:pPrChange w:id="4364" w:author="赵翔-深圳" w:date="2024-12-20T21:31:55Z">
                <w:pPr/>
              </w:pPrChange>
            </w:pPr>
            <w:del w:id="4366" w:author="赵翔-深圳" w:date="2024-12-20T21:31:33Z">
              <w:r>
                <w:rPr>
                  <w:rFonts w:hint="default" w:ascii="Times New Roman" w:hAnsi="Times New Roman" w:eastAsia="宋体" w:cs="Times New Roman"/>
                  <w:sz w:val="21"/>
                  <w:szCs w:val="21"/>
                </w:rPr>
                <w:delText>2）</w:delText>
              </w:r>
            </w:del>
            <w:del w:id="4367" w:author="赵翔-深圳" w:date="2024-12-20T21:31:32Z">
              <w:r>
                <w:rPr>
                  <w:rFonts w:hint="default" w:ascii="Times New Roman" w:hAnsi="Times New Roman" w:eastAsia="宋体" w:cs="Times New Roman"/>
                  <w:sz w:val="21"/>
                  <w:szCs w:val="21"/>
                </w:rPr>
                <w:delText>衬砌渗漏水</w:delText>
              </w:r>
            </w:del>
          </w:p>
          <w:p w14:paraId="4F50F47A">
            <w:pPr>
              <w:ind w:firstLine="910" w:firstLineChars="500"/>
              <w:rPr>
                <w:rFonts w:hint="default" w:ascii="Times New Roman" w:hAnsi="Times New Roman" w:eastAsia="宋体" w:cs="Times New Roman"/>
                <w:sz w:val="21"/>
                <w:szCs w:val="21"/>
                <w:lang w:val="en-US" w:eastAsia="zh-CN"/>
              </w:rPr>
              <w:pPrChange w:id="4368" w:author="赵翔-深圳" w:date="2024-12-20T21:31:55Z">
                <w:pPr/>
              </w:pPrChange>
            </w:pPr>
            <w:del w:id="4369" w:author="赵翔-深圳" w:date="2024-12-20T21:31:32Z">
              <w:r>
                <w:rPr>
                  <w:rFonts w:hint="default" w:ascii="Times New Roman" w:hAnsi="Times New Roman" w:eastAsia="宋体" w:cs="Times New Roman"/>
                  <w:sz w:val="21"/>
                  <w:szCs w:val="21"/>
                  <w:lang w:val="en-US" w:eastAsia="zh-CN"/>
                </w:rPr>
                <w:delText>未</w:delText>
              </w:r>
            </w:del>
            <w:del w:id="4370" w:author="赵翔-深圳" w:date="2024-12-20T21:31:31Z">
              <w:r>
                <w:rPr>
                  <w:rFonts w:hint="default" w:ascii="Times New Roman" w:hAnsi="Times New Roman" w:eastAsia="宋体" w:cs="Times New Roman"/>
                  <w:sz w:val="21"/>
                  <w:szCs w:val="21"/>
                  <w:lang w:val="en-US" w:eastAsia="zh-CN"/>
                </w:rPr>
                <w:delText>发现明显病害</w:delText>
              </w:r>
            </w:del>
            <w:del w:id="4371" w:author="赵翔-深圳" w:date="2024-12-20T21:31:30Z">
              <w:r>
                <w:rPr>
                  <w:rFonts w:hint="default" w:ascii="Times New Roman" w:hAnsi="Times New Roman" w:eastAsia="宋体" w:cs="Times New Roman"/>
                  <w:sz w:val="21"/>
                  <w:szCs w:val="21"/>
                  <w:lang w:val="en-US" w:eastAsia="zh-CN"/>
                </w:rPr>
                <w:delText>。</w:delText>
              </w:r>
            </w:del>
          </w:p>
        </w:tc>
        <w:tc>
          <w:tcPr>
            <w:tcW w:w="2418" w:type="dxa"/>
            <w:shd w:val="clear" w:color="auto" w:fill="auto"/>
            <w:vAlign w:val="center"/>
          </w:tcPr>
          <w:p w14:paraId="48C9F14C">
            <w:pPr>
              <w:numPr>
                <w:ilvl w:val="0"/>
                <w:numId w:val="6"/>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73A8E673">
            <w:pPr>
              <w:spacing w:line="360" w:lineRule="auto"/>
              <w:ind w:firstLine="0" w:firstLineChars="0"/>
              <w:jc w:val="left"/>
              <w:rPr>
                <w:ins w:id="4373" w:author="赵翔-深圳" w:date="2024-12-20T21:33:46Z"/>
                <w:rFonts w:hint="default" w:ascii="Times New Roman" w:hAnsi="Times New Roman" w:eastAsia="宋体" w:cs="Times New Roman"/>
                <w:snapToGrid/>
                <w:sz w:val="21"/>
                <w:szCs w:val="21"/>
                <w:lang w:val="en-US" w:eastAsia="zh-CN"/>
                <w:rPrChange w:id="4374" w:author="赵翔-深圳" w:date="2024-12-20T21:34:59Z">
                  <w:rPr>
                    <w:ins w:id="4375" w:author="赵翔-深圳" w:date="2024-12-20T21:33:46Z"/>
                    <w:rFonts w:hint="default" w:ascii="Times New Roman" w:hAnsi="Times New Roman" w:eastAsia="宋体" w:cs="Times New Roman"/>
                    <w:snapToGrid/>
                    <w:sz w:val="24"/>
                    <w:szCs w:val="24"/>
                    <w:lang w:val="en-US" w:eastAsia="zh-CN"/>
                  </w:rPr>
                </w:rPrChange>
              </w:rPr>
              <w:pPrChange w:id="4372" w:author="赵翔-深圳" w:date="2024-12-20T21:33:55Z">
                <w:pPr>
                  <w:spacing w:line="360" w:lineRule="auto"/>
                  <w:ind w:firstLine="636" w:firstLineChars="300"/>
                  <w:jc w:val="left"/>
                </w:pPr>
              </w:pPrChange>
            </w:pPr>
            <w:del w:id="4376" w:author="赵翔-深圳" w:date="2024-12-20T21:33:54Z">
              <w:r>
                <w:rPr>
                  <w:rFonts w:hint="default" w:ascii="Times New Roman" w:hAnsi="Times New Roman" w:eastAsia="宋体" w:cs="Times New Roman"/>
                  <w:snapToGrid w:val="0"/>
                  <w:sz w:val="21"/>
                  <w:szCs w:val="21"/>
                  <w:lang w:val="en-US" w:eastAsia="zh-CN"/>
                </w:rPr>
                <w:delText>6</w:delText>
              </w:r>
            </w:del>
            <w:del w:id="4377" w:author="赵翔-深圳" w:date="2024-12-20T21:33:54Z">
              <w:r>
                <w:rPr>
                  <w:rFonts w:hint="default" w:ascii="Times New Roman" w:hAnsi="Times New Roman" w:eastAsia="宋体" w:cs="Times New Roman"/>
                  <w:snapToGrid w:val="0"/>
                  <w:sz w:val="21"/>
                  <w:szCs w:val="21"/>
                </w:rPr>
                <w:delText>处纵</w:delText>
              </w:r>
            </w:del>
            <w:del w:id="4378" w:author="赵翔-深圳" w:date="2024-12-20T21:33:53Z">
              <w:r>
                <w:rPr>
                  <w:rFonts w:hint="default" w:ascii="Times New Roman" w:hAnsi="Times New Roman" w:eastAsia="宋体" w:cs="Times New Roman"/>
                  <w:snapToGrid w:val="0"/>
                  <w:sz w:val="21"/>
                  <w:szCs w:val="21"/>
                </w:rPr>
                <w:delText>向裂缝，长</w:delText>
              </w:r>
            </w:del>
            <w:del w:id="4379" w:author="赵翔-深圳" w:date="2024-12-20T21:33:53Z">
              <w:r>
                <w:rPr>
                  <w:rFonts w:hint="default" w:ascii="Times New Roman" w:hAnsi="Times New Roman" w:eastAsia="宋体" w:cs="Times New Roman"/>
                  <w:snapToGrid w:val="0"/>
                  <w:sz w:val="21"/>
                  <w:szCs w:val="21"/>
                  <w:lang w:val="en-US" w:eastAsia="zh-CN"/>
                </w:rPr>
                <w:delText>为1</w:delText>
              </w:r>
            </w:del>
            <w:del w:id="4380" w:author="赵翔-深圳" w:date="2024-12-20T21:33:52Z">
              <w:r>
                <w:rPr>
                  <w:rFonts w:hint="default" w:ascii="Times New Roman" w:hAnsi="Times New Roman" w:eastAsia="宋体" w:cs="Times New Roman"/>
                  <w:snapToGrid w:val="0"/>
                  <w:sz w:val="21"/>
                  <w:szCs w:val="21"/>
                  <w:lang w:val="en-US" w:eastAsia="zh-CN"/>
                </w:rPr>
                <w:delText>9.55</w:delText>
              </w:r>
            </w:del>
            <w:del w:id="4381" w:author="赵翔-深圳" w:date="2024-12-20T21:33:52Z">
              <w:r>
                <w:rPr>
                  <w:rFonts w:hint="default" w:ascii="Times New Roman" w:hAnsi="Times New Roman" w:eastAsia="宋体" w:cs="Times New Roman"/>
                  <w:snapToGrid w:val="0"/>
                  <w:sz w:val="21"/>
                  <w:szCs w:val="21"/>
                </w:rPr>
                <w:delText>m，宽</w:delText>
              </w:r>
            </w:del>
            <w:del w:id="4382" w:author="赵翔-深圳" w:date="2024-12-20T21:33:51Z">
              <w:r>
                <w:rPr>
                  <w:rFonts w:hint="default" w:ascii="Times New Roman" w:hAnsi="Times New Roman" w:eastAsia="宋体" w:cs="Times New Roman"/>
                  <w:snapToGrid w:val="0"/>
                  <w:sz w:val="21"/>
                  <w:szCs w:val="21"/>
                </w:rPr>
                <w:delText>度为</w:delText>
              </w:r>
            </w:del>
            <w:del w:id="4383" w:author="赵翔-深圳" w:date="2024-12-20T21:33:51Z">
              <w:r>
                <w:rPr>
                  <w:rFonts w:hint="default" w:ascii="Times New Roman" w:hAnsi="Times New Roman" w:eastAsia="宋体" w:cs="Times New Roman"/>
                  <w:snapToGrid w:val="0"/>
                  <w:sz w:val="21"/>
                  <w:szCs w:val="21"/>
                  <w:lang w:val="en-US" w:eastAsia="zh-CN"/>
                </w:rPr>
                <w:delText>0.31~</w:delText>
              </w:r>
            </w:del>
            <w:del w:id="4384" w:author="赵翔-深圳" w:date="2024-12-20T21:33:50Z">
              <w:r>
                <w:rPr>
                  <w:rFonts w:hint="default" w:ascii="Times New Roman" w:hAnsi="Times New Roman" w:eastAsia="宋体" w:cs="Times New Roman"/>
                  <w:snapToGrid w:val="0"/>
                  <w:sz w:val="21"/>
                  <w:szCs w:val="21"/>
                  <w:lang w:val="en-US" w:eastAsia="zh-CN"/>
                </w:rPr>
                <w:delText>0.38</w:delText>
              </w:r>
            </w:del>
            <w:del w:id="4385" w:author="赵翔-深圳" w:date="2024-12-20T21:33:50Z">
              <w:r>
                <w:rPr>
                  <w:rFonts w:hint="default" w:ascii="Times New Roman" w:hAnsi="Times New Roman" w:eastAsia="宋体" w:cs="Times New Roman"/>
                  <w:snapToGrid w:val="0"/>
                  <w:sz w:val="21"/>
                  <w:szCs w:val="21"/>
                </w:rPr>
                <w:delText>mm</w:delText>
              </w:r>
            </w:del>
            <w:del w:id="4386" w:author="赵翔-深圳" w:date="2024-12-20T21:33:50Z">
              <w:r>
                <w:rPr>
                  <w:rFonts w:hint="default" w:ascii="Times New Roman" w:hAnsi="Times New Roman" w:eastAsia="宋体" w:cs="Times New Roman"/>
                  <w:snapToGrid w:val="0"/>
                  <w:sz w:val="21"/>
                  <w:szCs w:val="21"/>
                  <w:lang w:eastAsia="zh-CN"/>
                </w:rPr>
                <w:delText>。</w:delText>
              </w:r>
            </w:del>
            <w:ins w:id="4387" w:author="赵翔-深圳" w:date="2024-12-20T21:33:46Z">
              <w:r>
                <w:rPr>
                  <w:rFonts w:hint="default" w:cs="Times New Roman"/>
                  <w:snapToGrid/>
                  <w:sz w:val="21"/>
                  <w:szCs w:val="21"/>
                  <w:lang w:val="en-US" w:eastAsia="zh-CN"/>
                  <w:rPrChange w:id="4388" w:author="赵翔-深圳" w:date="2024-12-20T21:34:59Z">
                    <w:rPr>
                      <w:rFonts w:hint="default" w:cs="Times New Roman"/>
                      <w:snapToGrid/>
                      <w:sz w:val="24"/>
                      <w:szCs w:val="24"/>
                      <w:lang w:val="en-US" w:eastAsia="zh-CN"/>
                    </w:rPr>
                  </w:rPrChange>
                </w:rPr>
                <w:t>4处纵向裂缝，长为6.88m，宽度为0.21mm~0.</w:t>
              </w:r>
            </w:ins>
            <w:ins w:id="4389" w:author="赵翔-深圳" w:date="2024-12-20T21:33:46Z">
              <w:r>
                <w:rPr>
                  <w:rFonts w:hint="default" w:cs="Times New Roman"/>
                  <w:snapToGrid/>
                  <w:sz w:val="21"/>
                  <w:szCs w:val="21"/>
                  <w:lang w:val="en-US" w:eastAsia="zh-CN"/>
                  <w:rPrChange w:id="4390" w:author="赵翔-深圳" w:date="2024-12-20T21:34:59Z">
                    <w:rPr>
                      <w:rFonts w:hint="eastAsia" w:cs="Times New Roman"/>
                      <w:snapToGrid/>
                      <w:sz w:val="24"/>
                      <w:szCs w:val="24"/>
                      <w:lang w:val="en-US" w:eastAsia="zh-CN"/>
                    </w:rPr>
                  </w:rPrChange>
                </w:rPr>
                <w:t>54</w:t>
              </w:r>
            </w:ins>
            <w:ins w:id="4391" w:author="赵翔-深圳" w:date="2024-12-20T21:33:46Z">
              <w:r>
                <w:rPr>
                  <w:rFonts w:hint="default" w:cs="Times New Roman"/>
                  <w:snapToGrid/>
                  <w:sz w:val="21"/>
                  <w:szCs w:val="21"/>
                  <w:lang w:val="en-US" w:eastAsia="zh-CN"/>
                  <w:rPrChange w:id="4392" w:author="赵翔-深圳" w:date="2024-12-20T21:34:59Z">
                    <w:rPr>
                      <w:rFonts w:hint="default" w:cs="Times New Roman"/>
                      <w:snapToGrid/>
                      <w:sz w:val="24"/>
                      <w:szCs w:val="24"/>
                      <w:lang w:val="en-US" w:eastAsia="zh-CN"/>
                    </w:rPr>
                  </w:rPrChange>
                </w:rPr>
                <w:t>mm。1处环向裂缝，长为1.52m，宽为0.27mm。</w:t>
              </w:r>
            </w:ins>
          </w:p>
          <w:p w14:paraId="59A56507">
            <w:pPr>
              <w:spacing w:line="240" w:lineRule="exact"/>
              <w:jc w:val="both"/>
              <w:rPr>
                <w:rFonts w:hint="default" w:ascii="Times New Roman" w:hAnsi="Times New Roman" w:eastAsia="宋体" w:cs="Times New Roman"/>
                <w:snapToGrid w:val="0"/>
                <w:sz w:val="21"/>
                <w:szCs w:val="21"/>
                <w:lang w:val="en-US" w:eastAsia="zh-CN"/>
              </w:rPr>
            </w:pPr>
          </w:p>
          <w:p w14:paraId="0BD9B6CC">
            <w:pPr>
              <w:spacing w:line="240" w:lineRule="exact"/>
              <w:jc w:val="both"/>
              <w:rPr>
                <w:rFonts w:hint="default" w:ascii="Times New Roman" w:hAnsi="Times New Roman" w:eastAsia="宋体" w:cs="Times New Roman"/>
                <w:snapToGrid w:val="0"/>
                <w:sz w:val="21"/>
                <w:szCs w:val="21"/>
                <w:lang w:val="en-US" w:eastAsia="zh-CN"/>
              </w:rPr>
            </w:pPr>
          </w:p>
          <w:p w14:paraId="2CD33E7F">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227C181E">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9128D48">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053AF9E">
            <w:pPr>
              <w:snapToGrid w:val="0"/>
              <w:jc w:val="center"/>
              <w:rPr>
                <w:rFonts w:hint="default" w:ascii="Times New Roman" w:hAnsi="Times New Roman" w:eastAsia="宋体" w:cs="Times New Roman"/>
                <w:snapToGrid w:val="0"/>
                <w:kern w:val="0"/>
                <w:sz w:val="21"/>
                <w:szCs w:val="21"/>
              </w:rPr>
            </w:pPr>
            <w:ins w:id="4393" w:author="赵翔-深圳" w:date="2024-12-20T21:32:56Z">
              <w:r>
                <w:rPr>
                  <w:rFonts w:hint="default" w:cs="Times New Roman"/>
                  <w:snapToGrid w:val="0"/>
                  <w:kern w:val="0"/>
                  <w:sz w:val="21"/>
                  <w:szCs w:val="21"/>
                  <w:lang w:val="en-US" w:eastAsia="zh-CN"/>
                  <w:rPrChange w:id="4394" w:author="赵翔-深圳" w:date="2024-12-20T21:34:59Z">
                    <w:rPr>
                      <w:rFonts w:hint="eastAsia" w:cs="Times New Roman"/>
                      <w:snapToGrid w:val="0"/>
                      <w:kern w:val="0"/>
                      <w:sz w:val="21"/>
                      <w:szCs w:val="21"/>
                      <w:lang w:val="en-US" w:eastAsia="zh-CN"/>
                    </w:rPr>
                  </w:rPrChange>
                </w:rPr>
                <w:t>/</w:t>
              </w:r>
            </w:ins>
            <w:del w:id="4395" w:author="赵翔-深圳" w:date="2024-12-20T21:32:55Z">
              <w:r>
                <w:rPr>
                  <w:rFonts w:hint="default" w:ascii="Times New Roman" w:hAnsi="Times New Roman" w:eastAsia="宋体" w:cs="Times New Roman"/>
                  <w:snapToGrid w:val="0"/>
                  <w:kern w:val="0"/>
                  <w:sz w:val="21"/>
                  <w:szCs w:val="21"/>
                  <w:lang w:val="en-US" w:eastAsia="zh-CN"/>
                </w:rPr>
                <w:delText>新</w:delText>
              </w:r>
            </w:del>
            <w:del w:id="4396" w:author="赵翔-深圳" w:date="2024-12-20T21:32:54Z">
              <w:r>
                <w:rPr>
                  <w:rFonts w:hint="default" w:ascii="Times New Roman" w:hAnsi="Times New Roman" w:eastAsia="宋体" w:cs="Times New Roman"/>
                  <w:snapToGrid w:val="0"/>
                  <w:kern w:val="0"/>
                  <w:sz w:val="21"/>
                  <w:szCs w:val="21"/>
                  <w:lang w:val="en-US" w:eastAsia="zh-CN"/>
                </w:rPr>
                <w:delText>增</w:delText>
              </w:r>
            </w:del>
            <w:del w:id="4397" w:author="赵翔-深圳" w:date="2024-12-20T21:32:54Z">
              <w:r>
                <w:rPr>
                  <w:rFonts w:hint="default" w:ascii="Times New Roman" w:hAnsi="Times New Roman" w:eastAsia="宋体" w:cs="Times New Roman"/>
                  <w:snapToGrid w:val="0"/>
                  <w:kern w:val="0"/>
                  <w:sz w:val="21"/>
                  <w:szCs w:val="21"/>
                </w:rPr>
                <w:delText>病害</w:delText>
              </w:r>
            </w:del>
          </w:p>
        </w:tc>
      </w:tr>
      <w:tr w14:paraId="70040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86EEBF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1BCC32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1000" w:type="dxa"/>
            <w:shd w:val="clear" w:color="auto" w:fill="auto"/>
            <w:vAlign w:val="center"/>
          </w:tcPr>
          <w:p w14:paraId="4379848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68283DD">
            <w:pPr>
              <w:spacing w:line="240" w:lineRule="exact"/>
              <w:jc w:val="center"/>
              <w:rPr>
                <w:rFonts w:hint="default" w:ascii="Times New Roman" w:hAnsi="Times New Roman" w:eastAsia="宋体" w:cs="Times New Roman"/>
                <w:sz w:val="21"/>
                <w:szCs w:val="21"/>
                <w:lang w:val="en-US" w:eastAsia="zh-CN"/>
              </w:rPr>
            </w:pPr>
            <w:ins w:id="4398" w:author="赵翔-深圳" w:date="2024-12-20T21:31:59Z">
              <w:r>
                <w:rPr>
                  <w:rFonts w:hint="default" w:cs="Times New Roman"/>
                  <w:sz w:val="21"/>
                  <w:szCs w:val="21"/>
                  <w:lang w:val="en-US" w:eastAsia="zh-CN"/>
                  <w:rPrChange w:id="4399" w:author="赵翔-深圳" w:date="2024-12-20T21:34:59Z">
                    <w:rPr>
                      <w:rFonts w:hint="eastAsia" w:cs="Times New Roman"/>
                      <w:sz w:val="21"/>
                      <w:szCs w:val="21"/>
                      <w:lang w:val="en-US" w:eastAsia="zh-CN"/>
                    </w:rPr>
                  </w:rPrChange>
                </w:rPr>
                <w:t>/</w:t>
              </w:r>
            </w:ins>
            <w:del w:id="4400" w:author="赵翔-深圳" w:date="2024-12-20T21:31:58Z">
              <w:r>
                <w:rPr>
                  <w:rFonts w:hint="default" w:ascii="Times New Roman" w:hAnsi="Times New Roman" w:eastAsia="宋体" w:cs="Times New Roman"/>
                  <w:sz w:val="21"/>
                  <w:szCs w:val="21"/>
                  <w:lang w:val="en-US" w:eastAsia="zh-CN"/>
                </w:rPr>
                <w:delText>未发现明显病</w:delText>
              </w:r>
            </w:del>
            <w:del w:id="4401" w:author="赵翔-深圳" w:date="2024-12-20T21:31:57Z">
              <w:r>
                <w:rPr>
                  <w:rFonts w:hint="default" w:ascii="Times New Roman" w:hAnsi="Times New Roman" w:eastAsia="宋体" w:cs="Times New Roman"/>
                  <w:sz w:val="21"/>
                  <w:szCs w:val="21"/>
                  <w:lang w:val="en-US" w:eastAsia="zh-CN"/>
                </w:rPr>
                <w:delText>害。</w:delText>
              </w:r>
            </w:del>
          </w:p>
        </w:tc>
        <w:tc>
          <w:tcPr>
            <w:tcW w:w="2418" w:type="dxa"/>
            <w:shd w:val="clear" w:color="auto" w:fill="auto"/>
            <w:vAlign w:val="center"/>
          </w:tcPr>
          <w:p w14:paraId="10090294">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562523F">
            <w:pPr>
              <w:snapToGrid w:val="0"/>
              <w:jc w:val="center"/>
              <w:rPr>
                <w:rFonts w:hint="default" w:ascii="Times New Roman" w:hAnsi="Times New Roman" w:eastAsia="宋体" w:cs="Times New Roman"/>
                <w:snapToGrid w:val="0"/>
                <w:kern w:val="0"/>
                <w:sz w:val="21"/>
                <w:szCs w:val="21"/>
                <w:lang w:eastAsia="zh-CN"/>
              </w:rPr>
            </w:pPr>
            <w:ins w:id="4402" w:author="赵翔-深圳" w:date="2024-12-20T21:33:00Z">
              <w:r>
                <w:rPr>
                  <w:rFonts w:hint="default" w:cs="Times New Roman"/>
                  <w:sz w:val="21"/>
                  <w:szCs w:val="21"/>
                  <w:lang w:val="en-US" w:eastAsia="zh-CN"/>
                  <w:rPrChange w:id="4403" w:author="赵翔-深圳" w:date="2024-12-20T21:34:59Z">
                    <w:rPr>
                      <w:rFonts w:hint="eastAsia" w:cs="Times New Roman"/>
                      <w:sz w:val="21"/>
                      <w:szCs w:val="21"/>
                      <w:lang w:val="en-US" w:eastAsia="zh-CN"/>
                    </w:rPr>
                  </w:rPrChange>
                </w:rPr>
                <w:t>/</w:t>
              </w:r>
            </w:ins>
            <w:del w:id="4404" w:author="赵翔-深圳" w:date="2024-12-20T21:32:59Z">
              <w:r>
                <w:rPr>
                  <w:rFonts w:hint="default" w:ascii="Times New Roman" w:hAnsi="Times New Roman" w:eastAsia="宋体" w:cs="Times New Roman"/>
                  <w:sz w:val="21"/>
                  <w:szCs w:val="21"/>
                </w:rPr>
                <w:delText>无变化</w:delText>
              </w:r>
            </w:del>
            <w:r>
              <w:rPr>
                <w:rFonts w:hint="default" w:ascii="Times New Roman" w:hAnsi="Times New Roman" w:eastAsia="宋体" w:cs="Times New Roman"/>
                <w:sz w:val="21"/>
                <w:szCs w:val="21"/>
              </w:rPr>
              <w:br w:type="textWrapping"/>
            </w:r>
          </w:p>
        </w:tc>
      </w:tr>
      <w:tr w14:paraId="60948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6D1EF6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0D043920">
            <w:pPr>
              <w:spacing w:line="240" w:lineRule="exact"/>
              <w:jc w:val="center"/>
              <w:rPr>
                <w:rFonts w:hint="default" w:ascii="Times New Roman" w:hAnsi="Times New Roman" w:eastAsia="宋体" w:cs="Times New Roman"/>
                <w:sz w:val="21"/>
                <w:szCs w:val="21"/>
                <w:lang w:val="en-US" w:eastAsia="zh-CN"/>
              </w:rPr>
            </w:pPr>
            <w:ins w:id="4405" w:author="赵翔-深圳" w:date="2024-12-20T21:30:54Z">
              <w:r>
                <w:rPr>
                  <w:rFonts w:hint="default" w:cs="Times New Roman"/>
                  <w:sz w:val="21"/>
                  <w:szCs w:val="21"/>
                  <w:lang w:val="en-US" w:eastAsia="zh-CN"/>
                  <w:rPrChange w:id="4406" w:author="赵翔-深圳" w:date="2024-12-20T21:34:59Z">
                    <w:rPr>
                      <w:rFonts w:hint="eastAsia" w:cs="Times New Roman"/>
                      <w:sz w:val="21"/>
                      <w:szCs w:val="21"/>
                      <w:lang w:val="en-US" w:eastAsia="zh-CN"/>
                    </w:rPr>
                  </w:rPrChange>
                </w:rPr>
                <w:t>/</w:t>
              </w:r>
            </w:ins>
            <w:del w:id="4407" w:author="赵翔-深圳" w:date="2024-12-20T21:30:52Z">
              <w:r>
                <w:rPr>
                  <w:rFonts w:hint="default" w:ascii="Times New Roman" w:hAnsi="Times New Roman" w:eastAsia="宋体" w:cs="Times New Roman"/>
                  <w:sz w:val="21"/>
                  <w:szCs w:val="21"/>
                  <w:lang w:val="en-US" w:eastAsia="zh-CN"/>
                </w:rPr>
                <w:delText>1</w:delText>
              </w:r>
            </w:del>
          </w:p>
        </w:tc>
        <w:tc>
          <w:tcPr>
            <w:tcW w:w="1000" w:type="dxa"/>
            <w:shd w:val="clear" w:color="auto" w:fill="auto"/>
            <w:vAlign w:val="center"/>
          </w:tcPr>
          <w:p w14:paraId="773686E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FD59C0A">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Change w:id="4408" w:author="赵翔-深圳" w:date="2024-12-20T21:32:08Z">
                <w:pPr>
                  <w:keepNext w:val="0"/>
                  <w:keepLines w:val="0"/>
                  <w:pageBreakBefore w:val="0"/>
                  <w:widowControl w:val="0"/>
                  <w:kinsoku/>
                  <w:wordWrap/>
                  <w:overflowPunct/>
                  <w:topLinePunct w:val="0"/>
                  <w:autoSpaceDE/>
                  <w:autoSpaceDN/>
                  <w:bidi w:val="0"/>
                  <w:adjustRightInd/>
                  <w:snapToGrid/>
                  <w:spacing w:line="240" w:lineRule="exact"/>
                  <w:jc w:val="both"/>
                  <w:textAlignment w:val="auto"/>
                </w:pPr>
              </w:pPrChange>
            </w:pPr>
            <w:ins w:id="4409" w:author="赵翔-深圳" w:date="2024-12-20T21:32:06Z">
              <w:r>
                <w:rPr>
                  <w:rFonts w:hint="default" w:cs="Times New Roman"/>
                  <w:sz w:val="21"/>
                  <w:szCs w:val="21"/>
                  <w:lang w:val="en-US" w:eastAsia="zh-CN"/>
                  <w:rPrChange w:id="4410" w:author="赵翔-深圳" w:date="2024-12-20T21:34:59Z">
                    <w:rPr>
                      <w:rFonts w:hint="eastAsia" w:cs="Times New Roman"/>
                      <w:sz w:val="21"/>
                      <w:szCs w:val="21"/>
                      <w:lang w:val="en-US" w:eastAsia="zh-CN"/>
                    </w:rPr>
                  </w:rPrChange>
                </w:rPr>
                <w:t>/</w:t>
              </w:r>
            </w:ins>
            <w:del w:id="4411" w:author="赵翔-深圳" w:date="2024-12-20T21:32:04Z">
              <w:r>
                <w:rPr>
                  <w:rFonts w:hint="default" w:ascii="Times New Roman" w:hAnsi="Times New Roman" w:eastAsia="宋体" w:cs="Times New Roman"/>
                  <w:sz w:val="21"/>
                  <w:szCs w:val="21"/>
                  <w:lang w:val="en-US" w:eastAsia="zh-CN"/>
                </w:rPr>
                <w:delText>检修道盖板</w:delText>
              </w:r>
            </w:del>
            <w:del w:id="4412" w:author="赵翔-深圳" w:date="2024-12-20T21:32:03Z">
              <w:r>
                <w:rPr>
                  <w:rFonts w:hint="default" w:ascii="Times New Roman" w:hAnsi="Times New Roman" w:eastAsia="宋体" w:cs="Times New Roman"/>
                  <w:sz w:val="21"/>
                  <w:szCs w:val="21"/>
                  <w:lang w:val="en-US" w:eastAsia="zh-CN"/>
                </w:rPr>
                <w:delText>有17处缺失，面</w:delText>
              </w:r>
            </w:del>
            <w:del w:id="4413" w:author="赵翔-深圳" w:date="2024-12-20T21:32:02Z">
              <w:r>
                <w:rPr>
                  <w:rFonts w:hint="default" w:ascii="Times New Roman" w:hAnsi="Times New Roman" w:eastAsia="宋体" w:cs="Times New Roman"/>
                  <w:sz w:val="21"/>
                  <w:szCs w:val="21"/>
                  <w:lang w:val="en-US" w:eastAsia="zh-CN"/>
                </w:rPr>
                <w:delText>积为2.81</w:delText>
              </w:r>
            </w:del>
            <w:del w:id="4414" w:author="赵翔-深圳" w:date="2024-12-20T21:32:02Z">
              <w:r>
                <w:rPr>
                  <w:rFonts w:hint="default" w:ascii="Times New Roman" w:hAnsi="Times New Roman" w:eastAsia="宋体" w:cs="Times New Roman"/>
                  <w:sz w:val="21"/>
                  <w:szCs w:val="21"/>
                </w:rPr>
                <w:delText>m</w:delText>
              </w:r>
            </w:del>
            <w:del w:id="4415" w:author="赵翔-深圳" w:date="2024-12-20T21:32:01Z">
              <w:r>
                <w:rPr>
                  <w:rFonts w:hint="default" w:ascii="Times New Roman" w:hAnsi="Times New Roman" w:eastAsia="宋体" w:cs="Times New Roman"/>
                  <w:sz w:val="21"/>
                  <w:szCs w:val="21"/>
                  <w:lang w:val="en-US" w:eastAsia="zh-CN"/>
                </w:rPr>
                <w:delText>²。</w:delText>
              </w:r>
            </w:del>
          </w:p>
        </w:tc>
        <w:tc>
          <w:tcPr>
            <w:tcW w:w="2418" w:type="dxa"/>
            <w:shd w:val="clear" w:color="auto" w:fill="auto"/>
            <w:vAlign w:val="center"/>
          </w:tcPr>
          <w:p w14:paraId="017E7D3F">
            <w:pPr>
              <w:spacing w:line="360" w:lineRule="auto"/>
              <w:rPr>
                <w:rFonts w:hint="default" w:ascii="Times New Roman" w:hAnsi="Times New Roman" w:eastAsia="宋体" w:cs="Times New Roman"/>
                <w:sz w:val="21"/>
                <w:szCs w:val="21"/>
                <w:lang w:val="en-US" w:eastAsia="zh-CN"/>
              </w:rPr>
            </w:pPr>
          </w:p>
          <w:p w14:paraId="094D9AF2">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57E679D8">
            <w:pPr>
              <w:spacing w:line="360" w:lineRule="auto"/>
              <w:rPr>
                <w:rFonts w:hint="default" w:ascii="Times New Roman" w:hAnsi="Times New Roman" w:eastAsia="宋体" w:cs="Times New Roman"/>
                <w:sz w:val="21"/>
                <w:szCs w:val="21"/>
                <w:lang w:val="en-US" w:eastAsia="zh-CN"/>
              </w:rPr>
            </w:pPr>
          </w:p>
          <w:p w14:paraId="635C5E3F">
            <w:pPr>
              <w:pStyle w:val="17"/>
              <w:rPr>
                <w:rFonts w:hint="default" w:ascii="Times New Roman" w:hAnsi="Times New Roman" w:eastAsia="宋体" w:cs="Times New Roman"/>
                <w:sz w:val="21"/>
                <w:szCs w:val="21"/>
              </w:rPr>
            </w:pPr>
          </w:p>
        </w:tc>
        <w:tc>
          <w:tcPr>
            <w:tcW w:w="1440" w:type="dxa"/>
            <w:shd w:val="clear" w:color="auto" w:fill="auto"/>
            <w:vAlign w:val="center"/>
          </w:tcPr>
          <w:p w14:paraId="59B863A8">
            <w:pPr>
              <w:snapToGrid w:val="0"/>
              <w:jc w:val="center"/>
              <w:rPr>
                <w:rFonts w:hint="default" w:ascii="Times New Roman" w:hAnsi="Times New Roman" w:eastAsia="宋体" w:cs="Times New Roman"/>
                <w:snapToGrid w:val="0"/>
                <w:kern w:val="0"/>
                <w:sz w:val="21"/>
                <w:szCs w:val="21"/>
                <w:lang w:val="en-US" w:eastAsia="zh-CN"/>
              </w:rPr>
            </w:pPr>
            <w:ins w:id="4416" w:author="赵翔-深圳" w:date="2024-12-20T21:33:03Z">
              <w:r>
                <w:rPr>
                  <w:rFonts w:hint="default" w:cs="Times New Roman"/>
                  <w:snapToGrid w:val="0"/>
                  <w:kern w:val="0"/>
                  <w:sz w:val="21"/>
                  <w:szCs w:val="21"/>
                  <w:lang w:val="en-US" w:eastAsia="zh-CN"/>
                  <w:rPrChange w:id="4417" w:author="赵翔-深圳" w:date="2024-12-20T21:34:59Z">
                    <w:rPr>
                      <w:rFonts w:hint="eastAsia" w:cs="Times New Roman"/>
                      <w:snapToGrid w:val="0"/>
                      <w:kern w:val="0"/>
                      <w:sz w:val="21"/>
                      <w:szCs w:val="21"/>
                      <w:lang w:val="en-US" w:eastAsia="zh-CN"/>
                    </w:rPr>
                  </w:rPrChange>
                </w:rPr>
                <w:t>/</w:t>
              </w:r>
            </w:ins>
            <w:del w:id="4418" w:author="赵翔-深圳" w:date="2024-12-20T21:33:02Z">
              <w:r>
                <w:rPr>
                  <w:rFonts w:hint="default" w:ascii="Times New Roman" w:hAnsi="Times New Roman" w:eastAsia="宋体" w:cs="Times New Roman"/>
                  <w:snapToGrid w:val="0"/>
                  <w:kern w:val="0"/>
                  <w:sz w:val="21"/>
                  <w:szCs w:val="21"/>
                  <w:lang w:val="en-US" w:eastAsia="zh-CN"/>
                </w:rPr>
                <w:delText>病害减少</w:delText>
              </w:r>
            </w:del>
          </w:p>
        </w:tc>
      </w:tr>
      <w:tr w14:paraId="76C9C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F02EA8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0F6B23E9">
            <w:pPr>
              <w:spacing w:line="240" w:lineRule="exact"/>
              <w:jc w:val="center"/>
              <w:rPr>
                <w:rFonts w:hint="default" w:ascii="Times New Roman" w:hAnsi="Times New Roman" w:eastAsia="宋体" w:cs="Times New Roman"/>
                <w:sz w:val="21"/>
                <w:szCs w:val="21"/>
                <w:lang w:val="en-US" w:eastAsia="zh-CN"/>
              </w:rPr>
            </w:pPr>
            <w:ins w:id="4419" w:author="赵翔-深圳" w:date="2024-12-20T21:30:58Z">
              <w:r>
                <w:rPr>
                  <w:rFonts w:hint="default" w:cs="Times New Roman"/>
                  <w:sz w:val="21"/>
                  <w:szCs w:val="21"/>
                  <w:lang w:val="en-US" w:eastAsia="zh-CN"/>
                  <w:rPrChange w:id="4420" w:author="赵翔-深圳" w:date="2024-12-20T21:34:59Z">
                    <w:rPr>
                      <w:rFonts w:hint="eastAsia" w:cs="Times New Roman"/>
                      <w:sz w:val="21"/>
                      <w:szCs w:val="21"/>
                      <w:lang w:val="en-US" w:eastAsia="zh-CN"/>
                    </w:rPr>
                  </w:rPrChange>
                </w:rPr>
                <w:t>/</w:t>
              </w:r>
            </w:ins>
            <w:del w:id="4421" w:author="赵翔-深圳" w:date="2024-12-20T21:30:57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6E739F9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576F3D2D">
            <w:pPr>
              <w:spacing w:line="240" w:lineRule="exact"/>
              <w:jc w:val="center"/>
              <w:rPr>
                <w:rFonts w:hint="default" w:ascii="Times New Roman" w:hAnsi="Times New Roman" w:eastAsia="宋体" w:cs="Times New Roman"/>
                <w:sz w:val="21"/>
                <w:szCs w:val="21"/>
                <w:lang w:val="en-US" w:eastAsia="zh-CN"/>
              </w:rPr>
            </w:pPr>
            <w:ins w:id="4422" w:author="赵翔-深圳" w:date="2024-12-20T21:32:12Z">
              <w:r>
                <w:rPr>
                  <w:rFonts w:hint="default" w:cs="Times New Roman"/>
                  <w:sz w:val="21"/>
                  <w:szCs w:val="21"/>
                  <w:lang w:val="en-US" w:eastAsia="zh-CN"/>
                  <w:rPrChange w:id="4423" w:author="赵翔-深圳" w:date="2024-12-20T21:34:59Z">
                    <w:rPr>
                      <w:rFonts w:hint="eastAsia" w:cs="Times New Roman"/>
                      <w:sz w:val="21"/>
                      <w:szCs w:val="21"/>
                      <w:lang w:val="en-US" w:eastAsia="zh-CN"/>
                    </w:rPr>
                  </w:rPrChange>
                </w:rPr>
                <w:t>/</w:t>
              </w:r>
            </w:ins>
            <w:del w:id="4424" w:author="赵翔-深圳" w:date="2024-12-20T21:32:11Z">
              <w:r>
                <w:rPr>
                  <w:rFonts w:hint="default" w:ascii="Times New Roman" w:hAnsi="Times New Roman" w:eastAsia="宋体" w:cs="Times New Roman"/>
                  <w:sz w:val="21"/>
                  <w:szCs w:val="21"/>
                  <w:lang w:val="en-US" w:eastAsia="zh-CN"/>
                </w:rPr>
                <w:delText>未发现明显病</w:delText>
              </w:r>
            </w:del>
            <w:del w:id="4425" w:author="赵翔-深圳" w:date="2024-12-20T21:32:10Z">
              <w:r>
                <w:rPr>
                  <w:rFonts w:hint="default" w:ascii="Times New Roman" w:hAnsi="Times New Roman" w:eastAsia="宋体" w:cs="Times New Roman"/>
                  <w:sz w:val="21"/>
                  <w:szCs w:val="21"/>
                  <w:lang w:val="en-US" w:eastAsia="zh-CN"/>
                </w:rPr>
                <w:delText>害。</w:delText>
              </w:r>
            </w:del>
          </w:p>
        </w:tc>
        <w:tc>
          <w:tcPr>
            <w:tcW w:w="2418" w:type="dxa"/>
            <w:shd w:val="clear" w:color="auto" w:fill="auto"/>
            <w:vAlign w:val="center"/>
          </w:tcPr>
          <w:p w14:paraId="05DCB52B">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671A6EE">
            <w:pPr>
              <w:snapToGrid w:val="0"/>
              <w:jc w:val="center"/>
              <w:rPr>
                <w:rFonts w:hint="default" w:ascii="Times New Roman" w:hAnsi="Times New Roman" w:eastAsia="宋体" w:cs="Times New Roman"/>
                <w:snapToGrid w:val="0"/>
                <w:kern w:val="0"/>
                <w:sz w:val="21"/>
                <w:szCs w:val="21"/>
                <w:lang w:val="en-US" w:eastAsia="zh-CN"/>
              </w:rPr>
            </w:pPr>
            <w:ins w:id="4426" w:author="赵翔-深圳" w:date="2024-12-20T21:33:06Z">
              <w:r>
                <w:rPr>
                  <w:rFonts w:hint="default" w:cs="Times New Roman"/>
                  <w:snapToGrid w:val="0"/>
                  <w:kern w:val="0"/>
                  <w:sz w:val="21"/>
                  <w:szCs w:val="21"/>
                  <w:lang w:val="en-US" w:eastAsia="zh-CN"/>
                  <w:rPrChange w:id="4427" w:author="赵翔-深圳" w:date="2024-12-20T21:34:59Z">
                    <w:rPr>
                      <w:rFonts w:hint="eastAsia" w:cs="Times New Roman"/>
                      <w:snapToGrid w:val="0"/>
                      <w:kern w:val="0"/>
                      <w:sz w:val="21"/>
                      <w:szCs w:val="21"/>
                      <w:lang w:val="en-US" w:eastAsia="zh-CN"/>
                    </w:rPr>
                  </w:rPrChange>
                </w:rPr>
                <w:t>/</w:t>
              </w:r>
            </w:ins>
            <w:del w:id="4428" w:author="赵翔-深圳" w:date="2024-12-20T21:33:05Z">
              <w:r>
                <w:rPr>
                  <w:rFonts w:hint="default" w:ascii="Times New Roman" w:hAnsi="Times New Roman" w:eastAsia="宋体" w:cs="Times New Roman"/>
                  <w:snapToGrid w:val="0"/>
                  <w:kern w:val="0"/>
                  <w:sz w:val="21"/>
                  <w:szCs w:val="21"/>
                  <w:lang w:val="en-US" w:eastAsia="zh-CN"/>
                </w:rPr>
                <w:delText>无变化</w:delText>
              </w:r>
            </w:del>
          </w:p>
        </w:tc>
      </w:tr>
      <w:tr w14:paraId="67032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60F3D6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1F051243">
            <w:pPr>
              <w:spacing w:line="240" w:lineRule="exact"/>
              <w:jc w:val="center"/>
              <w:rPr>
                <w:rFonts w:hint="default" w:ascii="Times New Roman" w:hAnsi="Times New Roman" w:eastAsia="宋体" w:cs="Times New Roman"/>
                <w:sz w:val="21"/>
                <w:szCs w:val="21"/>
              </w:rPr>
            </w:pPr>
            <w:ins w:id="4429" w:author="赵翔-深圳" w:date="2024-12-20T21:31:00Z">
              <w:r>
                <w:rPr>
                  <w:rFonts w:hint="default" w:cs="Times New Roman"/>
                  <w:sz w:val="21"/>
                  <w:szCs w:val="21"/>
                  <w:lang w:val="en-US" w:eastAsia="zh-CN"/>
                  <w:rPrChange w:id="4430" w:author="赵翔-深圳" w:date="2024-12-20T21:34:59Z">
                    <w:rPr>
                      <w:rFonts w:hint="eastAsia" w:cs="Times New Roman"/>
                      <w:sz w:val="21"/>
                      <w:szCs w:val="21"/>
                      <w:lang w:val="en-US" w:eastAsia="zh-CN"/>
                    </w:rPr>
                  </w:rPrChange>
                </w:rPr>
                <w:t>/</w:t>
              </w:r>
            </w:ins>
            <w:del w:id="4431" w:author="赵翔-深圳" w:date="2024-12-20T21:31:00Z">
              <w:r>
                <w:rPr>
                  <w:rFonts w:hint="default" w:ascii="Times New Roman" w:hAnsi="Times New Roman" w:eastAsia="宋体" w:cs="Times New Roman"/>
                  <w:sz w:val="21"/>
                  <w:szCs w:val="21"/>
                </w:rPr>
                <w:delText>0</w:delText>
              </w:r>
            </w:del>
          </w:p>
        </w:tc>
        <w:tc>
          <w:tcPr>
            <w:tcW w:w="1000" w:type="dxa"/>
            <w:shd w:val="clear" w:color="auto" w:fill="auto"/>
            <w:vAlign w:val="center"/>
          </w:tcPr>
          <w:p w14:paraId="52D8C11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9B92689">
            <w:pPr>
              <w:spacing w:line="240" w:lineRule="exact"/>
              <w:jc w:val="center"/>
              <w:rPr>
                <w:rFonts w:hint="default" w:ascii="Times New Roman" w:hAnsi="Times New Roman" w:eastAsia="宋体" w:cs="Times New Roman"/>
                <w:sz w:val="21"/>
                <w:szCs w:val="21"/>
              </w:rPr>
            </w:pPr>
            <w:ins w:id="4432" w:author="赵翔-深圳" w:date="2024-12-20T21:32:15Z">
              <w:r>
                <w:rPr>
                  <w:rFonts w:hint="default" w:cs="Times New Roman"/>
                  <w:sz w:val="21"/>
                  <w:szCs w:val="21"/>
                  <w:lang w:val="en-US" w:eastAsia="zh-CN"/>
                  <w:rPrChange w:id="4433" w:author="赵翔-深圳" w:date="2024-12-20T21:34:59Z">
                    <w:rPr>
                      <w:rFonts w:hint="eastAsia" w:cs="Times New Roman"/>
                      <w:sz w:val="21"/>
                      <w:szCs w:val="21"/>
                      <w:lang w:val="en-US" w:eastAsia="zh-CN"/>
                    </w:rPr>
                  </w:rPrChange>
                </w:rPr>
                <w:t>/</w:t>
              </w:r>
            </w:ins>
            <w:del w:id="4434" w:author="赵翔-深圳" w:date="2024-12-20T21:32:15Z">
              <w:r>
                <w:rPr>
                  <w:rFonts w:hint="default" w:ascii="Times New Roman" w:hAnsi="Times New Roman" w:eastAsia="宋体" w:cs="Times New Roman"/>
                  <w:sz w:val="21"/>
                  <w:szCs w:val="21"/>
                </w:rPr>
                <w:delText>未发现</w:delText>
              </w:r>
            </w:del>
            <w:del w:id="4435" w:author="赵翔-深圳" w:date="2024-12-20T21:32:14Z">
              <w:r>
                <w:rPr>
                  <w:rFonts w:hint="default" w:ascii="Times New Roman" w:hAnsi="Times New Roman" w:eastAsia="宋体" w:cs="Times New Roman"/>
                  <w:sz w:val="21"/>
                  <w:szCs w:val="21"/>
                </w:rPr>
                <w:delText>明显病害。</w:delText>
              </w:r>
            </w:del>
          </w:p>
        </w:tc>
        <w:tc>
          <w:tcPr>
            <w:tcW w:w="2418" w:type="dxa"/>
            <w:shd w:val="clear" w:color="auto" w:fill="auto"/>
            <w:vAlign w:val="center"/>
          </w:tcPr>
          <w:p w14:paraId="12C9FEBA">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571ED67E">
            <w:pPr>
              <w:snapToGrid w:val="0"/>
              <w:jc w:val="center"/>
              <w:rPr>
                <w:rFonts w:hint="default" w:ascii="Times New Roman" w:hAnsi="Times New Roman" w:eastAsia="宋体" w:cs="Times New Roman"/>
                <w:snapToGrid w:val="0"/>
                <w:kern w:val="0"/>
                <w:sz w:val="21"/>
                <w:szCs w:val="21"/>
              </w:rPr>
            </w:pPr>
            <w:ins w:id="4436" w:author="赵翔-深圳" w:date="2024-12-20T21:33:09Z">
              <w:r>
                <w:rPr>
                  <w:rFonts w:hint="default" w:cs="Times New Roman"/>
                  <w:snapToGrid w:val="0"/>
                  <w:kern w:val="0"/>
                  <w:sz w:val="21"/>
                  <w:szCs w:val="21"/>
                  <w:lang w:val="en-US" w:eastAsia="zh-CN"/>
                  <w:rPrChange w:id="4437" w:author="赵翔-深圳" w:date="2024-12-20T21:34:59Z">
                    <w:rPr>
                      <w:rFonts w:hint="eastAsia" w:cs="Times New Roman"/>
                      <w:snapToGrid w:val="0"/>
                      <w:kern w:val="0"/>
                      <w:sz w:val="21"/>
                      <w:szCs w:val="21"/>
                      <w:lang w:val="en-US" w:eastAsia="zh-CN"/>
                    </w:rPr>
                  </w:rPrChange>
                </w:rPr>
                <w:t>/</w:t>
              </w:r>
            </w:ins>
            <w:del w:id="4438" w:author="赵翔-深圳" w:date="2024-12-20T21:33:08Z">
              <w:r>
                <w:rPr>
                  <w:rFonts w:hint="default" w:ascii="Times New Roman" w:hAnsi="Times New Roman" w:eastAsia="宋体" w:cs="Times New Roman"/>
                  <w:snapToGrid w:val="0"/>
                  <w:kern w:val="0"/>
                  <w:sz w:val="21"/>
                  <w:szCs w:val="21"/>
                </w:rPr>
                <w:delText>无变化</w:delText>
              </w:r>
            </w:del>
          </w:p>
        </w:tc>
      </w:tr>
      <w:tr w14:paraId="2B652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6E6AF0E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66826559">
            <w:pPr>
              <w:spacing w:line="240" w:lineRule="exact"/>
              <w:jc w:val="center"/>
              <w:rPr>
                <w:rFonts w:hint="default" w:ascii="Times New Roman" w:hAnsi="Times New Roman" w:eastAsia="宋体" w:cs="Times New Roman"/>
                <w:sz w:val="21"/>
                <w:szCs w:val="21"/>
                <w:lang w:val="en-US" w:eastAsia="zh-CN"/>
              </w:rPr>
            </w:pPr>
            <w:ins w:id="4439" w:author="赵翔-深圳" w:date="2024-12-20T21:31:03Z">
              <w:r>
                <w:rPr>
                  <w:rFonts w:hint="default" w:cs="Times New Roman"/>
                  <w:sz w:val="21"/>
                  <w:szCs w:val="21"/>
                  <w:lang w:val="en-US" w:eastAsia="zh-CN"/>
                  <w:rPrChange w:id="4440" w:author="赵翔-深圳" w:date="2024-12-20T21:34:59Z">
                    <w:rPr>
                      <w:rFonts w:hint="eastAsia" w:cs="Times New Roman"/>
                      <w:sz w:val="21"/>
                      <w:szCs w:val="21"/>
                      <w:lang w:val="en-US" w:eastAsia="zh-CN"/>
                    </w:rPr>
                  </w:rPrChange>
                </w:rPr>
                <w:t>/</w:t>
              </w:r>
            </w:ins>
            <w:del w:id="4441" w:author="赵翔-深圳" w:date="2024-12-20T21:31:02Z">
              <w:r>
                <w:rPr>
                  <w:rFonts w:hint="default" w:ascii="Times New Roman" w:hAnsi="Times New Roman" w:eastAsia="宋体" w:cs="Times New Roman"/>
                  <w:sz w:val="21"/>
                  <w:szCs w:val="21"/>
                  <w:lang w:val="en-US" w:eastAsia="zh-CN"/>
                </w:rPr>
                <w:delText>1</w:delText>
              </w:r>
            </w:del>
          </w:p>
        </w:tc>
        <w:tc>
          <w:tcPr>
            <w:tcW w:w="1000" w:type="dxa"/>
            <w:shd w:val="clear" w:color="auto" w:fill="auto"/>
            <w:vAlign w:val="center"/>
          </w:tcPr>
          <w:p w14:paraId="3C01B00F">
            <w:pPr>
              <w:jc w:val="center"/>
              <w:rPr>
                <w:rFonts w:hint="default" w:ascii="Times New Roman" w:hAnsi="Times New Roman" w:eastAsia="宋体" w:cs="Times New Roman"/>
                <w:sz w:val="21"/>
                <w:szCs w:val="21"/>
              </w:rPr>
            </w:pPr>
            <w:ins w:id="4442" w:author="赵翔-深圳" w:date="2024-12-20T21:34:43Z">
              <w:r>
                <w:rPr>
                  <w:rFonts w:hint="default" w:cs="Times New Roman"/>
                  <w:sz w:val="21"/>
                  <w:szCs w:val="21"/>
                  <w:lang w:val="en-US" w:eastAsia="zh-CN"/>
                  <w:rPrChange w:id="4443" w:author="赵翔-深圳" w:date="2024-12-20T21:34:59Z">
                    <w:rPr>
                      <w:rFonts w:hint="eastAsia" w:cs="Times New Roman"/>
                      <w:sz w:val="21"/>
                      <w:szCs w:val="21"/>
                      <w:lang w:val="en-US" w:eastAsia="zh-CN"/>
                    </w:rPr>
                  </w:rPrChange>
                </w:rPr>
                <w:t>1</w:t>
              </w:r>
            </w:ins>
            <w:del w:id="4444" w:author="赵翔-深圳" w:date="2024-12-20T21:34:42Z">
              <w:r>
                <w:rPr>
                  <w:rFonts w:hint="default" w:ascii="Times New Roman" w:hAnsi="Times New Roman" w:eastAsia="宋体" w:cs="Times New Roman"/>
                  <w:sz w:val="21"/>
                  <w:szCs w:val="21"/>
                </w:rPr>
                <w:delText>0</w:delText>
              </w:r>
            </w:del>
          </w:p>
        </w:tc>
        <w:tc>
          <w:tcPr>
            <w:tcW w:w="2259" w:type="dxa"/>
            <w:shd w:val="clear" w:color="auto" w:fill="auto"/>
            <w:vAlign w:val="center"/>
          </w:tcPr>
          <w:p w14:paraId="29399467">
            <w:pPr>
              <w:spacing w:line="240" w:lineRule="exact"/>
              <w:jc w:val="center"/>
              <w:rPr>
                <w:rFonts w:hint="default" w:ascii="Times New Roman" w:hAnsi="Times New Roman" w:eastAsia="宋体" w:cs="Times New Roman"/>
                <w:sz w:val="21"/>
                <w:szCs w:val="21"/>
                <w:lang w:val="en-US" w:eastAsia="zh-CN"/>
              </w:rPr>
            </w:pPr>
            <w:ins w:id="4445" w:author="赵翔-深圳" w:date="2024-12-20T21:32:20Z">
              <w:r>
                <w:rPr>
                  <w:rFonts w:hint="default" w:cs="Times New Roman"/>
                  <w:sz w:val="21"/>
                  <w:szCs w:val="21"/>
                  <w:lang w:val="en-US" w:eastAsia="zh-CN"/>
                  <w:rPrChange w:id="4446" w:author="赵翔-深圳" w:date="2024-12-20T21:34:59Z">
                    <w:rPr>
                      <w:rFonts w:hint="eastAsia" w:cs="Times New Roman"/>
                      <w:sz w:val="21"/>
                      <w:szCs w:val="21"/>
                      <w:lang w:val="en-US" w:eastAsia="zh-CN"/>
                    </w:rPr>
                  </w:rPrChange>
                </w:rPr>
                <w:t>/</w:t>
              </w:r>
            </w:ins>
            <w:del w:id="4447" w:author="赵翔-深圳" w:date="2024-12-20T21:32:20Z">
              <w:r>
                <w:rPr>
                  <w:rFonts w:hint="default" w:ascii="Times New Roman" w:hAnsi="Times New Roman" w:eastAsia="宋体" w:cs="Times New Roman"/>
                  <w:sz w:val="21"/>
                  <w:szCs w:val="21"/>
                  <w:lang w:val="en-US" w:eastAsia="zh-CN"/>
                </w:rPr>
                <w:delText>2</w:delText>
              </w:r>
            </w:del>
            <w:del w:id="4448" w:author="赵翔-深圳" w:date="2024-12-20T21:32:19Z">
              <w:r>
                <w:rPr>
                  <w:rFonts w:hint="default" w:ascii="Times New Roman" w:hAnsi="Times New Roman" w:eastAsia="宋体" w:cs="Times New Roman"/>
                  <w:sz w:val="21"/>
                  <w:szCs w:val="21"/>
                  <w:lang w:val="en-US" w:eastAsia="zh-CN"/>
                </w:rPr>
                <w:delText>处防火涂</w:delText>
              </w:r>
            </w:del>
            <w:del w:id="4449" w:author="赵翔-深圳" w:date="2024-12-20T21:32:18Z">
              <w:r>
                <w:rPr>
                  <w:rFonts w:hint="default" w:ascii="Times New Roman" w:hAnsi="Times New Roman" w:eastAsia="宋体" w:cs="Times New Roman"/>
                  <w:sz w:val="21"/>
                  <w:szCs w:val="21"/>
                  <w:lang w:val="en-US" w:eastAsia="zh-CN"/>
                </w:rPr>
                <w:delText>料破损剥落、开</w:delText>
              </w:r>
            </w:del>
            <w:del w:id="4450" w:author="赵翔-深圳" w:date="2024-12-20T21:32:17Z">
              <w:r>
                <w:rPr>
                  <w:rFonts w:hint="default" w:ascii="Times New Roman" w:hAnsi="Times New Roman" w:eastAsia="宋体" w:cs="Times New Roman"/>
                  <w:sz w:val="21"/>
                  <w:szCs w:val="21"/>
                  <w:lang w:val="en-US" w:eastAsia="zh-CN"/>
                </w:rPr>
                <w:delText>裂。</w:delText>
              </w:r>
            </w:del>
          </w:p>
        </w:tc>
        <w:tc>
          <w:tcPr>
            <w:tcW w:w="2418" w:type="dxa"/>
            <w:shd w:val="clear" w:color="auto" w:fill="auto"/>
            <w:vAlign w:val="center"/>
          </w:tcPr>
          <w:p w14:paraId="58EFD1CF">
            <w:pPr>
              <w:spacing w:line="360" w:lineRule="auto"/>
              <w:ind w:firstLine="0" w:firstLineChars="0"/>
              <w:jc w:val="left"/>
              <w:rPr>
                <w:ins w:id="4452" w:author="赵翔-深圳" w:date="2024-12-20T21:34:21Z"/>
                <w:rFonts w:hint="default" w:eastAsia="宋体"/>
                <w:b/>
                <w:sz w:val="21"/>
                <w:szCs w:val="21"/>
                <w:rPrChange w:id="4453" w:author="赵翔-深圳" w:date="2024-12-20T21:34:59Z">
                  <w:rPr>
                    <w:ins w:id="4454" w:author="赵翔-深圳" w:date="2024-12-20T21:34:21Z"/>
                    <w:rFonts w:eastAsia="黑体"/>
                    <w:b/>
                    <w:sz w:val="24"/>
                    <w:szCs w:val="24"/>
                  </w:rPr>
                </w:rPrChange>
              </w:rPr>
              <w:pPrChange w:id="4451" w:author="赵翔-深圳" w:date="2024-12-20T21:34:27Z">
                <w:pPr>
                  <w:spacing w:line="360" w:lineRule="auto"/>
                  <w:ind w:firstLine="424" w:firstLineChars="200"/>
                  <w:jc w:val="left"/>
                </w:pPr>
              </w:pPrChange>
            </w:pPr>
            <w:del w:id="4455" w:author="赵翔-深圳" w:date="2024-12-20T21:34:27Z">
              <w:r>
                <w:rPr>
                  <w:rFonts w:hint="default" w:ascii="Times New Roman" w:hAnsi="Times New Roman" w:eastAsia="宋体" w:cs="Times New Roman"/>
                  <w:snapToGrid w:val="0"/>
                  <w:sz w:val="21"/>
                  <w:szCs w:val="21"/>
                  <w:lang w:val="en-US" w:eastAsia="zh-CN"/>
                </w:rPr>
                <w:delText>3处</w:delText>
              </w:r>
            </w:del>
            <w:del w:id="4456" w:author="赵翔-深圳" w:date="2024-12-20T21:34:26Z">
              <w:r>
                <w:rPr>
                  <w:rFonts w:hint="default" w:ascii="Times New Roman" w:hAnsi="Times New Roman" w:eastAsia="宋体" w:cs="Times New Roman"/>
                  <w:snapToGrid w:val="0"/>
                  <w:sz w:val="21"/>
                  <w:szCs w:val="21"/>
                  <w:lang w:val="en-US" w:eastAsia="zh-CN"/>
                </w:rPr>
                <w:delText>防火涂料剥落</w:delText>
              </w:r>
            </w:del>
            <w:del w:id="4457" w:author="赵翔-深圳" w:date="2024-12-20T21:34:25Z">
              <w:r>
                <w:rPr>
                  <w:rFonts w:hint="default" w:ascii="Times New Roman" w:hAnsi="Times New Roman" w:eastAsia="宋体" w:cs="Times New Roman"/>
                  <w:snapToGrid w:val="0"/>
                  <w:sz w:val="21"/>
                  <w:szCs w:val="21"/>
                  <w:lang w:val="en-US" w:eastAsia="zh-CN"/>
                </w:rPr>
                <w:delText>，面积3.28</w:delText>
              </w:r>
            </w:del>
            <w:del w:id="4458" w:author="赵翔-深圳" w:date="2024-12-20T21:34:25Z">
              <w:r>
                <w:rPr>
                  <w:rFonts w:hint="default" w:ascii="Times New Roman" w:hAnsi="Times New Roman" w:eastAsia="宋体" w:cs="Times New Roman"/>
                  <w:sz w:val="21"/>
                  <w:szCs w:val="21"/>
                </w:rPr>
                <w:delText>m</w:delText>
              </w:r>
            </w:del>
            <w:del w:id="4459" w:author="赵翔-深圳" w:date="2024-12-20T21:34:24Z">
              <w:r>
                <w:rPr>
                  <w:rFonts w:hint="default" w:ascii="Times New Roman" w:hAnsi="Times New Roman" w:eastAsia="宋体" w:cs="Times New Roman"/>
                  <w:sz w:val="21"/>
                  <w:szCs w:val="21"/>
                  <w:lang w:val="en-US" w:eastAsia="zh-CN"/>
                </w:rPr>
                <w:delText>²。</w:delText>
              </w:r>
            </w:del>
            <w:ins w:id="4460" w:author="赵翔-深圳" w:date="2024-12-20T21:34:21Z">
              <w:r>
                <w:rPr>
                  <w:rFonts w:hint="default" w:cs="Times New Roman"/>
                  <w:snapToGrid w:val="0"/>
                  <w:sz w:val="21"/>
                  <w:szCs w:val="21"/>
                  <w:lang w:val="en-US" w:eastAsia="zh-CN"/>
                  <w:rPrChange w:id="4461" w:author="赵翔-深圳" w:date="2024-12-20T21:34:59Z">
                    <w:rPr>
                      <w:rFonts w:hint="eastAsia" w:cs="Times New Roman"/>
                      <w:snapToGrid w:val="0"/>
                      <w:sz w:val="24"/>
                      <w:szCs w:val="24"/>
                      <w:lang w:val="en-US" w:eastAsia="zh-CN"/>
                    </w:rPr>
                  </w:rPrChange>
                </w:rPr>
                <w:t>1</w:t>
              </w:r>
            </w:ins>
            <w:ins w:id="4462" w:author="赵翔-深圳" w:date="2024-12-20T21:34:36Z">
              <w:r>
                <w:rPr>
                  <w:rFonts w:hint="default" w:cs="Times New Roman"/>
                  <w:snapToGrid w:val="0"/>
                  <w:sz w:val="21"/>
                  <w:szCs w:val="21"/>
                  <w:lang w:val="en-US" w:eastAsia="zh-CN"/>
                  <w:rPrChange w:id="4463" w:author="赵翔-深圳" w:date="2024-12-20T21:34:59Z">
                    <w:rPr>
                      <w:rFonts w:hint="eastAsia" w:cs="Times New Roman"/>
                      <w:snapToGrid w:val="0"/>
                      <w:sz w:val="24"/>
                      <w:szCs w:val="24"/>
                      <w:lang w:val="en-US" w:eastAsia="zh-CN"/>
                    </w:rPr>
                  </w:rPrChange>
                </w:rPr>
                <w:t>处</w:t>
              </w:r>
            </w:ins>
            <w:ins w:id="4464" w:author="赵翔-深圳" w:date="2024-12-20T21:34:21Z">
              <w:r>
                <w:rPr>
                  <w:rFonts w:hint="default" w:ascii="Times New Roman" w:hAnsi="Times New Roman" w:eastAsia="宋体" w:cs="Times New Roman"/>
                  <w:snapToGrid w:val="0"/>
                  <w:sz w:val="21"/>
                  <w:szCs w:val="21"/>
                  <w:lang w:val="en-US" w:eastAsia="zh-CN"/>
                  <w:rPrChange w:id="4465" w:author="赵翔-深圳" w:date="2024-12-20T21:34:59Z">
                    <w:rPr>
                      <w:rFonts w:hint="default" w:ascii="Times New Roman" w:hAnsi="Times New Roman" w:eastAsia="宋体" w:cs="Times New Roman"/>
                      <w:snapToGrid w:val="0"/>
                      <w:sz w:val="24"/>
                      <w:szCs w:val="24"/>
                      <w:lang w:val="en-US" w:eastAsia="zh-CN"/>
                    </w:rPr>
                  </w:rPrChange>
                </w:rPr>
                <w:t>防火涂料剥落，面积</w:t>
              </w:r>
            </w:ins>
            <w:ins w:id="4466" w:author="赵翔-深圳" w:date="2024-12-20T21:34:21Z">
              <w:r>
                <w:rPr>
                  <w:rFonts w:hint="default" w:cs="Times New Roman"/>
                  <w:snapToGrid w:val="0"/>
                  <w:sz w:val="21"/>
                  <w:szCs w:val="21"/>
                  <w:lang w:val="en-US" w:eastAsia="zh-CN"/>
                  <w:rPrChange w:id="4467" w:author="赵翔-深圳" w:date="2024-12-20T21:34:59Z">
                    <w:rPr>
                      <w:rFonts w:hint="eastAsia" w:cs="Times New Roman"/>
                      <w:snapToGrid w:val="0"/>
                      <w:sz w:val="24"/>
                      <w:szCs w:val="24"/>
                      <w:lang w:val="en-US" w:eastAsia="zh-CN"/>
                    </w:rPr>
                  </w:rPrChange>
                </w:rPr>
                <w:t>0.1</w:t>
              </w:r>
            </w:ins>
            <w:ins w:id="4468" w:author="赵翔-深圳" w:date="2024-12-20T21:34:21Z">
              <w:r>
                <w:rPr>
                  <w:rFonts w:hint="default" w:ascii="Times New Roman" w:hAnsi="Times New Roman" w:eastAsia="宋体" w:cs="Times New Roman"/>
                  <w:sz w:val="21"/>
                  <w:szCs w:val="21"/>
                  <w:rPrChange w:id="4469" w:author="赵翔-深圳" w:date="2024-12-20T21:34:59Z">
                    <w:rPr>
                      <w:rFonts w:hint="default" w:ascii="Times New Roman" w:hAnsi="Times New Roman" w:eastAsia="宋体" w:cs="Times New Roman"/>
                      <w:sz w:val="24"/>
                      <w:szCs w:val="24"/>
                    </w:rPr>
                  </w:rPrChange>
                </w:rPr>
                <w:t>m</w:t>
              </w:r>
            </w:ins>
            <w:ins w:id="4470" w:author="赵翔-深圳" w:date="2024-12-20T21:34:21Z">
              <w:r>
                <w:rPr>
                  <w:rFonts w:hint="default" w:ascii="Times New Roman" w:hAnsi="Times New Roman" w:eastAsia="宋体" w:cs="Times New Roman"/>
                  <w:sz w:val="21"/>
                  <w:szCs w:val="21"/>
                  <w:lang w:val="en-US" w:eastAsia="zh-CN"/>
                  <w:rPrChange w:id="4471" w:author="赵翔-深圳" w:date="2024-12-20T21:34:59Z">
                    <w:rPr>
                      <w:rFonts w:hint="default" w:ascii="Times New Roman" w:hAnsi="Times New Roman" w:eastAsia="宋体" w:cs="Times New Roman"/>
                      <w:sz w:val="24"/>
                      <w:szCs w:val="24"/>
                      <w:lang w:val="en-US" w:eastAsia="zh-CN"/>
                    </w:rPr>
                  </w:rPrChange>
                </w:rPr>
                <w:t>²。</w:t>
              </w:r>
            </w:ins>
          </w:p>
          <w:p w14:paraId="0298F961">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11AEEAB1">
            <w:pPr>
              <w:snapToGrid w:val="0"/>
              <w:jc w:val="center"/>
              <w:rPr>
                <w:rFonts w:hint="default" w:ascii="Times New Roman" w:hAnsi="Times New Roman" w:eastAsia="宋体" w:cs="Times New Roman"/>
                <w:snapToGrid w:val="0"/>
                <w:kern w:val="0"/>
                <w:sz w:val="21"/>
                <w:szCs w:val="21"/>
                <w:lang w:val="en-US" w:eastAsia="zh-CN"/>
              </w:rPr>
            </w:pPr>
            <w:ins w:id="4472" w:author="赵翔-深圳" w:date="2024-12-20T21:33:11Z">
              <w:r>
                <w:rPr>
                  <w:rFonts w:hint="default" w:cs="Times New Roman"/>
                  <w:snapToGrid w:val="0"/>
                  <w:kern w:val="0"/>
                  <w:sz w:val="21"/>
                  <w:szCs w:val="21"/>
                  <w:lang w:val="en-US" w:eastAsia="zh-CN"/>
                  <w:rPrChange w:id="4473" w:author="赵翔-深圳" w:date="2024-12-20T21:34:59Z">
                    <w:rPr>
                      <w:rFonts w:hint="eastAsia" w:cs="Times New Roman"/>
                      <w:snapToGrid w:val="0"/>
                      <w:kern w:val="0"/>
                      <w:sz w:val="21"/>
                      <w:szCs w:val="21"/>
                      <w:lang w:val="en-US" w:eastAsia="zh-CN"/>
                    </w:rPr>
                  </w:rPrChange>
                </w:rPr>
                <w:t>/</w:t>
              </w:r>
            </w:ins>
            <w:del w:id="4474" w:author="赵翔-深圳" w:date="2024-12-20T21:33:10Z">
              <w:r>
                <w:rPr>
                  <w:rFonts w:hint="default" w:ascii="Times New Roman" w:hAnsi="Times New Roman" w:eastAsia="宋体" w:cs="Times New Roman"/>
                  <w:snapToGrid w:val="0"/>
                  <w:kern w:val="0"/>
                  <w:sz w:val="21"/>
                  <w:szCs w:val="21"/>
                  <w:lang w:val="en-US" w:eastAsia="zh-CN"/>
                </w:rPr>
                <w:delText>新增变化</w:delText>
              </w:r>
            </w:del>
          </w:p>
        </w:tc>
      </w:tr>
      <w:tr w14:paraId="2D66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E6D7AF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745C59DD">
            <w:pPr>
              <w:spacing w:line="240" w:lineRule="exact"/>
              <w:jc w:val="center"/>
              <w:rPr>
                <w:rFonts w:hint="default" w:ascii="Times New Roman" w:hAnsi="Times New Roman" w:eastAsia="宋体" w:cs="Times New Roman"/>
                <w:sz w:val="21"/>
                <w:szCs w:val="21"/>
                <w:lang w:val="en-US" w:eastAsia="zh-CN"/>
              </w:rPr>
            </w:pPr>
            <w:ins w:id="4475" w:author="赵翔-深圳" w:date="2024-12-20T21:31:08Z">
              <w:r>
                <w:rPr>
                  <w:rFonts w:hint="default" w:cs="Times New Roman"/>
                  <w:sz w:val="21"/>
                  <w:szCs w:val="21"/>
                  <w:lang w:val="en-US" w:eastAsia="zh-CN"/>
                  <w:rPrChange w:id="4476" w:author="赵翔-深圳" w:date="2024-12-20T21:34:59Z">
                    <w:rPr>
                      <w:rFonts w:hint="eastAsia" w:cs="Times New Roman"/>
                      <w:sz w:val="21"/>
                      <w:szCs w:val="21"/>
                      <w:lang w:val="en-US" w:eastAsia="zh-CN"/>
                    </w:rPr>
                  </w:rPrChange>
                </w:rPr>
                <w:t>/</w:t>
              </w:r>
            </w:ins>
            <w:del w:id="4477" w:author="赵翔-深圳" w:date="2024-12-20T21:31:08Z">
              <w:r>
                <w:rPr>
                  <w:rFonts w:hint="default" w:ascii="Times New Roman" w:hAnsi="Times New Roman" w:eastAsia="宋体" w:cs="Times New Roman"/>
                  <w:sz w:val="21"/>
                  <w:szCs w:val="21"/>
                  <w:lang w:val="en-US" w:eastAsia="zh-CN"/>
                </w:rPr>
                <w:delText>1</w:delText>
              </w:r>
            </w:del>
          </w:p>
        </w:tc>
        <w:tc>
          <w:tcPr>
            <w:tcW w:w="1000" w:type="dxa"/>
            <w:shd w:val="clear" w:color="auto" w:fill="auto"/>
            <w:vAlign w:val="center"/>
          </w:tcPr>
          <w:p w14:paraId="4A78898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F9F8A4C">
            <w:pPr>
              <w:spacing w:line="240" w:lineRule="exact"/>
              <w:jc w:val="center"/>
              <w:rPr>
                <w:rFonts w:hint="default" w:ascii="Times New Roman" w:hAnsi="Times New Roman" w:eastAsia="宋体" w:cs="Times New Roman"/>
                <w:sz w:val="21"/>
                <w:szCs w:val="21"/>
                <w:lang w:val="en-US" w:eastAsia="zh-CN"/>
              </w:rPr>
            </w:pPr>
            <w:ins w:id="4478" w:author="赵翔-深圳" w:date="2024-12-20T21:32:25Z">
              <w:r>
                <w:rPr>
                  <w:rFonts w:hint="default" w:cs="Times New Roman"/>
                  <w:sz w:val="21"/>
                  <w:szCs w:val="21"/>
                  <w:lang w:val="en-US" w:eastAsia="zh-CN"/>
                  <w:rPrChange w:id="4479" w:author="赵翔-深圳" w:date="2024-12-20T21:34:59Z">
                    <w:rPr>
                      <w:rFonts w:hint="eastAsia" w:cs="Times New Roman"/>
                      <w:sz w:val="21"/>
                      <w:szCs w:val="21"/>
                      <w:lang w:val="en-US" w:eastAsia="zh-CN"/>
                    </w:rPr>
                  </w:rPrChange>
                </w:rPr>
                <w:t>/</w:t>
              </w:r>
            </w:ins>
            <w:del w:id="4480" w:author="赵翔-深圳" w:date="2024-12-20T21:32:25Z">
              <w:r>
                <w:rPr>
                  <w:rFonts w:hint="default" w:ascii="Times New Roman" w:hAnsi="Times New Roman" w:eastAsia="宋体" w:cs="Times New Roman"/>
                  <w:sz w:val="21"/>
                  <w:szCs w:val="21"/>
                  <w:lang w:val="en-US" w:eastAsia="zh-CN"/>
                </w:rPr>
                <w:delText>标</w:delText>
              </w:r>
            </w:del>
            <w:del w:id="4481" w:author="赵翔-深圳" w:date="2024-12-20T21:32:24Z">
              <w:r>
                <w:rPr>
                  <w:rFonts w:hint="default" w:ascii="Times New Roman" w:hAnsi="Times New Roman" w:eastAsia="宋体" w:cs="Times New Roman"/>
                  <w:sz w:val="21"/>
                  <w:szCs w:val="21"/>
                  <w:lang w:val="en-US" w:eastAsia="zh-CN"/>
                </w:rPr>
                <w:delText>志、标线、轮</w:delText>
              </w:r>
            </w:del>
            <w:del w:id="4482" w:author="赵翔-深圳" w:date="2024-12-20T21:32:23Z">
              <w:r>
                <w:rPr>
                  <w:rFonts w:hint="default" w:ascii="Times New Roman" w:hAnsi="Times New Roman" w:eastAsia="宋体" w:cs="Times New Roman"/>
                  <w:sz w:val="21"/>
                  <w:szCs w:val="21"/>
                  <w:lang w:val="en-US" w:eastAsia="zh-CN"/>
                </w:rPr>
                <w:delText>廓标存在脏污、</w:delText>
              </w:r>
            </w:del>
            <w:del w:id="4483" w:author="赵翔-深圳" w:date="2024-12-20T21:32:22Z">
              <w:r>
                <w:rPr>
                  <w:rFonts w:hint="default" w:ascii="Times New Roman" w:hAnsi="Times New Roman" w:eastAsia="宋体" w:cs="Times New Roman"/>
                  <w:sz w:val="21"/>
                  <w:szCs w:val="21"/>
                  <w:lang w:val="en-US" w:eastAsia="zh-CN"/>
                </w:rPr>
                <w:delText>不完整。</w:delText>
              </w:r>
            </w:del>
          </w:p>
        </w:tc>
        <w:tc>
          <w:tcPr>
            <w:tcW w:w="2418" w:type="dxa"/>
            <w:shd w:val="clear" w:color="auto" w:fill="auto"/>
            <w:vAlign w:val="center"/>
          </w:tcPr>
          <w:p w14:paraId="600AF7F2">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5CA66455">
            <w:pPr>
              <w:snapToGrid w:val="0"/>
              <w:jc w:val="center"/>
              <w:rPr>
                <w:rFonts w:hint="default" w:ascii="Times New Roman" w:hAnsi="Times New Roman" w:eastAsia="宋体" w:cs="Times New Roman"/>
                <w:snapToGrid w:val="0"/>
                <w:kern w:val="0"/>
                <w:sz w:val="21"/>
                <w:szCs w:val="21"/>
                <w:lang w:val="en-US" w:eastAsia="zh-CN"/>
              </w:rPr>
            </w:pPr>
            <w:ins w:id="4484" w:author="赵翔-深圳" w:date="2024-12-20T21:33:15Z">
              <w:r>
                <w:rPr>
                  <w:rFonts w:hint="default" w:cs="Times New Roman"/>
                  <w:snapToGrid w:val="0"/>
                  <w:kern w:val="0"/>
                  <w:sz w:val="21"/>
                  <w:szCs w:val="21"/>
                  <w:lang w:val="en-US" w:eastAsia="zh-CN"/>
                  <w:rPrChange w:id="4485" w:author="赵翔-深圳" w:date="2024-12-20T21:34:59Z">
                    <w:rPr>
                      <w:rFonts w:hint="eastAsia" w:cs="Times New Roman"/>
                      <w:snapToGrid w:val="0"/>
                      <w:kern w:val="0"/>
                      <w:sz w:val="21"/>
                      <w:szCs w:val="21"/>
                      <w:lang w:val="en-US" w:eastAsia="zh-CN"/>
                    </w:rPr>
                  </w:rPrChange>
                </w:rPr>
                <w:t>/</w:t>
              </w:r>
            </w:ins>
            <w:del w:id="4486" w:author="赵翔-深圳" w:date="2024-12-20T21:33:15Z">
              <w:r>
                <w:rPr>
                  <w:rFonts w:hint="default" w:ascii="Times New Roman" w:hAnsi="Times New Roman" w:eastAsia="宋体" w:cs="Times New Roman"/>
                  <w:snapToGrid w:val="0"/>
                  <w:kern w:val="0"/>
                  <w:sz w:val="21"/>
                  <w:szCs w:val="21"/>
                  <w:lang w:val="en-US" w:eastAsia="zh-CN"/>
                </w:rPr>
                <w:delText>病</w:delText>
              </w:r>
            </w:del>
            <w:del w:id="4487" w:author="赵翔-深圳" w:date="2024-12-20T21:33:14Z">
              <w:r>
                <w:rPr>
                  <w:rFonts w:hint="default" w:ascii="Times New Roman" w:hAnsi="Times New Roman" w:eastAsia="宋体" w:cs="Times New Roman"/>
                  <w:snapToGrid w:val="0"/>
                  <w:kern w:val="0"/>
                  <w:sz w:val="21"/>
                  <w:szCs w:val="21"/>
                  <w:lang w:val="en-US" w:eastAsia="zh-CN"/>
                </w:rPr>
                <w:delText>害减</w:delText>
              </w:r>
            </w:del>
            <w:del w:id="4488" w:author="赵翔-深圳" w:date="2024-12-20T21:33:13Z">
              <w:r>
                <w:rPr>
                  <w:rFonts w:hint="default" w:ascii="Times New Roman" w:hAnsi="Times New Roman" w:eastAsia="宋体" w:cs="Times New Roman"/>
                  <w:snapToGrid w:val="0"/>
                  <w:kern w:val="0"/>
                  <w:sz w:val="21"/>
                  <w:szCs w:val="21"/>
                  <w:lang w:val="en-US" w:eastAsia="zh-CN"/>
                </w:rPr>
                <w:delText>少</w:delText>
              </w:r>
            </w:del>
          </w:p>
        </w:tc>
      </w:tr>
      <w:tr w14:paraId="15B7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B5332C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7807E31B">
            <w:pPr>
              <w:spacing w:line="240" w:lineRule="exact"/>
              <w:jc w:val="center"/>
              <w:rPr>
                <w:del w:id="4489" w:author="赵翔-深圳" w:date="2024-12-20T21:31:13Z"/>
                <w:rFonts w:hint="default" w:ascii="Times New Roman" w:hAnsi="Times New Roman" w:eastAsia="宋体" w:cs="Times New Roman"/>
                <w:b/>
                <w:sz w:val="21"/>
                <w:szCs w:val="21"/>
                <w:lang w:val="en-US" w:eastAsia="zh-CN"/>
              </w:rPr>
            </w:pPr>
            <w:ins w:id="4490" w:author="赵翔-深圳" w:date="2024-12-20T21:31:15Z">
              <w:r>
                <w:rPr>
                  <w:rFonts w:hint="default" w:cs="Times New Roman"/>
                  <w:b/>
                  <w:sz w:val="21"/>
                  <w:szCs w:val="21"/>
                  <w:lang w:val="en-US" w:eastAsia="zh-CN"/>
                  <w:rPrChange w:id="4491" w:author="赵翔-深圳" w:date="2024-12-20T21:34:59Z">
                    <w:rPr>
                      <w:rFonts w:hint="eastAsia" w:cs="Times New Roman"/>
                      <w:b/>
                      <w:sz w:val="21"/>
                      <w:szCs w:val="21"/>
                      <w:lang w:val="en-US" w:eastAsia="zh-CN"/>
                    </w:rPr>
                  </w:rPrChange>
                </w:rPr>
                <w:t>/</w:t>
              </w:r>
            </w:ins>
            <w:del w:id="4492" w:author="赵翔-深圳" w:date="2024-12-20T21:31:14Z">
              <w:r>
                <w:rPr>
                  <w:rFonts w:hint="default" w:ascii="Times New Roman" w:hAnsi="Times New Roman" w:eastAsia="宋体" w:cs="Times New Roman"/>
                  <w:b/>
                  <w:sz w:val="21"/>
                  <w:szCs w:val="21"/>
                  <w:lang w:val="en-US" w:eastAsia="zh-CN"/>
                </w:rPr>
                <w:delText>97</w:delText>
              </w:r>
            </w:del>
            <w:del w:id="4493" w:author="赵翔-深圳" w:date="2024-12-20T21:31:13Z">
              <w:r>
                <w:rPr>
                  <w:rFonts w:hint="default" w:ascii="Times New Roman" w:hAnsi="Times New Roman" w:eastAsia="宋体" w:cs="Times New Roman"/>
                  <w:b/>
                  <w:sz w:val="21"/>
                  <w:szCs w:val="21"/>
                  <w:lang w:val="en-US" w:eastAsia="zh-CN"/>
                </w:rPr>
                <w:delText>.75</w:delText>
              </w:r>
            </w:del>
          </w:p>
          <w:p w14:paraId="32F5718A">
            <w:pPr>
              <w:spacing w:line="240" w:lineRule="exact"/>
              <w:jc w:val="center"/>
              <w:rPr>
                <w:rFonts w:hint="default" w:ascii="Times New Roman" w:hAnsi="Times New Roman" w:eastAsia="宋体" w:cs="Times New Roman"/>
                <w:b/>
                <w:sz w:val="21"/>
                <w:szCs w:val="21"/>
              </w:rPr>
            </w:pPr>
            <w:del w:id="4494" w:author="赵翔-深圳" w:date="2024-12-20T21:31:12Z">
              <w:r>
                <w:rPr>
                  <w:rFonts w:hint="default" w:ascii="Times New Roman" w:hAnsi="Times New Roman" w:eastAsia="宋体" w:cs="Times New Roman"/>
                  <w:b/>
                  <w:sz w:val="21"/>
                  <w:szCs w:val="21"/>
                  <w:lang w:val="en-US" w:eastAsia="zh-CN"/>
                </w:rPr>
                <w:delText>1</w:delText>
              </w:r>
            </w:del>
            <w:del w:id="4495" w:author="赵翔-深圳" w:date="2024-12-20T21:31:12Z">
              <w:r>
                <w:rPr>
                  <w:rFonts w:hint="default" w:ascii="Times New Roman" w:hAnsi="Times New Roman" w:eastAsia="宋体" w:cs="Times New Roman"/>
                  <w:b/>
                  <w:sz w:val="21"/>
                  <w:szCs w:val="21"/>
                </w:rPr>
                <w:delText>类</w:delText>
              </w:r>
            </w:del>
          </w:p>
        </w:tc>
        <w:tc>
          <w:tcPr>
            <w:tcW w:w="1000" w:type="dxa"/>
            <w:shd w:val="clear" w:color="auto" w:fill="auto"/>
            <w:vAlign w:val="center"/>
          </w:tcPr>
          <w:p w14:paraId="68B7BD33">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18452A10">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535631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32B86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190E5702">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1C907779">
      <w:pPr>
        <w:jc w:val="left"/>
        <w:rPr>
          <w:color w:val="auto"/>
          <w:szCs w:val="21"/>
          <w:rPrChange w:id="4496" w:author="赵翔-深圳" w:date="2024-12-22T14:06:27Z">
            <w:rPr>
              <w:color w:val="FF0000"/>
              <w:szCs w:val="21"/>
            </w:rPr>
          </w:rPrChange>
        </w:rPr>
      </w:pPr>
      <w:r>
        <w:rPr>
          <w:rFonts w:hint="eastAsia"/>
          <w:color w:val="auto"/>
          <w:szCs w:val="21"/>
          <w:rPrChange w:id="4497" w:author="赵翔-深圳" w:date="2024-12-22T14:06:27Z">
            <w:rPr>
              <w:rFonts w:hint="eastAsia"/>
              <w:color w:val="FF0000"/>
              <w:szCs w:val="21"/>
            </w:rPr>
          </w:rPrChange>
        </w:rPr>
        <w:t>注：变化情况的描述一般为“无变化”、“无明显变化”、“病害减少”、“病害明显减少”、“新增病害”、“新增较多病害”6种，但若发现对结构安全和行车安全有较大影响的病害，应特别说明；技术状况有变化的，需对比说明原因。</w:t>
      </w:r>
    </w:p>
    <w:p w14:paraId="7984E70B">
      <w:pPr>
        <w:pStyle w:val="5"/>
        <w:spacing w:before="156"/>
      </w:pPr>
      <w:bookmarkStart w:id="281" w:name="_Toc16063"/>
      <w:bookmarkStart w:id="282" w:name="_Toc181002974"/>
      <w:bookmarkStart w:id="283" w:name="_Toc5221"/>
      <w:r>
        <w:rPr>
          <w:rFonts w:hint="eastAsia"/>
          <w:lang w:val="en-US" w:eastAsia="zh-CN"/>
        </w:rPr>
        <w:t>赤水溪隧道</w:t>
      </w:r>
      <w:r>
        <w:t>右洞末次定检结果对比</w:t>
      </w:r>
      <w:bookmarkEnd w:id="281"/>
      <w:bookmarkEnd w:id="282"/>
      <w:ins w:id="4498" w:author="赵翔-深圳" w:date="2024-12-20T21:35:57Z">
        <w:r>
          <w:rPr>
            <w:rFonts w:hint="eastAsia"/>
          </w:rPr>
          <w:t>（由于是新建隧道，头次定检，只记录本次病害）</w:t>
        </w:r>
        <w:bookmarkEnd w:id="283"/>
      </w:ins>
    </w:p>
    <w:p w14:paraId="178E3E12">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赤水溪隧道</w:t>
      </w:r>
      <w:r>
        <w:rPr>
          <w:rStyle w:val="105"/>
          <w:rFonts w:hint="default" w:ascii="Times New Roman" w:hAnsi="Times New Roman"/>
          <w:color w:val="000000" w:themeColor="text1"/>
          <w14:textFill>
            <w14:solidFill>
              <w14:schemeClr w14:val="tx1"/>
            </w14:solidFill>
          </w14:textFill>
        </w:rPr>
        <w:t>右洞土建结构技术状况</w:t>
      </w:r>
      <w:del w:id="4499" w:author="赵翔-深圳" w:date="2024-12-20T21:36:37Z">
        <w:r>
          <w:rPr>
            <w:rStyle w:val="105"/>
            <w:rFonts w:hint="eastAsia"/>
            <w:color w:val="000000" w:themeColor="text1"/>
            <w:lang w:val="en-US" w:eastAsia="zh-CN"/>
            <w14:textFill>
              <w14:solidFill>
                <w14:schemeClr w14:val="tx1"/>
              </w14:solidFill>
            </w14:textFill>
          </w:rPr>
          <w:delText>由</w:delText>
        </w:r>
      </w:del>
      <w:del w:id="4500" w:author="赵翔-深圳" w:date="2024-12-20T21:36:36Z">
        <w:r>
          <w:rPr>
            <w:rStyle w:val="105"/>
            <w:rFonts w:hint="eastAsia"/>
            <w:color w:val="000000" w:themeColor="text1"/>
            <w:lang w:val="en-US" w:eastAsia="zh-CN"/>
            <w14:textFill>
              <w14:solidFill>
                <w14:schemeClr w14:val="tx1"/>
              </w14:solidFill>
            </w14:textFill>
          </w:rPr>
          <w:delText>2类变</w:delText>
        </w:r>
      </w:del>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w:t>
      </w:r>
      <w:del w:id="4501" w:author="赵翔-深圳" w:date="2024-12-20T21:36:50Z">
        <w:r>
          <w:rPr>
            <w:rStyle w:val="105"/>
            <w:rFonts w:hint="default" w:ascii="Times New Roman" w:hAnsi="Times New Roman"/>
            <w:color w:val="000000" w:themeColor="text1"/>
            <w14:textFill>
              <w14:solidFill>
                <w14:schemeClr w14:val="tx1"/>
              </w14:solidFill>
            </w14:textFill>
          </w:rPr>
          <w:delText>与</w:delText>
        </w:r>
      </w:del>
      <w:del w:id="4502" w:author="赵翔-深圳" w:date="2024-12-20T21:36:49Z">
        <w:r>
          <w:rPr>
            <w:rStyle w:val="105"/>
            <w:rFonts w:hint="default" w:ascii="Times New Roman" w:hAnsi="Times New Roman"/>
            <w:color w:val="000000" w:themeColor="text1"/>
            <w14:textFill>
              <w14:solidFill>
                <w14:schemeClr w14:val="tx1"/>
              </w14:solidFill>
            </w14:textFill>
          </w:rPr>
          <w:delText>末次</w:delText>
        </w:r>
      </w:del>
      <w:r>
        <w:rPr>
          <w:rStyle w:val="105"/>
          <w:rFonts w:hint="default" w:ascii="Times New Roman" w:hAnsi="Times New Roman"/>
          <w:color w:val="000000" w:themeColor="text1"/>
          <w14:textFill>
            <w14:solidFill>
              <w14:schemeClr w14:val="tx1"/>
            </w14:solidFill>
          </w14:textFill>
        </w:rPr>
        <w:t>定检结果</w:t>
      </w:r>
      <w:del w:id="4503" w:author="赵翔-深圳" w:date="2024-12-20T21:36:46Z">
        <w:r>
          <w:rPr>
            <w:rStyle w:val="105"/>
            <w:rFonts w:hint="default" w:ascii="Times New Roman" w:hAnsi="Times New Roman"/>
            <w:color w:val="000000" w:themeColor="text1"/>
            <w14:textFill>
              <w14:solidFill>
                <w14:schemeClr w14:val="tx1"/>
              </w14:solidFill>
            </w14:textFill>
          </w:rPr>
          <w:delText>对</w:delText>
        </w:r>
      </w:del>
      <w:del w:id="4504" w:author="赵翔-深圳" w:date="2024-12-20T21:36:42Z">
        <w:r>
          <w:rPr>
            <w:rStyle w:val="105"/>
            <w:rFonts w:hint="default" w:ascii="Times New Roman" w:hAnsi="Times New Roman"/>
            <w:color w:val="000000" w:themeColor="text1"/>
            <w14:textFill>
              <w14:solidFill>
                <w14:schemeClr w14:val="tx1"/>
              </w14:solidFill>
            </w14:textFill>
          </w:rPr>
          <w:delText>比</w:delText>
        </w:r>
      </w:del>
      <w:r>
        <w:rPr>
          <w:rStyle w:val="105"/>
          <w:rFonts w:hint="default" w:ascii="Times New Roman" w:hAnsi="Times New Roman"/>
          <w:color w:val="000000" w:themeColor="text1"/>
          <w14:textFill>
            <w14:solidFill>
              <w14:schemeClr w14:val="tx1"/>
            </w14:solidFill>
          </w14:textFill>
        </w:rPr>
        <w:t>情况见下表。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39A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50F67E3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51C9727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A46B52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3EEB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2A2CE703">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3798B06C">
            <w:pPr>
              <w:spacing w:line="240" w:lineRule="exact"/>
              <w:jc w:val="center"/>
              <w:rPr>
                <w:rFonts w:hint="default" w:ascii="Times New Roman" w:hAnsi="Times New Roman" w:eastAsia="宋体" w:cs="Times New Roman"/>
                <w:sz w:val="21"/>
                <w:szCs w:val="21"/>
              </w:rPr>
            </w:pPr>
            <w:ins w:id="4505" w:author="赵翔-深圳" w:date="2024-12-20T21:37:00Z">
              <w:r>
                <w:rPr>
                  <w:rFonts w:hint="default" w:cs="Times New Roman"/>
                  <w:sz w:val="21"/>
                  <w:szCs w:val="21"/>
                  <w:lang w:val="en-US" w:eastAsia="zh-CN"/>
                  <w:rPrChange w:id="4506" w:author="赵翔-深圳" w:date="2024-12-20T21:42:33Z">
                    <w:rPr>
                      <w:rFonts w:hint="eastAsia" w:cs="Times New Roman"/>
                      <w:sz w:val="21"/>
                      <w:szCs w:val="21"/>
                      <w:lang w:val="en-US" w:eastAsia="zh-CN"/>
                    </w:rPr>
                  </w:rPrChange>
                </w:rPr>
                <w:t>/</w:t>
              </w:r>
            </w:ins>
            <w:del w:id="4507" w:author="赵翔-深圳" w:date="2024-12-20T21:37:00Z">
              <w:r>
                <w:rPr>
                  <w:rFonts w:hint="default" w:ascii="Times New Roman" w:hAnsi="Times New Roman" w:eastAsia="宋体" w:cs="Times New Roman"/>
                  <w:sz w:val="21"/>
                  <w:szCs w:val="21"/>
                </w:rPr>
                <w:delText>2</w:delText>
              </w:r>
            </w:del>
            <w:del w:id="4508" w:author="赵翔-深圳" w:date="2024-12-20T21:36:59Z">
              <w:r>
                <w:rPr>
                  <w:rFonts w:hint="default" w:ascii="Times New Roman" w:hAnsi="Times New Roman" w:eastAsia="宋体" w:cs="Times New Roman"/>
                  <w:sz w:val="21"/>
                  <w:szCs w:val="21"/>
                </w:rPr>
                <w:delText>02</w:delText>
              </w:r>
            </w:del>
            <w:del w:id="4509" w:author="赵翔-深圳" w:date="2024-12-20T21:36:58Z">
              <w:r>
                <w:rPr>
                  <w:rFonts w:hint="default" w:ascii="Times New Roman" w:hAnsi="Times New Roman" w:eastAsia="宋体" w:cs="Times New Roman"/>
                  <w:sz w:val="21"/>
                  <w:szCs w:val="21"/>
                  <w:lang w:val="en-US" w:eastAsia="zh-CN"/>
                </w:rPr>
                <w:delText>2</w:delText>
              </w:r>
            </w:del>
            <w:del w:id="4510" w:author="赵翔-深圳" w:date="2024-12-20T21:36:58Z">
              <w:r>
                <w:rPr>
                  <w:rFonts w:hint="default" w:ascii="Times New Roman" w:hAnsi="Times New Roman" w:eastAsia="宋体" w:cs="Times New Roman"/>
                  <w:sz w:val="21"/>
                  <w:szCs w:val="21"/>
                </w:rPr>
                <w:delText>年</w:delText>
              </w:r>
            </w:del>
            <w:del w:id="4511" w:author="赵翔-深圳" w:date="2024-12-20T21:36:58Z">
              <w:r>
                <w:rPr>
                  <w:rFonts w:hint="default" w:ascii="Times New Roman" w:hAnsi="Times New Roman" w:eastAsia="宋体" w:cs="Times New Roman"/>
                  <w:sz w:val="21"/>
                  <w:szCs w:val="21"/>
                  <w:lang w:val="en-US" w:eastAsia="zh-CN"/>
                </w:rPr>
                <w:delText>8</w:delText>
              </w:r>
            </w:del>
            <w:del w:id="4512" w:author="赵翔-深圳" w:date="2024-12-20T21:36:58Z">
              <w:r>
                <w:rPr>
                  <w:rFonts w:hint="default" w:ascii="Times New Roman" w:hAnsi="Times New Roman" w:eastAsia="宋体" w:cs="Times New Roman"/>
                  <w:sz w:val="21"/>
                  <w:szCs w:val="21"/>
                </w:rPr>
                <w:delText>月</w:delText>
              </w:r>
            </w:del>
          </w:p>
        </w:tc>
        <w:tc>
          <w:tcPr>
            <w:tcW w:w="873" w:type="dxa"/>
            <w:shd w:val="clear" w:color="auto" w:fill="auto"/>
            <w:vAlign w:val="center"/>
          </w:tcPr>
          <w:p w14:paraId="7719954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78726AAD">
            <w:pPr>
              <w:spacing w:line="240" w:lineRule="exact"/>
              <w:jc w:val="center"/>
              <w:rPr>
                <w:rFonts w:hint="default" w:ascii="Times New Roman" w:hAnsi="Times New Roman" w:eastAsia="宋体" w:cs="Times New Roman"/>
                <w:sz w:val="21"/>
                <w:szCs w:val="21"/>
              </w:rPr>
            </w:pPr>
            <w:ins w:id="4513" w:author="赵翔-深圳" w:date="2024-12-20T21:37:29Z">
              <w:r>
                <w:rPr>
                  <w:rFonts w:hint="default" w:cs="Times New Roman"/>
                  <w:sz w:val="21"/>
                  <w:szCs w:val="21"/>
                  <w:lang w:val="en-US" w:eastAsia="zh-CN"/>
                  <w:rPrChange w:id="4514" w:author="赵翔-深圳" w:date="2024-12-20T21:42:33Z">
                    <w:rPr>
                      <w:rFonts w:hint="eastAsia" w:cs="Times New Roman"/>
                      <w:sz w:val="21"/>
                      <w:szCs w:val="21"/>
                      <w:lang w:val="en-US" w:eastAsia="zh-CN"/>
                    </w:rPr>
                  </w:rPrChange>
                </w:rPr>
                <w:t>/</w:t>
              </w:r>
            </w:ins>
            <w:del w:id="4515" w:author="赵翔-深圳" w:date="2024-12-20T21:37:28Z">
              <w:r>
                <w:rPr>
                  <w:rFonts w:hint="default" w:ascii="Times New Roman" w:hAnsi="Times New Roman" w:eastAsia="宋体" w:cs="Times New Roman"/>
                  <w:sz w:val="21"/>
                  <w:szCs w:val="21"/>
                </w:rPr>
                <w:delText>202</w:delText>
              </w:r>
            </w:del>
            <w:del w:id="4516" w:author="赵翔-深圳" w:date="2024-12-20T21:37:27Z">
              <w:r>
                <w:rPr>
                  <w:rFonts w:hint="default" w:ascii="Times New Roman" w:hAnsi="Times New Roman" w:eastAsia="宋体" w:cs="Times New Roman"/>
                  <w:sz w:val="21"/>
                  <w:szCs w:val="21"/>
                  <w:lang w:val="en-US" w:eastAsia="zh-CN"/>
                </w:rPr>
                <w:delText>2</w:delText>
              </w:r>
            </w:del>
            <w:del w:id="4517" w:author="赵翔-深圳" w:date="2024-12-20T21:37:27Z">
              <w:r>
                <w:rPr>
                  <w:rFonts w:hint="default" w:ascii="Times New Roman" w:hAnsi="Times New Roman" w:eastAsia="宋体" w:cs="Times New Roman"/>
                  <w:sz w:val="21"/>
                  <w:szCs w:val="21"/>
                </w:rPr>
                <w:delText>年</w:delText>
              </w:r>
            </w:del>
            <w:del w:id="4518" w:author="赵翔-深圳" w:date="2024-12-20T21:37:27Z">
              <w:r>
                <w:rPr>
                  <w:rFonts w:hint="default" w:ascii="Times New Roman" w:hAnsi="Times New Roman" w:eastAsia="宋体" w:cs="Times New Roman"/>
                  <w:sz w:val="21"/>
                  <w:szCs w:val="21"/>
                  <w:lang w:val="en-US" w:eastAsia="zh-CN"/>
                </w:rPr>
                <w:delText>8</w:delText>
              </w:r>
            </w:del>
            <w:del w:id="4519" w:author="赵翔-深圳" w:date="2024-12-20T21:37:27Z">
              <w:r>
                <w:rPr>
                  <w:rFonts w:hint="default" w:ascii="Times New Roman" w:hAnsi="Times New Roman" w:eastAsia="宋体" w:cs="Times New Roman"/>
                  <w:sz w:val="21"/>
                  <w:szCs w:val="21"/>
                </w:rPr>
                <w:delText>月</w:delText>
              </w:r>
            </w:del>
          </w:p>
        </w:tc>
        <w:tc>
          <w:tcPr>
            <w:tcW w:w="2418" w:type="dxa"/>
            <w:shd w:val="clear" w:color="auto" w:fill="auto"/>
            <w:vAlign w:val="center"/>
          </w:tcPr>
          <w:p w14:paraId="7A795A2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18A8B71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6696A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18823D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5C212DA4">
            <w:pPr>
              <w:spacing w:line="240" w:lineRule="exact"/>
              <w:jc w:val="center"/>
              <w:rPr>
                <w:rFonts w:hint="default" w:ascii="Times New Roman" w:hAnsi="Times New Roman" w:eastAsia="宋体" w:cs="Times New Roman"/>
                <w:sz w:val="21"/>
                <w:szCs w:val="21"/>
              </w:rPr>
            </w:pPr>
            <w:ins w:id="4520" w:author="赵翔-深圳" w:date="2024-12-20T21:37:02Z">
              <w:r>
                <w:rPr>
                  <w:rFonts w:hint="default" w:cs="Times New Roman"/>
                  <w:sz w:val="21"/>
                  <w:szCs w:val="21"/>
                  <w:lang w:val="en-US" w:eastAsia="zh-CN"/>
                  <w:rPrChange w:id="4521" w:author="赵翔-深圳" w:date="2024-12-20T21:42:33Z">
                    <w:rPr>
                      <w:rFonts w:hint="eastAsia" w:cs="Times New Roman"/>
                      <w:sz w:val="21"/>
                      <w:szCs w:val="21"/>
                      <w:lang w:val="en-US" w:eastAsia="zh-CN"/>
                    </w:rPr>
                  </w:rPrChange>
                </w:rPr>
                <w:t>/</w:t>
              </w:r>
            </w:ins>
            <w:del w:id="4522" w:author="赵翔-深圳" w:date="2024-12-20T21:37:02Z">
              <w:r>
                <w:rPr>
                  <w:rFonts w:hint="default" w:ascii="Times New Roman" w:hAnsi="Times New Roman" w:eastAsia="宋体" w:cs="Times New Roman"/>
                  <w:sz w:val="21"/>
                  <w:szCs w:val="21"/>
                </w:rPr>
                <w:delText>0</w:delText>
              </w:r>
            </w:del>
          </w:p>
        </w:tc>
        <w:tc>
          <w:tcPr>
            <w:tcW w:w="873" w:type="dxa"/>
            <w:shd w:val="clear" w:color="auto" w:fill="auto"/>
            <w:vAlign w:val="center"/>
          </w:tcPr>
          <w:p w14:paraId="0AB9B3C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66E313F">
            <w:pPr>
              <w:spacing w:line="240" w:lineRule="exact"/>
              <w:jc w:val="center"/>
              <w:rPr>
                <w:rFonts w:hint="default" w:ascii="Times New Roman" w:hAnsi="Times New Roman" w:eastAsia="宋体" w:cs="Times New Roman"/>
                <w:sz w:val="21"/>
                <w:szCs w:val="21"/>
              </w:rPr>
            </w:pPr>
            <w:ins w:id="4523" w:author="赵翔-深圳" w:date="2024-12-20T21:37:32Z">
              <w:r>
                <w:rPr>
                  <w:rFonts w:hint="default" w:cs="Times New Roman"/>
                  <w:sz w:val="21"/>
                  <w:szCs w:val="21"/>
                  <w:lang w:val="en-US" w:eastAsia="zh-CN"/>
                  <w:rPrChange w:id="4524" w:author="赵翔-深圳" w:date="2024-12-20T21:42:33Z">
                    <w:rPr>
                      <w:rFonts w:hint="eastAsia" w:cs="Times New Roman"/>
                      <w:sz w:val="21"/>
                      <w:szCs w:val="21"/>
                      <w:lang w:val="en-US" w:eastAsia="zh-CN"/>
                    </w:rPr>
                  </w:rPrChange>
                </w:rPr>
                <w:t>/</w:t>
              </w:r>
            </w:ins>
            <w:del w:id="4525" w:author="赵翔-深圳" w:date="2024-12-20T21:37:32Z">
              <w:r>
                <w:rPr>
                  <w:rFonts w:hint="default" w:ascii="Times New Roman" w:hAnsi="Times New Roman" w:eastAsia="宋体" w:cs="Times New Roman"/>
                  <w:sz w:val="21"/>
                  <w:szCs w:val="21"/>
                </w:rPr>
                <w:delText>未</w:delText>
              </w:r>
            </w:del>
            <w:del w:id="4526" w:author="赵翔-深圳" w:date="2024-12-20T21:37:31Z">
              <w:r>
                <w:rPr>
                  <w:rFonts w:hint="default" w:ascii="Times New Roman" w:hAnsi="Times New Roman" w:eastAsia="宋体" w:cs="Times New Roman"/>
                  <w:sz w:val="21"/>
                  <w:szCs w:val="21"/>
                </w:rPr>
                <w:delText>发现明显病害。</w:delText>
              </w:r>
            </w:del>
          </w:p>
        </w:tc>
        <w:tc>
          <w:tcPr>
            <w:tcW w:w="2418" w:type="dxa"/>
            <w:shd w:val="clear" w:color="auto" w:fill="auto"/>
            <w:vAlign w:val="center"/>
          </w:tcPr>
          <w:p w14:paraId="1AC4AF61">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216FDA2">
            <w:pPr>
              <w:spacing w:line="240" w:lineRule="exact"/>
              <w:jc w:val="center"/>
              <w:rPr>
                <w:rFonts w:hint="default" w:ascii="Times New Roman" w:hAnsi="Times New Roman" w:eastAsia="宋体" w:cs="Times New Roman"/>
                <w:sz w:val="21"/>
                <w:szCs w:val="21"/>
              </w:rPr>
            </w:pPr>
            <w:ins w:id="4527" w:author="赵翔-深圳" w:date="2024-12-20T21:38:48Z">
              <w:r>
                <w:rPr>
                  <w:rFonts w:hint="default" w:cs="Times New Roman"/>
                  <w:sz w:val="21"/>
                  <w:szCs w:val="21"/>
                  <w:lang w:val="en-US" w:eastAsia="zh-CN"/>
                  <w:rPrChange w:id="4528" w:author="赵翔-深圳" w:date="2024-12-20T21:42:33Z">
                    <w:rPr>
                      <w:rFonts w:hint="eastAsia" w:cs="Times New Roman"/>
                      <w:sz w:val="21"/>
                      <w:szCs w:val="21"/>
                      <w:lang w:val="en-US" w:eastAsia="zh-CN"/>
                    </w:rPr>
                  </w:rPrChange>
                </w:rPr>
                <w:t>/</w:t>
              </w:r>
            </w:ins>
            <w:del w:id="4529" w:author="赵翔-深圳" w:date="2024-12-20T21:38:47Z">
              <w:r>
                <w:rPr>
                  <w:rFonts w:hint="default" w:ascii="Times New Roman" w:hAnsi="Times New Roman" w:eastAsia="宋体" w:cs="Times New Roman"/>
                  <w:sz w:val="21"/>
                  <w:szCs w:val="21"/>
                </w:rPr>
                <w:delText>无变化</w:delText>
              </w:r>
            </w:del>
          </w:p>
        </w:tc>
      </w:tr>
      <w:tr w14:paraId="638D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6E0573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63827C15">
            <w:pPr>
              <w:spacing w:line="240" w:lineRule="exact"/>
              <w:jc w:val="center"/>
              <w:rPr>
                <w:rFonts w:hint="default" w:ascii="Times New Roman" w:hAnsi="Times New Roman" w:eastAsia="宋体" w:cs="Times New Roman"/>
                <w:sz w:val="21"/>
                <w:szCs w:val="21"/>
                <w:lang w:val="en-US" w:eastAsia="zh-CN"/>
              </w:rPr>
            </w:pPr>
            <w:ins w:id="4530" w:author="赵翔-深圳" w:date="2024-12-20T21:37:05Z">
              <w:r>
                <w:rPr>
                  <w:rFonts w:hint="default" w:cs="Times New Roman"/>
                  <w:sz w:val="21"/>
                  <w:szCs w:val="21"/>
                  <w:lang w:val="en-US" w:eastAsia="zh-CN"/>
                  <w:rPrChange w:id="4531" w:author="赵翔-深圳" w:date="2024-12-20T21:42:33Z">
                    <w:rPr>
                      <w:rFonts w:hint="eastAsia" w:cs="Times New Roman"/>
                      <w:sz w:val="21"/>
                      <w:szCs w:val="21"/>
                      <w:lang w:val="en-US" w:eastAsia="zh-CN"/>
                    </w:rPr>
                  </w:rPrChange>
                </w:rPr>
                <w:t>/</w:t>
              </w:r>
            </w:ins>
            <w:del w:id="4532" w:author="赵翔-深圳" w:date="2024-12-20T21:37:05Z">
              <w:r>
                <w:rPr>
                  <w:rFonts w:hint="default" w:ascii="Times New Roman" w:hAnsi="Times New Roman" w:eastAsia="宋体" w:cs="Times New Roman"/>
                  <w:sz w:val="21"/>
                  <w:szCs w:val="21"/>
                  <w:lang w:val="en-US" w:eastAsia="zh-CN"/>
                </w:rPr>
                <w:delText>0</w:delText>
              </w:r>
            </w:del>
          </w:p>
        </w:tc>
        <w:tc>
          <w:tcPr>
            <w:tcW w:w="873" w:type="dxa"/>
            <w:shd w:val="clear" w:color="auto" w:fill="auto"/>
            <w:vAlign w:val="center"/>
          </w:tcPr>
          <w:p w14:paraId="6A221780">
            <w:pPr>
              <w:jc w:val="center"/>
              <w:rPr>
                <w:rFonts w:hint="default" w:ascii="Times New Roman" w:hAnsi="Times New Roman" w:eastAsia="宋体" w:cs="Times New Roman"/>
                <w:sz w:val="21"/>
                <w:szCs w:val="21"/>
                <w:lang w:val="en-US" w:eastAsia="zh-CN"/>
              </w:rPr>
            </w:pPr>
            <w:ins w:id="4533" w:author="赵翔-深圳" w:date="2024-12-20T21:42:21Z">
              <w:r>
                <w:rPr>
                  <w:rFonts w:hint="default" w:cs="Times New Roman"/>
                  <w:sz w:val="21"/>
                  <w:szCs w:val="21"/>
                  <w:lang w:val="en-US" w:eastAsia="zh-CN"/>
                  <w:rPrChange w:id="4534" w:author="赵翔-深圳" w:date="2024-12-20T21:42:33Z">
                    <w:rPr>
                      <w:rFonts w:hint="eastAsia" w:cs="Times New Roman"/>
                      <w:sz w:val="21"/>
                      <w:szCs w:val="21"/>
                      <w:lang w:val="en-US" w:eastAsia="zh-CN"/>
                    </w:rPr>
                  </w:rPrChange>
                </w:rPr>
                <w:t>1</w:t>
              </w:r>
            </w:ins>
            <w:del w:id="4535" w:author="赵翔-深圳" w:date="2024-12-20T21:42:21Z">
              <w:r>
                <w:rPr>
                  <w:rFonts w:hint="default" w:ascii="Times New Roman" w:hAnsi="Times New Roman" w:eastAsia="宋体" w:cs="Times New Roman"/>
                  <w:sz w:val="21"/>
                  <w:szCs w:val="21"/>
                  <w:lang w:val="en-US" w:eastAsia="zh-CN"/>
                </w:rPr>
                <w:delText>0</w:delText>
              </w:r>
            </w:del>
          </w:p>
        </w:tc>
        <w:tc>
          <w:tcPr>
            <w:tcW w:w="2386" w:type="dxa"/>
            <w:shd w:val="clear" w:color="auto" w:fill="auto"/>
            <w:vAlign w:val="center"/>
          </w:tcPr>
          <w:p w14:paraId="02DEB964">
            <w:pPr>
              <w:spacing w:line="240" w:lineRule="exact"/>
              <w:jc w:val="center"/>
              <w:rPr>
                <w:rFonts w:hint="default" w:ascii="Times New Roman" w:hAnsi="Times New Roman" w:eastAsia="宋体" w:cs="Times New Roman"/>
                <w:sz w:val="21"/>
                <w:szCs w:val="21"/>
                <w:lang w:val="en-US" w:eastAsia="zh-CN"/>
              </w:rPr>
            </w:pPr>
            <w:ins w:id="4536" w:author="赵翔-深圳" w:date="2024-12-20T21:37:36Z">
              <w:r>
                <w:rPr>
                  <w:rFonts w:hint="default" w:cs="Times New Roman"/>
                  <w:sz w:val="21"/>
                  <w:szCs w:val="21"/>
                  <w:lang w:val="en-US" w:eastAsia="zh-CN"/>
                  <w:rPrChange w:id="4537" w:author="赵翔-深圳" w:date="2024-12-20T21:42:33Z">
                    <w:rPr>
                      <w:rFonts w:hint="eastAsia" w:cs="Times New Roman"/>
                      <w:sz w:val="21"/>
                      <w:szCs w:val="21"/>
                      <w:lang w:val="en-US" w:eastAsia="zh-CN"/>
                    </w:rPr>
                  </w:rPrChange>
                </w:rPr>
                <w:t>/</w:t>
              </w:r>
            </w:ins>
            <w:del w:id="4538" w:author="赵翔-深圳" w:date="2024-12-20T21:37:35Z">
              <w:r>
                <w:rPr>
                  <w:rFonts w:hint="default" w:ascii="Times New Roman" w:hAnsi="Times New Roman" w:eastAsia="宋体" w:cs="Times New Roman"/>
                  <w:sz w:val="21"/>
                  <w:szCs w:val="21"/>
                </w:rPr>
                <w:delText>未发现明</w:delText>
              </w:r>
            </w:del>
            <w:del w:id="4539" w:author="赵翔-深圳" w:date="2024-12-20T21:37:34Z">
              <w:r>
                <w:rPr>
                  <w:rFonts w:hint="default" w:ascii="Times New Roman" w:hAnsi="Times New Roman" w:eastAsia="宋体" w:cs="Times New Roman"/>
                  <w:sz w:val="21"/>
                  <w:szCs w:val="21"/>
                </w:rPr>
                <w:delText>显病害。</w:delText>
              </w:r>
            </w:del>
          </w:p>
        </w:tc>
        <w:tc>
          <w:tcPr>
            <w:tcW w:w="2418" w:type="dxa"/>
            <w:shd w:val="clear" w:color="auto" w:fill="auto"/>
            <w:vAlign w:val="center"/>
          </w:tcPr>
          <w:p w14:paraId="560DAE21">
            <w:pPr>
              <w:spacing w:line="240" w:lineRule="exact"/>
              <w:jc w:val="center"/>
              <w:rPr>
                <w:rFonts w:hint="default" w:ascii="Times New Roman" w:hAnsi="Times New Roman" w:eastAsia="宋体" w:cs="Times New Roman"/>
                <w:snapToGrid w:val="0"/>
                <w:sz w:val="21"/>
                <w:szCs w:val="21"/>
                <w:lang w:val="en-US" w:eastAsia="zh-CN"/>
              </w:rPr>
            </w:pPr>
          </w:p>
          <w:p w14:paraId="7B7B9D06">
            <w:pPr>
              <w:spacing w:line="240" w:lineRule="exact"/>
              <w:jc w:val="both"/>
              <w:rPr>
                <w:rFonts w:hint="default" w:ascii="Times New Roman" w:hAnsi="Times New Roman" w:eastAsia="宋体" w:cs="Times New Roman"/>
                <w:snapToGrid w:val="0"/>
                <w:sz w:val="21"/>
                <w:szCs w:val="21"/>
                <w:lang w:val="en-US" w:eastAsia="zh-CN"/>
              </w:rPr>
            </w:pPr>
          </w:p>
          <w:p w14:paraId="055F4BC2">
            <w:pPr>
              <w:spacing w:line="240" w:lineRule="exact"/>
              <w:jc w:val="center"/>
              <w:rPr>
                <w:ins w:id="4540" w:author="赵翔-深圳" w:date="2024-12-20T21:42:00Z"/>
                <w:rFonts w:hint="default" w:ascii="Times New Roman" w:hAnsi="Times New Roman" w:eastAsia="宋体" w:cs="Times New Roman"/>
                <w:snapToGrid w:val="0"/>
                <w:sz w:val="21"/>
                <w:szCs w:val="21"/>
                <w:lang w:val="en-US" w:eastAsia="zh-CN"/>
              </w:rPr>
            </w:pPr>
            <w:ins w:id="4541" w:author="赵翔-深圳" w:date="2024-12-20T21:42:05Z">
              <w:r>
                <w:rPr>
                  <w:rFonts w:hint="default" w:ascii="Times New Roman" w:hAnsi="Times New Roman" w:eastAsia="宋体" w:cs="Times New Roman"/>
                  <w:snapToGrid w:val="0"/>
                  <w:sz w:val="21"/>
                  <w:szCs w:val="21"/>
                  <w:lang w:val="en-US" w:eastAsia="zh-CN"/>
                </w:rPr>
                <w:t>1处洞门墙左侧挡土墙渗水（干渍），面积1.44米²。</w:t>
              </w:r>
            </w:ins>
          </w:p>
          <w:p w14:paraId="19DADAFE">
            <w:pPr>
              <w:spacing w:line="240" w:lineRule="exact"/>
              <w:jc w:val="center"/>
              <w:rPr>
                <w:del w:id="4542" w:author="赵翔-深圳" w:date="2024-12-20T21:42:00Z"/>
                <w:rFonts w:hint="default" w:ascii="Times New Roman" w:hAnsi="Times New Roman" w:eastAsia="宋体" w:cs="Times New Roman"/>
                <w:snapToGrid w:val="0"/>
                <w:sz w:val="21"/>
                <w:szCs w:val="21"/>
                <w:lang w:val="en-US" w:eastAsia="zh-CN"/>
              </w:rPr>
            </w:pPr>
            <w:del w:id="4543" w:author="赵翔-深圳" w:date="2024-12-20T21:42:00Z">
              <w:r>
                <w:rPr>
                  <w:rFonts w:hint="default" w:ascii="Times New Roman" w:hAnsi="Times New Roman" w:eastAsia="宋体" w:cs="Times New Roman"/>
                  <w:snapToGrid w:val="0"/>
                  <w:sz w:val="21"/>
                  <w:szCs w:val="21"/>
                  <w:lang w:val="en-US" w:eastAsia="zh-CN"/>
                </w:rPr>
                <w:delText>未发现明显病害。</w:delText>
              </w:r>
            </w:del>
          </w:p>
          <w:p w14:paraId="26EDA8F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042A78B5">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B24C4A9">
            <w:pPr>
              <w:spacing w:line="240" w:lineRule="exact"/>
              <w:jc w:val="center"/>
              <w:rPr>
                <w:rFonts w:hint="default" w:ascii="Times New Roman" w:hAnsi="Times New Roman" w:eastAsia="宋体" w:cs="Times New Roman"/>
                <w:sz w:val="21"/>
                <w:szCs w:val="21"/>
                <w:lang w:val="en-US" w:eastAsia="zh-CN"/>
              </w:rPr>
            </w:pPr>
            <w:ins w:id="4544" w:author="赵翔-深圳" w:date="2024-12-20T21:38:52Z">
              <w:r>
                <w:rPr>
                  <w:rFonts w:hint="default" w:cs="Times New Roman"/>
                  <w:sz w:val="21"/>
                  <w:szCs w:val="21"/>
                  <w:lang w:val="en-US" w:eastAsia="zh-CN"/>
                  <w:rPrChange w:id="4545" w:author="赵翔-深圳" w:date="2024-12-20T21:42:33Z">
                    <w:rPr>
                      <w:rFonts w:hint="eastAsia" w:cs="Times New Roman"/>
                      <w:sz w:val="21"/>
                      <w:szCs w:val="21"/>
                      <w:lang w:val="en-US" w:eastAsia="zh-CN"/>
                    </w:rPr>
                  </w:rPrChange>
                </w:rPr>
                <w:t>/</w:t>
              </w:r>
            </w:ins>
            <w:del w:id="4546" w:author="赵翔-深圳" w:date="2024-12-20T21:38:50Z">
              <w:r>
                <w:rPr>
                  <w:rFonts w:hint="default" w:ascii="Times New Roman" w:hAnsi="Times New Roman" w:eastAsia="宋体" w:cs="Times New Roman"/>
                  <w:sz w:val="21"/>
                  <w:szCs w:val="21"/>
                  <w:lang w:val="en-US" w:eastAsia="zh-CN"/>
                </w:rPr>
                <w:delText>无变</w:delText>
              </w:r>
            </w:del>
            <w:del w:id="4547" w:author="赵翔-深圳" w:date="2024-12-20T21:38:49Z">
              <w:r>
                <w:rPr>
                  <w:rFonts w:hint="default" w:ascii="Times New Roman" w:hAnsi="Times New Roman" w:eastAsia="宋体" w:cs="Times New Roman"/>
                  <w:sz w:val="21"/>
                  <w:szCs w:val="21"/>
                  <w:lang w:val="en-US" w:eastAsia="zh-CN"/>
                </w:rPr>
                <w:delText>化</w:delText>
              </w:r>
            </w:del>
          </w:p>
        </w:tc>
      </w:tr>
      <w:tr w14:paraId="5142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35F8A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5D8E64BB">
            <w:pPr>
              <w:spacing w:line="240" w:lineRule="exact"/>
              <w:jc w:val="center"/>
              <w:rPr>
                <w:rFonts w:hint="default" w:ascii="Times New Roman" w:hAnsi="Times New Roman" w:eastAsia="宋体" w:cs="Times New Roman"/>
                <w:sz w:val="21"/>
                <w:szCs w:val="21"/>
                <w:lang w:val="en-US" w:eastAsia="zh-CN"/>
              </w:rPr>
            </w:pPr>
            <w:ins w:id="4548" w:author="赵翔-深圳" w:date="2024-12-20T21:37:07Z">
              <w:r>
                <w:rPr>
                  <w:rFonts w:hint="default" w:cs="Times New Roman"/>
                  <w:sz w:val="21"/>
                  <w:szCs w:val="21"/>
                  <w:lang w:val="en-US" w:eastAsia="zh-CN"/>
                  <w:rPrChange w:id="4549" w:author="赵翔-深圳" w:date="2024-12-20T21:42:33Z">
                    <w:rPr>
                      <w:rFonts w:hint="eastAsia" w:cs="Times New Roman"/>
                      <w:sz w:val="21"/>
                      <w:szCs w:val="21"/>
                      <w:lang w:val="en-US" w:eastAsia="zh-CN"/>
                    </w:rPr>
                  </w:rPrChange>
                </w:rPr>
                <w:t>/</w:t>
              </w:r>
            </w:ins>
            <w:del w:id="4550" w:author="赵翔-深圳" w:date="2024-12-20T21:37:07Z">
              <w:r>
                <w:rPr>
                  <w:rFonts w:hint="default" w:ascii="Times New Roman" w:hAnsi="Times New Roman" w:eastAsia="宋体" w:cs="Times New Roman"/>
                  <w:sz w:val="21"/>
                  <w:szCs w:val="21"/>
                  <w:lang w:val="en-US" w:eastAsia="zh-CN"/>
                </w:rPr>
                <w:delText>1</w:delText>
              </w:r>
            </w:del>
          </w:p>
        </w:tc>
        <w:tc>
          <w:tcPr>
            <w:tcW w:w="873" w:type="dxa"/>
            <w:shd w:val="clear" w:color="auto" w:fill="auto"/>
            <w:vAlign w:val="center"/>
          </w:tcPr>
          <w:p w14:paraId="02C772D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4DF5CFD9">
            <w:pPr>
              <w:numPr>
                <w:ilvl w:val="0"/>
                <w:numId w:val="0"/>
              </w:numPr>
              <w:jc w:val="center"/>
              <w:rPr>
                <w:del w:id="4552" w:author="赵翔-深圳" w:date="2024-12-20T21:37:43Z"/>
                <w:rFonts w:hint="default" w:ascii="Times New Roman" w:hAnsi="Times New Roman" w:eastAsia="宋体" w:cs="Times New Roman"/>
                <w:sz w:val="21"/>
                <w:szCs w:val="21"/>
              </w:rPr>
              <w:pPrChange w:id="4551" w:author="赵翔-深圳" w:date="2024-12-20T21:37:56Z">
                <w:pPr>
                  <w:numPr>
                    <w:ilvl w:val="0"/>
                    <w:numId w:val="7"/>
                  </w:numPr>
                </w:pPr>
              </w:pPrChange>
            </w:pPr>
            <w:ins w:id="4553" w:author="赵翔-深圳" w:date="2024-12-20T21:37:45Z">
              <w:r>
                <w:rPr>
                  <w:rFonts w:hint="default" w:cs="Times New Roman"/>
                  <w:sz w:val="21"/>
                  <w:szCs w:val="21"/>
                  <w:lang w:val="en-US" w:eastAsia="zh-CN"/>
                  <w:rPrChange w:id="4554" w:author="赵翔-深圳" w:date="2024-12-20T21:42:33Z">
                    <w:rPr>
                      <w:rFonts w:hint="eastAsia" w:cs="Times New Roman"/>
                      <w:sz w:val="21"/>
                      <w:szCs w:val="21"/>
                      <w:lang w:val="en-US" w:eastAsia="zh-CN"/>
                    </w:rPr>
                  </w:rPrChange>
                </w:rPr>
                <w:t>/</w:t>
              </w:r>
            </w:ins>
            <w:del w:id="4555" w:author="赵翔-深圳" w:date="2024-12-20T21:37:44Z">
              <w:r>
                <w:rPr>
                  <w:rFonts w:hint="default" w:ascii="Times New Roman" w:hAnsi="Times New Roman" w:eastAsia="宋体" w:cs="Times New Roman"/>
                  <w:sz w:val="21"/>
                  <w:szCs w:val="21"/>
                </w:rPr>
                <w:delText>衬</w:delText>
              </w:r>
            </w:del>
            <w:del w:id="4556" w:author="赵翔-深圳" w:date="2024-12-20T21:37:43Z">
              <w:r>
                <w:rPr>
                  <w:rFonts w:hint="default" w:ascii="Times New Roman" w:hAnsi="Times New Roman" w:eastAsia="宋体" w:cs="Times New Roman"/>
                  <w:sz w:val="21"/>
                  <w:szCs w:val="21"/>
                </w:rPr>
                <w:delText>砌破损</w:delText>
              </w:r>
            </w:del>
          </w:p>
          <w:p w14:paraId="2200F395">
            <w:pPr>
              <w:numPr>
                <w:ilvl w:val="0"/>
                <w:numId w:val="0"/>
              </w:numPr>
              <w:jc w:val="center"/>
              <w:rPr>
                <w:del w:id="4558" w:author="赵翔-深圳" w:date="2024-12-20T21:37:41Z"/>
                <w:rFonts w:hint="default" w:ascii="Times New Roman" w:hAnsi="Times New Roman" w:eastAsia="宋体" w:cs="Times New Roman"/>
                <w:sz w:val="21"/>
                <w:szCs w:val="21"/>
                <w:lang w:val="en-US" w:eastAsia="zh-CN"/>
              </w:rPr>
              <w:pPrChange w:id="4557" w:author="赵翔-深圳" w:date="2024-12-20T21:37:56Z">
                <w:pPr>
                  <w:numPr>
                    <w:ilvl w:val="0"/>
                    <w:numId w:val="0"/>
                  </w:numPr>
                </w:pPr>
              </w:pPrChange>
            </w:pPr>
            <w:del w:id="4559" w:author="赵翔-深圳" w:date="2024-12-20T21:37:43Z">
              <w:r>
                <w:rPr>
                  <w:rFonts w:hint="default" w:ascii="Times New Roman" w:hAnsi="Times New Roman" w:eastAsia="宋体" w:cs="Times New Roman"/>
                  <w:sz w:val="21"/>
                  <w:szCs w:val="21"/>
                  <w:lang w:val="en-US" w:eastAsia="zh-CN"/>
                </w:rPr>
                <w:delText>未发</w:delText>
              </w:r>
            </w:del>
            <w:del w:id="4560" w:author="赵翔-深圳" w:date="2024-12-20T21:37:42Z">
              <w:r>
                <w:rPr>
                  <w:rFonts w:hint="default" w:ascii="Times New Roman" w:hAnsi="Times New Roman" w:eastAsia="宋体" w:cs="Times New Roman"/>
                  <w:sz w:val="21"/>
                  <w:szCs w:val="21"/>
                  <w:lang w:val="en-US" w:eastAsia="zh-CN"/>
                </w:rPr>
                <w:delText>现明显病害。</w:delText>
              </w:r>
            </w:del>
          </w:p>
          <w:p w14:paraId="2054DAE7">
            <w:pPr>
              <w:jc w:val="center"/>
              <w:rPr>
                <w:del w:id="4562" w:author="赵翔-深圳" w:date="2024-12-20T21:37:40Z"/>
                <w:rFonts w:hint="default" w:ascii="Times New Roman" w:hAnsi="Times New Roman" w:eastAsia="宋体" w:cs="Times New Roman"/>
                <w:sz w:val="21"/>
                <w:szCs w:val="21"/>
              </w:rPr>
              <w:pPrChange w:id="4561" w:author="赵翔-深圳" w:date="2024-12-20T21:37:56Z">
                <w:pPr/>
              </w:pPrChange>
            </w:pPr>
            <w:del w:id="4563" w:author="赵翔-深圳" w:date="2024-12-20T21:37:41Z">
              <w:r>
                <w:rPr>
                  <w:rFonts w:hint="default" w:ascii="Times New Roman" w:hAnsi="Times New Roman" w:eastAsia="宋体" w:cs="Times New Roman"/>
                  <w:sz w:val="21"/>
                  <w:szCs w:val="21"/>
                </w:rPr>
                <w:delText>2）衬砌渗漏</w:delText>
              </w:r>
            </w:del>
            <w:del w:id="4564" w:author="赵翔-深圳" w:date="2024-12-20T21:37:40Z">
              <w:r>
                <w:rPr>
                  <w:rFonts w:hint="default" w:ascii="Times New Roman" w:hAnsi="Times New Roman" w:eastAsia="宋体" w:cs="Times New Roman"/>
                  <w:sz w:val="21"/>
                  <w:szCs w:val="21"/>
                </w:rPr>
                <w:delText>水</w:delText>
              </w:r>
            </w:del>
          </w:p>
          <w:p w14:paraId="70B17A70">
            <w:pPr>
              <w:jc w:val="center"/>
              <w:rPr>
                <w:rFonts w:hint="default" w:ascii="Times New Roman" w:hAnsi="Times New Roman" w:eastAsia="宋体" w:cs="Times New Roman"/>
                <w:sz w:val="21"/>
                <w:szCs w:val="21"/>
                <w:lang w:val="en-US" w:eastAsia="zh-CN"/>
              </w:rPr>
              <w:pPrChange w:id="4565" w:author="赵翔-深圳" w:date="2024-12-20T21:37:56Z">
                <w:pPr/>
              </w:pPrChange>
            </w:pPr>
            <w:del w:id="4566" w:author="赵翔-深圳" w:date="2024-12-20T21:37:40Z">
              <w:r>
                <w:rPr>
                  <w:rFonts w:hint="default" w:ascii="Times New Roman" w:hAnsi="Times New Roman" w:eastAsia="宋体" w:cs="Times New Roman"/>
                  <w:sz w:val="21"/>
                  <w:szCs w:val="21"/>
                  <w:lang w:val="en-US" w:eastAsia="zh-CN"/>
                </w:rPr>
                <w:delText>1处面状渗</w:delText>
              </w:r>
            </w:del>
            <w:del w:id="4567" w:author="赵翔-深圳" w:date="2024-12-20T21:37:39Z">
              <w:r>
                <w:rPr>
                  <w:rFonts w:hint="default" w:ascii="Times New Roman" w:hAnsi="Times New Roman" w:eastAsia="宋体" w:cs="Times New Roman"/>
                  <w:sz w:val="21"/>
                  <w:szCs w:val="21"/>
                  <w:lang w:val="en-US" w:eastAsia="zh-CN"/>
                </w:rPr>
                <w:delText>水，面积为0.</w:delText>
              </w:r>
            </w:del>
            <w:del w:id="4568" w:author="赵翔-深圳" w:date="2024-12-20T21:37:38Z">
              <w:r>
                <w:rPr>
                  <w:rFonts w:hint="default" w:ascii="Times New Roman" w:hAnsi="Times New Roman" w:eastAsia="宋体" w:cs="Times New Roman"/>
                  <w:sz w:val="21"/>
                  <w:szCs w:val="21"/>
                  <w:lang w:val="en-US" w:eastAsia="zh-CN"/>
                </w:rPr>
                <w:delText>1</w:delText>
              </w:r>
            </w:del>
            <w:del w:id="4569" w:author="赵翔-深圳" w:date="2024-12-20T21:37:38Z">
              <w:r>
                <w:rPr>
                  <w:rFonts w:hint="default" w:ascii="Times New Roman" w:hAnsi="Times New Roman" w:eastAsia="宋体" w:cs="Times New Roman"/>
                  <w:sz w:val="21"/>
                  <w:szCs w:val="21"/>
                </w:rPr>
                <w:delText>m</w:delText>
              </w:r>
            </w:del>
            <w:del w:id="4570" w:author="赵翔-深圳" w:date="2024-12-20T21:37:38Z">
              <w:r>
                <w:rPr>
                  <w:rFonts w:hint="default" w:ascii="Times New Roman" w:hAnsi="Times New Roman" w:eastAsia="宋体" w:cs="Times New Roman"/>
                  <w:sz w:val="21"/>
                  <w:szCs w:val="21"/>
                  <w:lang w:val="en-US" w:eastAsia="zh-CN"/>
                </w:rPr>
                <w:delText>²。</w:delText>
              </w:r>
            </w:del>
          </w:p>
        </w:tc>
        <w:tc>
          <w:tcPr>
            <w:tcW w:w="2418" w:type="dxa"/>
            <w:shd w:val="clear" w:color="auto" w:fill="auto"/>
            <w:vAlign w:val="center"/>
          </w:tcPr>
          <w:p w14:paraId="78123E4E">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0C97D3C4">
            <w:pPr>
              <w:rPr>
                <w:ins w:id="4571" w:author="赵翔-深圳" w:date="2024-12-20T21:41:21Z"/>
                <w:rFonts w:hint="default"/>
                <w:szCs w:val="21"/>
                <w:rPrChange w:id="4572" w:author="赵翔-深圳" w:date="2024-12-20T21:42:33Z">
                  <w:rPr>
                    <w:ins w:id="4573" w:author="赵翔-深圳" w:date="2024-12-20T21:41:21Z"/>
                  </w:rPr>
                </w:rPrChange>
              </w:rPr>
            </w:pPr>
            <w:ins w:id="4574" w:author="赵翔-深圳" w:date="2024-12-20T21:41:21Z">
              <w:r>
                <w:rPr>
                  <w:rFonts w:hint="default" w:ascii="Times New Roman" w:hAnsi="Times New Roman" w:cs="Times New Roman"/>
                  <w:sz w:val="21"/>
                  <w:szCs w:val="21"/>
                  <w:rPrChange w:id="4575" w:author="赵翔-深圳" w:date="2024-12-20T21:42:33Z">
                    <w:rPr>
                      <w:rFonts w:hint="default" w:ascii="Times New Roman" w:hAnsi="Times New Roman" w:cs="Times New Roman"/>
                      <w:sz w:val="24"/>
                      <w:szCs w:val="24"/>
                    </w:rPr>
                  </w:rPrChange>
                </w:rPr>
                <w:t>8处环向裂缝，长为14.8m，宽度为0.31~0.48mm。1处斜向裂缝，长为1.69m，宽度为0.35mm。</w:t>
              </w:r>
            </w:ins>
          </w:p>
          <w:p w14:paraId="3E355EA1">
            <w:pPr>
              <w:spacing w:line="240" w:lineRule="exact"/>
              <w:jc w:val="both"/>
              <w:rPr>
                <w:del w:id="4576" w:author="赵翔-深圳" w:date="2024-12-20T21:41:21Z"/>
                <w:rFonts w:hint="default" w:ascii="Times New Roman" w:hAnsi="Times New Roman" w:eastAsia="宋体" w:cs="Times New Roman"/>
                <w:snapToGrid w:val="0"/>
                <w:sz w:val="21"/>
                <w:szCs w:val="21"/>
                <w:lang w:val="en-US" w:eastAsia="zh-CN"/>
              </w:rPr>
            </w:pPr>
            <w:del w:id="4577" w:author="赵翔-深圳" w:date="2024-12-20T21:41:21Z">
              <w:r>
                <w:rPr>
                  <w:rFonts w:hint="default" w:ascii="Times New Roman" w:hAnsi="Times New Roman" w:eastAsia="宋体" w:cs="Times New Roman"/>
                  <w:snapToGrid w:val="0"/>
                  <w:sz w:val="21"/>
                  <w:szCs w:val="21"/>
                  <w:lang w:val="en-US" w:eastAsia="zh-CN"/>
                </w:rPr>
                <w:delText>1处环向裂缝，长为1.06</w:delText>
              </w:r>
            </w:del>
            <w:del w:id="4578" w:author="赵翔-深圳" w:date="2024-12-20T21:41:21Z">
              <w:r>
                <w:rPr>
                  <w:rFonts w:hint="default" w:ascii="Times New Roman" w:hAnsi="Times New Roman" w:eastAsia="宋体" w:cs="Times New Roman"/>
                  <w:snapToGrid w:val="0"/>
                  <w:sz w:val="21"/>
                  <w:szCs w:val="21"/>
                </w:rPr>
                <w:delText>m，</w:delText>
              </w:r>
            </w:del>
            <w:del w:id="4579" w:author="赵翔-深圳" w:date="2024-12-20T21:41:21Z">
              <w:r>
                <w:rPr>
                  <w:rFonts w:hint="default" w:ascii="Times New Roman" w:hAnsi="Times New Roman" w:eastAsia="宋体" w:cs="Times New Roman"/>
                  <w:snapToGrid w:val="0"/>
                  <w:sz w:val="21"/>
                  <w:szCs w:val="21"/>
                  <w:lang w:val="en-US" w:eastAsia="zh-CN"/>
                </w:rPr>
                <w:delText>宽度为0.37</w:delText>
              </w:r>
            </w:del>
            <w:del w:id="4580" w:author="赵翔-深圳" w:date="2024-12-20T21:41:21Z">
              <w:r>
                <w:rPr>
                  <w:rFonts w:hint="default" w:ascii="Times New Roman" w:hAnsi="Times New Roman" w:eastAsia="宋体" w:cs="Times New Roman"/>
                  <w:snapToGrid w:val="0"/>
                  <w:sz w:val="21"/>
                  <w:szCs w:val="21"/>
                </w:rPr>
                <w:delText>mm</w:delText>
              </w:r>
            </w:del>
            <w:del w:id="4581" w:author="赵翔-深圳" w:date="2024-12-20T21:41:21Z">
              <w:r>
                <w:rPr>
                  <w:rFonts w:hint="default" w:ascii="Times New Roman" w:hAnsi="Times New Roman" w:eastAsia="宋体" w:cs="Times New Roman"/>
                  <w:snapToGrid w:val="0"/>
                  <w:sz w:val="21"/>
                  <w:szCs w:val="21"/>
                  <w:lang w:eastAsia="zh-CN"/>
                </w:rPr>
                <w:delText>。</w:delText>
              </w:r>
            </w:del>
            <w:del w:id="4582" w:author="赵翔-深圳" w:date="2024-12-20T21:41:21Z">
              <w:r>
                <w:rPr>
                  <w:rFonts w:hint="default" w:ascii="Times New Roman" w:hAnsi="Times New Roman" w:eastAsia="宋体" w:cs="Times New Roman"/>
                  <w:snapToGrid w:val="0"/>
                  <w:sz w:val="21"/>
                  <w:szCs w:val="21"/>
                  <w:lang w:val="en-US" w:eastAsia="zh-CN"/>
                </w:rPr>
                <w:delText>1处纵向裂缝，长为2.04</w:delText>
              </w:r>
            </w:del>
            <w:del w:id="4583" w:author="赵翔-深圳" w:date="2024-12-20T21:41:21Z">
              <w:r>
                <w:rPr>
                  <w:rFonts w:hint="default" w:ascii="Times New Roman" w:hAnsi="Times New Roman" w:eastAsia="宋体" w:cs="Times New Roman"/>
                  <w:snapToGrid w:val="0"/>
                  <w:sz w:val="21"/>
                  <w:szCs w:val="21"/>
                </w:rPr>
                <w:delText>m，</w:delText>
              </w:r>
            </w:del>
            <w:del w:id="4584" w:author="赵翔-深圳" w:date="2024-12-20T21:41:21Z">
              <w:r>
                <w:rPr>
                  <w:rFonts w:hint="default" w:ascii="Times New Roman" w:hAnsi="Times New Roman" w:eastAsia="宋体" w:cs="Times New Roman"/>
                  <w:snapToGrid w:val="0"/>
                  <w:sz w:val="21"/>
                  <w:szCs w:val="21"/>
                  <w:lang w:val="en-US" w:eastAsia="zh-CN"/>
                </w:rPr>
                <w:delText>宽度为0.35</w:delText>
              </w:r>
            </w:del>
            <w:del w:id="4585" w:author="赵翔-深圳" w:date="2024-12-20T21:41:21Z">
              <w:r>
                <w:rPr>
                  <w:rFonts w:hint="default" w:ascii="Times New Roman" w:hAnsi="Times New Roman" w:eastAsia="宋体" w:cs="Times New Roman"/>
                  <w:snapToGrid w:val="0"/>
                  <w:sz w:val="21"/>
                  <w:szCs w:val="21"/>
                </w:rPr>
                <w:delText>mm</w:delText>
              </w:r>
            </w:del>
            <w:del w:id="4586" w:author="赵翔-深圳" w:date="2024-12-20T21:41:21Z">
              <w:r>
                <w:rPr>
                  <w:rFonts w:hint="default" w:ascii="Times New Roman" w:hAnsi="Times New Roman" w:eastAsia="宋体" w:cs="Times New Roman"/>
                  <w:snapToGrid w:val="0"/>
                  <w:sz w:val="21"/>
                  <w:szCs w:val="21"/>
                  <w:lang w:eastAsia="zh-CN"/>
                </w:rPr>
                <w:delText>。</w:delText>
              </w:r>
            </w:del>
          </w:p>
          <w:p w14:paraId="47CF7116">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68EE6DFC">
            <w:pPr>
              <w:spacing w:line="240" w:lineRule="exact"/>
              <w:jc w:val="both"/>
              <w:rPr>
                <w:rFonts w:hint="default" w:ascii="Times New Roman" w:hAnsi="Times New Roman" w:eastAsia="宋体" w:cs="Times New Roman"/>
                <w:snapToGrid w:val="0"/>
                <w:sz w:val="21"/>
                <w:szCs w:val="21"/>
                <w:lang w:val="en-US" w:eastAsia="zh-CN"/>
              </w:rPr>
            </w:pPr>
          </w:p>
          <w:p w14:paraId="422BAC18">
            <w:pPr>
              <w:spacing w:line="240" w:lineRule="exact"/>
              <w:jc w:val="both"/>
              <w:rPr>
                <w:rFonts w:hint="default" w:ascii="Times New Roman" w:hAnsi="Times New Roman" w:eastAsia="宋体" w:cs="Times New Roman"/>
                <w:snapToGrid w:val="0"/>
                <w:sz w:val="21"/>
                <w:szCs w:val="21"/>
                <w:lang w:val="en-US" w:eastAsia="zh-CN"/>
              </w:rPr>
            </w:pPr>
          </w:p>
          <w:p w14:paraId="5B8045EA">
            <w:pPr>
              <w:spacing w:line="240" w:lineRule="exact"/>
              <w:jc w:val="both"/>
              <w:rPr>
                <w:rFonts w:hint="default" w:ascii="Times New Roman" w:hAnsi="Times New Roman" w:eastAsia="宋体" w:cs="Times New Roman"/>
                <w:snapToGrid w:val="0"/>
                <w:sz w:val="21"/>
                <w:szCs w:val="21"/>
                <w:lang w:eastAsia="zh-CN"/>
              </w:rPr>
            </w:pPr>
          </w:p>
          <w:p w14:paraId="7E873481">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176156DF">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39C40FC">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64EAB3F9">
            <w:pPr>
              <w:spacing w:line="240" w:lineRule="exact"/>
              <w:jc w:val="center"/>
              <w:rPr>
                <w:rFonts w:hint="default" w:ascii="Times New Roman" w:hAnsi="Times New Roman" w:eastAsia="宋体" w:cs="Times New Roman"/>
                <w:sz w:val="21"/>
                <w:szCs w:val="21"/>
                <w:lang w:val="en-US" w:eastAsia="zh-CN"/>
              </w:rPr>
            </w:pPr>
            <w:ins w:id="4587" w:author="赵翔-深圳" w:date="2024-12-20T21:38:59Z">
              <w:r>
                <w:rPr>
                  <w:rFonts w:hint="default" w:cs="Times New Roman"/>
                  <w:sz w:val="21"/>
                  <w:szCs w:val="21"/>
                  <w:lang w:val="en-US" w:eastAsia="zh-CN"/>
                  <w:rPrChange w:id="4588" w:author="赵翔-深圳" w:date="2024-12-20T21:42:33Z">
                    <w:rPr>
                      <w:rFonts w:hint="eastAsia" w:cs="Times New Roman"/>
                      <w:sz w:val="21"/>
                      <w:szCs w:val="21"/>
                      <w:lang w:val="en-US" w:eastAsia="zh-CN"/>
                    </w:rPr>
                  </w:rPrChange>
                </w:rPr>
                <w:t>/</w:t>
              </w:r>
            </w:ins>
            <w:del w:id="4589" w:author="赵翔-深圳" w:date="2024-12-20T21:38:58Z">
              <w:r>
                <w:rPr>
                  <w:rFonts w:hint="default" w:ascii="Times New Roman" w:hAnsi="Times New Roman" w:eastAsia="宋体" w:cs="Times New Roman"/>
                  <w:sz w:val="21"/>
                  <w:szCs w:val="21"/>
                  <w:lang w:val="en-US" w:eastAsia="zh-CN"/>
                </w:rPr>
                <w:delText>新增</w:delText>
              </w:r>
            </w:del>
            <w:del w:id="4590" w:author="赵翔-深圳" w:date="2024-12-20T21:38:57Z">
              <w:r>
                <w:rPr>
                  <w:rFonts w:hint="default" w:ascii="Times New Roman" w:hAnsi="Times New Roman" w:eastAsia="宋体" w:cs="Times New Roman"/>
                  <w:sz w:val="21"/>
                  <w:szCs w:val="21"/>
                  <w:lang w:val="en-US" w:eastAsia="zh-CN"/>
                </w:rPr>
                <w:delText>病害</w:delText>
              </w:r>
            </w:del>
          </w:p>
        </w:tc>
      </w:tr>
      <w:tr w14:paraId="2E12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BEC8C4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66F8D4E">
            <w:pPr>
              <w:spacing w:line="240" w:lineRule="exact"/>
              <w:jc w:val="center"/>
              <w:rPr>
                <w:rFonts w:hint="default" w:ascii="Times New Roman" w:hAnsi="Times New Roman" w:eastAsia="宋体" w:cs="Times New Roman"/>
                <w:sz w:val="21"/>
                <w:szCs w:val="21"/>
                <w:lang w:val="en-US" w:eastAsia="zh-CN"/>
              </w:rPr>
            </w:pPr>
            <w:ins w:id="4591" w:author="赵翔-深圳" w:date="2024-12-20T21:37:10Z">
              <w:r>
                <w:rPr>
                  <w:rFonts w:hint="default" w:cs="Times New Roman"/>
                  <w:sz w:val="21"/>
                  <w:szCs w:val="21"/>
                  <w:lang w:val="en-US" w:eastAsia="zh-CN"/>
                  <w:rPrChange w:id="4592" w:author="赵翔-深圳" w:date="2024-12-20T21:42:33Z">
                    <w:rPr>
                      <w:rFonts w:hint="eastAsia" w:cs="Times New Roman"/>
                      <w:sz w:val="21"/>
                      <w:szCs w:val="21"/>
                      <w:lang w:val="en-US" w:eastAsia="zh-CN"/>
                    </w:rPr>
                  </w:rPrChange>
                </w:rPr>
                <w:t>/</w:t>
              </w:r>
            </w:ins>
            <w:del w:id="4593" w:author="赵翔-深圳" w:date="2024-12-20T21:37:10Z">
              <w:r>
                <w:rPr>
                  <w:rFonts w:hint="default" w:ascii="Times New Roman" w:hAnsi="Times New Roman" w:eastAsia="宋体" w:cs="Times New Roman"/>
                  <w:sz w:val="21"/>
                  <w:szCs w:val="21"/>
                  <w:lang w:val="en-US" w:eastAsia="zh-CN"/>
                </w:rPr>
                <w:delText>0</w:delText>
              </w:r>
            </w:del>
          </w:p>
        </w:tc>
        <w:tc>
          <w:tcPr>
            <w:tcW w:w="873" w:type="dxa"/>
            <w:shd w:val="clear" w:color="auto" w:fill="auto"/>
            <w:vAlign w:val="center"/>
          </w:tcPr>
          <w:p w14:paraId="2667C73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2983C76">
            <w:pPr>
              <w:spacing w:line="240" w:lineRule="exact"/>
              <w:jc w:val="center"/>
              <w:rPr>
                <w:rFonts w:hint="default" w:ascii="Times New Roman" w:hAnsi="Times New Roman" w:eastAsia="宋体" w:cs="Times New Roman"/>
                <w:sz w:val="21"/>
                <w:szCs w:val="21"/>
                <w:lang w:val="en-US" w:eastAsia="zh-CN"/>
              </w:rPr>
            </w:pPr>
            <w:ins w:id="4594" w:author="赵翔-深圳" w:date="2024-12-20T21:38:01Z">
              <w:r>
                <w:rPr>
                  <w:rFonts w:hint="default" w:cs="Times New Roman"/>
                  <w:sz w:val="21"/>
                  <w:szCs w:val="21"/>
                  <w:lang w:val="en-US" w:eastAsia="zh-CN"/>
                  <w:rPrChange w:id="4595" w:author="赵翔-深圳" w:date="2024-12-20T21:42:33Z">
                    <w:rPr>
                      <w:rFonts w:hint="eastAsia" w:cs="Times New Roman"/>
                      <w:sz w:val="21"/>
                      <w:szCs w:val="21"/>
                      <w:lang w:val="en-US" w:eastAsia="zh-CN"/>
                    </w:rPr>
                  </w:rPrChange>
                </w:rPr>
                <w:t>/</w:t>
              </w:r>
            </w:ins>
            <w:del w:id="4596" w:author="赵翔-深圳" w:date="2024-12-20T21:38:00Z">
              <w:r>
                <w:rPr>
                  <w:rFonts w:hint="default" w:ascii="Times New Roman" w:hAnsi="Times New Roman" w:eastAsia="宋体" w:cs="Times New Roman"/>
                  <w:sz w:val="21"/>
                  <w:szCs w:val="21"/>
                  <w:lang w:val="en-US" w:eastAsia="zh-CN"/>
                </w:rPr>
                <w:delText>未发</w:delText>
              </w:r>
            </w:del>
            <w:del w:id="4597" w:author="赵翔-深圳" w:date="2024-12-20T21:37:59Z">
              <w:r>
                <w:rPr>
                  <w:rFonts w:hint="default" w:ascii="Times New Roman" w:hAnsi="Times New Roman" w:eastAsia="宋体" w:cs="Times New Roman"/>
                  <w:sz w:val="21"/>
                  <w:szCs w:val="21"/>
                  <w:lang w:val="en-US" w:eastAsia="zh-CN"/>
                </w:rPr>
                <w:delText>现明显病害。</w:delText>
              </w:r>
            </w:del>
          </w:p>
        </w:tc>
        <w:tc>
          <w:tcPr>
            <w:tcW w:w="2418" w:type="dxa"/>
            <w:shd w:val="clear" w:color="auto" w:fill="auto"/>
            <w:vAlign w:val="center"/>
          </w:tcPr>
          <w:p w14:paraId="17DAE262">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534903">
            <w:pPr>
              <w:spacing w:line="240" w:lineRule="exact"/>
              <w:jc w:val="center"/>
              <w:rPr>
                <w:rFonts w:hint="default" w:ascii="Times New Roman" w:hAnsi="Times New Roman" w:eastAsia="宋体" w:cs="Times New Roman"/>
                <w:sz w:val="21"/>
                <w:szCs w:val="21"/>
              </w:rPr>
            </w:pPr>
            <w:ins w:id="4598" w:author="赵翔-深圳" w:date="2024-12-20T21:39:02Z">
              <w:r>
                <w:rPr>
                  <w:rFonts w:hint="default" w:cs="Times New Roman"/>
                  <w:sz w:val="21"/>
                  <w:szCs w:val="21"/>
                  <w:lang w:val="en-US" w:eastAsia="zh-CN"/>
                  <w:rPrChange w:id="4599" w:author="赵翔-深圳" w:date="2024-12-20T21:42:33Z">
                    <w:rPr>
                      <w:rFonts w:hint="eastAsia" w:cs="Times New Roman"/>
                      <w:sz w:val="21"/>
                      <w:szCs w:val="21"/>
                      <w:lang w:val="en-US" w:eastAsia="zh-CN"/>
                    </w:rPr>
                  </w:rPrChange>
                </w:rPr>
                <w:t>/</w:t>
              </w:r>
            </w:ins>
            <w:del w:id="4600" w:author="赵翔-深圳" w:date="2024-12-20T21:39:01Z">
              <w:r>
                <w:rPr>
                  <w:rFonts w:hint="default" w:ascii="Times New Roman" w:hAnsi="Times New Roman" w:eastAsia="宋体" w:cs="Times New Roman"/>
                  <w:sz w:val="21"/>
                  <w:szCs w:val="21"/>
                </w:rPr>
                <w:delText>无变</w:delText>
              </w:r>
            </w:del>
            <w:del w:id="4601" w:author="赵翔-深圳" w:date="2024-12-20T21:39:00Z">
              <w:r>
                <w:rPr>
                  <w:rFonts w:hint="default" w:ascii="Times New Roman" w:hAnsi="Times New Roman" w:eastAsia="宋体" w:cs="Times New Roman"/>
                  <w:sz w:val="21"/>
                  <w:szCs w:val="21"/>
                </w:rPr>
                <w:delText>化</w:delText>
              </w:r>
            </w:del>
          </w:p>
        </w:tc>
      </w:tr>
      <w:tr w14:paraId="78E06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E597B9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A724CF0">
            <w:pPr>
              <w:spacing w:line="240" w:lineRule="exact"/>
              <w:jc w:val="center"/>
              <w:rPr>
                <w:rFonts w:hint="default" w:ascii="Times New Roman" w:hAnsi="Times New Roman" w:eastAsia="宋体" w:cs="Times New Roman"/>
                <w:sz w:val="21"/>
                <w:szCs w:val="21"/>
                <w:lang w:val="en-US" w:eastAsia="zh-CN"/>
              </w:rPr>
            </w:pPr>
            <w:ins w:id="4602" w:author="赵翔-深圳" w:date="2024-12-20T21:37:13Z">
              <w:r>
                <w:rPr>
                  <w:rFonts w:hint="default" w:cs="Times New Roman"/>
                  <w:sz w:val="21"/>
                  <w:szCs w:val="21"/>
                  <w:lang w:val="en-US" w:eastAsia="zh-CN"/>
                  <w:rPrChange w:id="4603" w:author="赵翔-深圳" w:date="2024-12-20T21:42:33Z">
                    <w:rPr>
                      <w:rFonts w:hint="eastAsia" w:cs="Times New Roman"/>
                      <w:sz w:val="21"/>
                      <w:szCs w:val="21"/>
                      <w:lang w:val="en-US" w:eastAsia="zh-CN"/>
                    </w:rPr>
                  </w:rPrChange>
                </w:rPr>
                <w:t>/</w:t>
              </w:r>
            </w:ins>
            <w:del w:id="4604" w:author="赵翔-深圳" w:date="2024-12-20T21:37:13Z">
              <w:r>
                <w:rPr>
                  <w:rFonts w:hint="default" w:ascii="Times New Roman" w:hAnsi="Times New Roman" w:eastAsia="宋体" w:cs="Times New Roman"/>
                  <w:sz w:val="21"/>
                  <w:szCs w:val="21"/>
                  <w:lang w:val="en-US" w:eastAsia="zh-CN"/>
                </w:rPr>
                <w:delText>1</w:delText>
              </w:r>
            </w:del>
          </w:p>
        </w:tc>
        <w:tc>
          <w:tcPr>
            <w:tcW w:w="873" w:type="dxa"/>
            <w:shd w:val="clear" w:color="auto" w:fill="auto"/>
            <w:vAlign w:val="center"/>
          </w:tcPr>
          <w:p w14:paraId="0ADDE1F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38ED3ED">
            <w:pPr>
              <w:spacing w:line="240" w:lineRule="exact"/>
              <w:jc w:val="center"/>
              <w:rPr>
                <w:rFonts w:hint="default" w:ascii="Times New Roman" w:hAnsi="Times New Roman" w:eastAsia="宋体" w:cs="Times New Roman"/>
                <w:sz w:val="21"/>
                <w:szCs w:val="21"/>
                <w:lang w:val="en-US" w:eastAsia="zh-CN"/>
              </w:rPr>
            </w:pPr>
            <w:ins w:id="4605" w:author="赵翔-深圳" w:date="2024-12-20T21:38:04Z">
              <w:r>
                <w:rPr>
                  <w:rFonts w:hint="default" w:cs="Times New Roman"/>
                  <w:sz w:val="21"/>
                  <w:szCs w:val="21"/>
                  <w:lang w:val="en-US" w:eastAsia="zh-CN"/>
                  <w:rPrChange w:id="4606" w:author="赵翔-深圳" w:date="2024-12-20T21:42:33Z">
                    <w:rPr>
                      <w:rFonts w:hint="eastAsia" w:cs="Times New Roman"/>
                      <w:sz w:val="21"/>
                      <w:szCs w:val="21"/>
                      <w:lang w:val="en-US" w:eastAsia="zh-CN"/>
                    </w:rPr>
                  </w:rPrChange>
                </w:rPr>
                <w:t>/</w:t>
              </w:r>
            </w:ins>
            <w:del w:id="4607" w:author="赵翔-深圳" w:date="2024-12-20T21:38:04Z">
              <w:r>
                <w:rPr>
                  <w:rFonts w:hint="default" w:ascii="Times New Roman" w:hAnsi="Times New Roman" w:eastAsia="宋体" w:cs="Times New Roman"/>
                  <w:sz w:val="21"/>
                  <w:szCs w:val="21"/>
                  <w:lang w:val="en-US" w:eastAsia="zh-CN"/>
                </w:rPr>
                <w:delText>1</w:delText>
              </w:r>
            </w:del>
            <w:del w:id="4608" w:author="赵翔-深圳" w:date="2024-12-20T21:38:03Z">
              <w:r>
                <w:rPr>
                  <w:rFonts w:hint="default" w:ascii="Times New Roman" w:hAnsi="Times New Roman" w:eastAsia="宋体" w:cs="Times New Roman"/>
                  <w:sz w:val="21"/>
                  <w:szCs w:val="21"/>
                  <w:lang w:val="en-US" w:eastAsia="zh-CN"/>
                </w:rPr>
                <w:delText>处盖板破损、缺</w:delText>
              </w:r>
            </w:del>
            <w:del w:id="4609" w:author="赵翔-深圳" w:date="2024-12-20T21:38:02Z">
              <w:r>
                <w:rPr>
                  <w:rFonts w:hint="default" w:ascii="Times New Roman" w:hAnsi="Times New Roman" w:eastAsia="宋体" w:cs="Times New Roman"/>
                  <w:sz w:val="21"/>
                  <w:szCs w:val="21"/>
                  <w:lang w:val="en-US" w:eastAsia="zh-CN"/>
                </w:rPr>
                <w:delText>失。</w:delText>
              </w:r>
            </w:del>
          </w:p>
        </w:tc>
        <w:tc>
          <w:tcPr>
            <w:tcW w:w="2418" w:type="dxa"/>
            <w:shd w:val="clear" w:color="auto" w:fill="auto"/>
            <w:vAlign w:val="center"/>
          </w:tcPr>
          <w:p w14:paraId="42439C1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053493B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7C88F8D5">
            <w:pPr>
              <w:pStyle w:val="17"/>
              <w:rPr>
                <w:rFonts w:hint="default" w:ascii="Times New Roman" w:hAnsi="Times New Roman" w:eastAsia="宋体" w:cs="Times New Roman"/>
                <w:sz w:val="21"/>
                <w:szCs w:val="21"/>
              </w:rPr>
            </w:pPr>
          </w:p>
        </w:tc>
        <w:tc>
          <w:tcPr>
            <w:tcW w:w="1440" w:type="dxa"/>
            <w:shd w:val="clear" w:color="auto" w:fill="auto"/>
            <w:vAlign w:val="center"/>
          </w:tcPr>
          <w:p w14:paraId="10E13819">
            <w:pPr>
              <w:spacing w:line="240" w:lineRule="exact"/>
              <w:jc w:val="center"/>
              <w:rPr>
                <w:rFonts w:hint="default" w:ascii="Times New Roman" w:hAnsi="Times New Roman" w:eastAsia="宋体" w:cs="Times New Roman"/>
                <w:sz w:val="21"/>
                <w:szCs w:val="21"/>
                <w:lang w:val="en-US" w:eastAsia="zh-CN"/>
              </w:rPr>
            </w:pPr>
            <w:ins w:id="4610" w:author="赵翔-深圳" w:date="2024-12-20T21:39:05Z">
              <w:r>
                <w:rPr>
                  <w:rFonts w:hint="default" w:cs="Times New Roman"/>
                  <w:sz w:val="21"/>
                  <w:szCs w:val="21"/>
                  <w:lang w:val="en-US" w:eastAsia="zh-CN"/>
                  <w:rPrChange w:id="4611" w:author="赵翔-深圳" w:date="2024-12-20T21:42:33Z">
                    <w:rPr>
                      <w:rFonts w:hint="eastAsia" w:cs="Times New Roman"/>
                      <w:sz w:val="21"/>
                      <w:szCs w:val="21"/>
                      <w:lang w:val="en-US" w:eastAsia="zh-CN"/>
                    </w:rPr>
                  </w:rPrChange>
                </w:rPr>
                <w:t>/</w:t>
              </w:r>
            </w:ins>
            <w:del w:id="4612" w:author="赵翔-深圳" w:date="2024-12-20T21:39:04Z">
              <w:r>
                <w:rPr>
                  <w:rFonts w:hint="default" w:ascii="Times New Roman" w:hAnsi="Times New Roman" w:eastAsia="宋体" w:cs="Times New Roman"/>
                  <w:sz w:val="21"/>
                  <w:szCs w:val="21"/>
                  <w:lang w:val="en-US" w:eastAsia="zh-CN"/>
                </w:rPr>
                <w:delText>病害减少</w:delText>
              </w:r>
            </w:del>
          </w:p>
        </w:tc>
      </w:tr>
      <w:tr w14:paraId="7819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E348C2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5EF49B81">
            <w:pPr>
              <w:spacing w:line="240" w:lineRule="exact"/>
              <w:jc w:val="center"/>
              <w:rPr>
                <w:rFonts w:hint="default" w:ascii="Times New Roman" w:hAnsi="Times New Roman" w:eastAsia="宋体" w:cs="Times New Roman"/>
                <w:sz w:val="21"/>
                <w:szCs w:val="21"/>
                <w:lang w:val="en-US" w:eastAsia="zh-CN"/>
              </w:rPr>
            </w:pPr>
            <w:ins w:id="4613" w:author="赵翔-深圳" w:date="2024-12-20T21:37:16Z">
              <w:r>
                <w:rPr>
                  <w:rFonts w:hint="default" w:cs="Times New Roman"/>
                  <w:sz w:val="21"/>
                  <w:szCs w:val="21"/>
                  <w:lang w:val="en-US" w:eastAsia="zh-CN"/>
                  <w:rPrChange w:id="4614" w:author="赵翔-深圳" w:date="2024-12-20T21:42:33Z">
                    <w:rPr>
                      <w:rFonts w:hint="eastAsia" w:cs="Times New Roman"/>
                      <w:sz w:val="21"/>
                      <w:szCs w:val="21"/>
                      <w:lang w:val="en-US" w:eastAsia="zh-CN"/>
                    </w:rPr>
                  </w:rPrChange>
                </w:rPr>
                <w:t>/</w:t>
              </w:r>
            </w:ins>
            <w:del w:id="4615" w:author="赵翔-深圳" w:date="2024-12-20T21:37:15Z">
              <w:r>
                <w:rPr>
                  <w:rFonts w:hint="default" w:ascii="Times New Roman" w:hAnsi="Times New Roman" w:eastAsia="宋体" w:cs="Times New Roman"/>
                  <w:sz w:val="21"/>
                  <w:szCs w:val="21"/>
                  <w:lang w:val="en-US" w:eastAsia="zh-CN"/>
                </w:rPr>
                <w:delText>2</w:delText>
              </w:r>
            </w:del>
          </w:p>
        </w:tc>
        <w:tc>
          <w:tcPr>
            <w:tcW w:w="873" w:type="dxa"/>
            <w:shd w:val="clear" w:color="auto" w:fill="auto"/>
            <w:vAlign w:val="center"/>
          </w:tcPr>
          <w:p w14:paraId="786B9A5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7E9EBD83">
            <w:pPr>
              <w:spacing w:line="240" w:lineRule="exact"/>
              <w:jc w:val="center"/>
              <w:rPr>
                <w:rFonts w:hint="default" w:ascii="Times New Roman" w:hAnsi="Times New Roman" w:eastAsia="宋体" w:cs="Times New Roman"/>
                <w:sz w:val="21"/>
                <w:szCs w:val="21"/>
                <w:lang w:val="en-US" w:eastAsia="zh-CN"/>
              </w:rPr>
            </w:pPr>
            <w:ins w:id="4616" w:author="赵翔-深圳" w:date="2024-12-20T21:38:08Z">
              <w:r>
                <w:rPr>
                  <w:rFonts w:hint="default" w:cs="Times New Roman"/>
                  <w:sz w:val="21"/>
                  <w:szCs w:val="21"/>
                  <w:lang w:val="en-US" w:eastAsia="zh-CN"/>
                  <w:rPrChange w:id="4617" w:author="赵翔-深圳" w:date="2024-12-20T21:42:33Z">
                    <w:rPr>
                      <w:rFonts w:hint="eastAsia" w:cs="Times New Roman"/>
                      <w:sz w:val="21"/>
                      <w:szCs w:val="21"/>
                      <w:lang w:val="en-US" w:eastAsia="zh-CN"/>
                    </w:rPr>
                  </w:rPrChange>
                </w:rPr>
                <w:t>/</w:t>
              </w:r>
            </w:ins>
            <w:del w:id="4618" w:author="赵翔-深圳" w:date="2024-12-20T21:38:07Z">
              <w:r>
                <w:rPr>
                  <w:rFonts w:hint="default" w:ascii="Times New Roman" w:hAnsi="Times New Roman" w:eastAsia="宋体" w:cs="Times New Roman"/>
                  <w:sz w:val="21"/>
                  <w:szCs w:val="21"/>
                  <w:lang w:val="en-US" w:eastAsia="zh-CN"/>
                </w:rPr>
                <w:delText>排水沟局部堵塞</w:delText>
              </w:r>
            </w:del>
            <w:del w:id="4619" w:author="赵翔-深圳" w:date="2024-12-20T21:38:06Z">
              <w:r>
                <w:rPr>
                  <w:rFonts w:hint="default" w:ascii="Times New Roman" w:hAnsi="Times New Roman" w:eastAsia="宋体" w:cs="Times New Roman"/>
                  <w:sz w:val="21"/>
                  <w:szCs w:val="21"/>
                  <w:lang w:val="en-US" w:eastAsia="zh-CN"/>
                </w:rPr>
                <w:delText>。</w:delText>
              </w:r>
            </w:del>
          </w:p>
        </w:tc>
        <w:tc>
          <w:tcPr>
            <w:tcW w:w="2418" w:type="dxa"/>
            <w:shd w:val="clear" w:color="auto" w:fill="auto"/>
            <w:vAlign w:val="center"/>
          </w:tcPr>
          <w:p w14:paraId="0BAE2C4D">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37ACFAF0">
            <w:pPr>
              <w:spacing w:line="240" w:lineRule="exact"/>
              <w:jc w:val="center"/>
              <w:rPr>
                <w:rFonts w:hint="default" w:ascii="Times New Roman" w:hAnsi="Times New Roman" w:eastAsia="宋体" w:cs="Times New Roman"/>
                <w:sz w:val="21"/>
                <w:szCs w:val="21"/>
                <w:lang w:val="en-US" w:eastAsia="zh-CN"/>
              </w:rPr>
            </w:pPr>
            <w:ins w:id="4620" w:author="赵翔-深圳" w:date="2024-12-20T21:39:08Z">
              <w:r>
                <w:rPr>
                  <w:rFonts w:hint="default" w:cs="Times New Roman"/>
                  <w:sz w:val="21"/>
                  <w:szCs w:val="21"/>
                  <w:lang w:val="en-US" w:eastAsia="zh-CN"/>
                  <w:rPrChange w:id="4621" w:author="赵翔-深圳" w:date="2024-12-20T21:42:33Z">
                    <w:rPr>
                      <w:rFonts w:hint="eastAsia" w:cs="Times New Roman"/>
                      <w:sz w:val="21"/>
                      <w:szCs w:val="21"/>
                      <w:lang w:val="en-US" w:eastAsia="zh-CN"/>
                    </w:rPr>
                  </w:rPrChange>
                </w:rPr>
                <w:t>/</w:t>
              </w:r>
            </w:ins>
            <w:del w:id="4622" w:author="赵翔-深圳" w:date="2024-12-20T21:39:08Z">
              <w:r>
                <w:rPr>
                  <w:rFonts w:hint="default" w:ascii="Times New Roman" w:hAnsi="Times New Roman" w:eastAsia="宋体" w:cs="Times New Roman"/>
                  <w:sz w:val="21"/>
                  <w:szCs w:val="21"/>
                  <w:lang w:val="en-US" w:eastAsia="zh-CN"/>
                </w:rPr>
                <w:delText>病</w:delText>
              </w:r>
            </w:del>
            <w:del w:id="4623" w:author="赵翔-深圳" w:date="2024-12-20T21:39:07Z">
              <w:r>
                <w:rPr>
                  <w:rFonts w:hint="default" w:ascii="Times New Roman" w:hAnsi="Times New Roman" w:eastAsia="宋体" w:cs="Times New Roman"/>
                  <w:sz w:val="21"/>
                  <w:szCs w:val="21"/>
                  <w:lang w:val="en-US" w:eastAsia="zh-CN"/>
                </w:rPr>
                <w:delText>害减少</w:delText>
              </w:r>
            </w:del>
          </w:p>
        </w:tc>
      </w:tr>
      <w:tr w14:paraId="4EAB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03F581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C7A4FC7">
            <w:pPr>
              <w:spacing w:line="240" w:lineRule="exact"/>
              <w:jc w:val="center"/>
              <w:rPr>
                <w:rFonts w:hint="default" w:ascii="Times New Roman" w:hAnsi="Times New Roman" w:eastAsia="宋体" w:cs="Times New Roman"/>
                <w:sz w:val="21"/>
                <w:szCs w:val="21"/>
                <w:lang w:val="en-US" w:eastAsia="zh-CN"/>
              </w:rPr>
            </w:pPr>
            <w:ins w:id="4624" w:author="赵翔-深圳" w:date="2024-12-20T21:37:18Z">
              <w:r>
                <w:rPr>
                  <w:rFonts w:hint="default" w:cs="Times New Roman"/>
                  <w:sz w:val="21"/>
                  <w:szCs w:val="21"/>
                  <w:lang w:val="en-US" w:eastAsia="zh-CN"/>
                  <w:rPrChange w:id="4625" w:author="赵翔-深圳" w:date="2024-12-20T21:42:33Z">
                    <w:rPr>
                      <w:rFonts w:hint="eastAsia" w:cs="Times New Roman"/>
                      <w:sz w:val="21"/>
                      <w:szCs w:val="21"/>
                      <w:lang w:val="en-US" w:eastAsia="zh-CN"/>
                    </w:rPr>
                  </w:rPrChange>
                </w:rPr>
                <w:t>/</w:t>
              </w:r>
            </w:ins>
            <w:del w:id="4626" w:author="赵翔-深圳" w:date="2024-12-20T21:37:17Z">
              <w:r>
                <w:rPr>
                  <w:rFonts w:hint="default" w:ascii="Times New Roman" w:hAnsi="Times New Roman" w:eastAsia="宋体" w:cs="Times New Roman"/>
                  <w:sz w:val="21"/>
                  <w:szCs w:val="21"/>
                  <w:lang w:val="en-US" w:eastAsia="zh-CN"/>
                </w:rPr>
                <w:delText>0</w:delText>
              </w:r>
            </w:del>
          </w:p>
        </w:tc>
        <w:tc>
          <w:tcPr>
            <w:tcW w:w="873" w:type="dxa"/>
            <w:shd w:val="clear" w:color="auto" w:fill="auto"/>
            <w:vAlign w:val="center"/>
          </w:tcPr>
          <w:p w14:paraId="017E545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634D708">
            <w:pPr>
              <w:spacing w:line="240" w:lineRule="exact"/>
              <w:jc w:val="center"/>
              <w:rPr>
                <w:rFonts w:hint="default" w:ascii="Times New Roman" w:hAnsi="Times New Roman" w:eastAsia="宋体" w:cs="Times New Roman"/>
                <w:sz w:val="21"/>
                <w:szCs w:val="21"/>
                <w:lang w:val="en-US" w:eastAsia="zh-CN"/>
              </w:rPr>
            </w:pPr>
            <w:ins w:id="4627" w:author="赵翔-深圳" w:date="2024-12-20T21:38:12Z">
              <w:r>
                <w:rPr>
                  <w:rFonts w:hint="default" w:cs="Times New Roman"/>
                  <w:sz w:val="21"/>
                  <w:szCs w:val="21"/>
                  <w:lang w:val="en-US" w:eastAsia="zh-CN"/>
                  <w:rPrChange w:id="4628" w:author="赵翔-深圳" w:date="2024-12-20T21:42:33Z">
                    <w:rPr>
                      <w:rFonts w:hint="eastAsia" w:cs="Times New Roman"/>
                      <w:sz w:val="21"/>
                      <w:szCs w:val="21"/>
                      <w:lang w:val="en-US" w:eastAsia="zh-CN"/>
                    </w:rPr>
                  </w:rPrChange>
                </w:rPr>
                <w:t>/</w:t>
              </w:r>
            </w:ins>
            <w:del w:id="4629" w:author="赵翔-深圳" w:date="2024-12-20T21:38:11Z">
              <w:r>
                <w:rPr>
                  <w:rFonts w:hint="default" w:ascii="Times New Roman" w:hAnsi="Times New Roman" w:eastAsia="宋体" w:cs="Times New Roman"/>
                  <w:sz w:val="21"/>
                  <w:szCs w:val="21"/>
                  <w:lang w:val="en-US" w:eastAsia="zh-CN"/>
                </w:rPr>
                <w:delText>未发现明显</w:delText>
              </w:r>
            </w:del>
            <w:del w:id="4630" w:author="赵翔-深圳" w:date="2024-12-20T21:38:10Z">
              <w:r>
                <w:rPr>
                  <w:rFonts w:hint="default" w:ascii="Times New Roman" w:hAnsi="Times New Roman" w:eastAsia="宋体" w:cs="Times New Roman"/>
                  <w:sz w:val="21"/>
                  <w:szCs w:val="21"/>
                  <w:lang w:val="en-US" w:eastAsia="zh-CN"/>
                </w:rPr>
                <w:delText>病害。</w:delText>
              </w:r>
            </w:del>
          </w:p>
        </w:tc>
        <w:tc>
          <w:tcPr>
            <w:tcW w:w="2418" w:type="dxa"/>
            <w:shd w:val="clear" w:color="auto" w:fill="auto"/>
            <w:vAlign w:val="center"/>
          </w:tcPr>
          <w:p w14:paraId="2282E046">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CEF524A">
            <w:pPr>
              <w:spacing w:line="240" w:lineRule="exact"/>
              <w:jc w:val="center"/>
              <w:rPr>
                <w:rFonts w:hint="default" w:ascii="Times New Roman" w:hAnsi="Times New Roman" w:eastAsia="宋体" w:cs="Times New Roman"/>
                <w:sz w:val="21"/>
                <w:szCs w:val="21"/>
                <w:lang w:val="en-US" w:eastAsia="zh-CN"/>
              </w:rPr>
            </w:pPr>
            <w:ins w:id="4631" w:author="赵翔-深圳" w:date="2024-12-20T21:39:12Z">
              <w:r>
                <w:rPr>
                  <w:rFonts w:hint="default" w:cs="Times New Roman"/>
                  <w:sz w:val="21"/>
                  <w:szCs w:val="21"/>
                  <w:lang w:val="en-US" w:eastAsia="zh-CN"/>
                  <w:rPrChange w:id="4632" w:author="赵翔-深圳" w:date="2024-12-20T21:42:33Z">
                    <w:rPr>
                      <w:rFonts w:hint="eastAsia" w:cs="Times New Roman"/>
                      <w:sz w:val="21"/>
                      <w:szCs w:val="21"/>
                      <w:lang w:val="en-US" w:eastAsia="zh-CN"/>
                    </w:rPr>
                  </w:rPrChange>
                </w:rPr>
                <w:t>/</w:t>
              </w:r>
            </w:ins>
            <w:del w:id="4633" w:author="赵翔-深圳" w:date="2024-12-20T21:39:11Z">
              <w:r>
                <w:rPr>
                  <w:rFonts w:hint="default" w:ascii="Times New Roman" w:hAnsi="Times New Roman" w:eastAsia="宋体" w:cs="Times New Roman"/>
                  <w:sz w:val="21"/>
                  <w:szCs w:val="21"/>
                  <w:lang w:val="en-US" w:eastAsia="zh-CN"/>
                </w:rPr>
                <w:delText>无变化</w:delText>
              </w:r>
            </w:del>
          </w:p>
        </w:tc>
      </w:tr>
      <w:tr w14:paraId="6FEB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6F6B59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A1803CC">
            <w:pPr>
              <w:spacing w:line="240" w:lineRule="exact"/>
              <w:jc w:val="center"/>
              <w:rPr>
                <w:rFonts w:hint="default" w:ascii="Times New Roman" w:hAnsi="Times New Roman" w:eastAsia="宋体" w:cs="Times New Roman"/>
                <w:sz w:val="21"/>
                <w:szCs w:val="21"/>
                <w:lang w:val="en-US" w:eastAsia="zh-CN"/>
              </w:rPr>
            </w:pPr>
            <w:ins w:id="4634" w:author="赵翔-深圳" w:date="2024-12-20T21:37:20Z">
              <w:r>
                <w:rPr>
                  <w:rFonts w:hint="default" w:cs="Times New Roman"/>
                  <w:sz w:val="21"/>
                  <w:szCs w:val="21"/>
                  <w:lang w:val="en-US" w:eastAsia="zh-CN"/>
                  <w:rPrChange w:id="4635" w:author="赵翔-深圳" w:date="2024-12-20T21:42:33Z">
                    <w:rPr>
                      <w:rFonts w:hint="eastAsia" w:cs="Times New Roman"/>
                      <w:sz w:val="21"/>
                      <w:szCs w:val="21"/>
                      <w:lang w:val="en-US" w:eastAsia="zh-CN"/>
                    </w:rPr>
                  </w:rPrChange>
                </w:rPr>
                <w:t>/</w:t>
              </w:r>
            </w:ins>
            <w:del w:id="4636" w:author="赵翔-深圳" w:date="2024-12-20T21:37:20Z">
              <w:r>
                <w:rPr>
                  <w:rFonts w:hint="default" w:ascii="Times New Roman" w:hAnsi="Times New Roman" w:eastAsia="宋体" w:cs="Times New Roman"/>
                  <w:sz w:val="21"/>
                  <w:szCs w:val="21"/>
                  <w:lang w:val="en-US" w:eastAsia="zh-CN"/>
                </w:rPr>
                <w:delText>1</w:delText>
              </w:r>
            </w:del>
          </w:p>
        </w:tc>
        <w:tc>
          <w:tcPr>
            <w:tcW w:w="873" w:type="dxa"/>
            <w:shd w:val="clear" w:color="auto" w:fill="auto"/>
            <w:vAlign w:val="center"/>
          </w:tcPr>
          <w:p w14:paraId="1A1AADB3">
            <w:pPr>
              <w:jc w:val="center"/>
              <w:rPr>
                <w:rFonts w:hint="default" w:ascii="Times New Roman" w:hAnsi="Times New Roman" w:eastAsia="宋体" w:cs="Times New Roman"/>
                <w:sz w:val="21"/>
                <w:szCs w:val="21"/>
                <w:lang w:val="en-US" w:eastAsia="zh-CN"/>
              </w:rPr>
            </w:pPr>
            <w:ins w:id="4637" w:author="赵翔-深圳" w:date="2024-12-20T21:42:16Z">
              <w:r>
                <w:rPr>
                  <w:rFonts w:hint="default" w:cs="Times New Roman"/>
                  <w:sz w:val="21"/>
                  <w:szCs w:val="21"/>
                  <w:lang w:val="en-US" w:eastAsia="zh-CN"/>
                  <w:rPrChange w:id="4638" w:author="赵翔-深圳" w:date="2024-12-20T21:42:33Z">
                    <w:rPr>
                      <w:rFonts w:hint="eastAsia" w:cs="Times New Roman"/>
                      <w:sz w:val="21"/>
                      <w:szCs w:val="21"/>
                      <w:lang w:val="en-US" w:eastAsia="zh-CN"/>
                    </w:rPr>
                  </w:rPrChange>
                </w:rPr>
                <w:t>1</w:t>
              </w:r>
            </w:ins>
            <w:del w:id="4639" w:author="赵翔-深圳" w:date="2024-12-20T21:42:16Z">
              <w:r>
                <w:rPr>
                  <w:rFonts w:hint="default" w:ascii="Times New Roman" w:hAnsi="Times New Roman" w:eastAsia="宋体" w:cs="Times New Roman"/>
                  <w:sz w:val="21"/>
                  <w:szCs w:val="21"/>
                  <w:lang w:val="en-US" w:eastAsia="zh-CN"/>
                </w:rPr>
                <w:delText>0</w:delText>
              </w:r>
            </w:del>
          </w:p>
        </w:tc>
        <w:tc>
          <w:tcPr>
            <w:tcW w:w="2386" w:type="dxa"/>
            <w:shd w:val="clear" w:color="auto" w:fill="auto"/>
            <w:vAlign w:val="center"/>
          </w:tcPr>
          <w:p w14:paraId="6832553B">
            <w:pPr>
              <w:spacing w:line="240" w:lineRule="exact"/>
              <w:jc w:val="center"/>
              <w:rPr>
                <w:rFonts w:hint="default" w:ascii="Times New Roman" w:hAnsi="Times New Roman" w:eastAsia="宋体" w:cs="Times New Roman"/>
                <w:sz w:val="21"/>
                <w:szCs w:val="21"/>
                <w:lang w:val="en-US" w:eastAsia="zh-CN"/>
              </w:rPr>
            </w:pPr>
            <w:ins w:id="4640" w:author="赵翔-深圳" w:date="2024-12-20T21:38:17Z">
              <w:r>
                <w:rPr>
                  <w:rFonts w:hint="default" w:cs="Times New Roman"/>
                  <w:sz w:val="21"/>
                  <w:szCs w:val="21"/>
                  <w:lang w:val="en-US" w:eastAsia="zh-CN"/>
                  <w:rPrChange w:id="4641" w:author="赵翔-深圳" w:date="2024-12-20T21:42:33Z">
                    <w:rPr>
                      <w:rFonts w:hint="eastAsia" w:cs="Times New Roman"/>
                      <w:sz w:val="21"/>
                      <w:szCs w:val="21"/>
                      <w:lang w:val="en-US" w:eastAsia="zh-CN"/>
                    </w:rPr>
                  </w:rPrChange>
                </w:rPr>
                <w:t>/</w:t>
              </w:r>
            </w:ins>
            <w:del w:id="4642" w:author="赵翔-深圳" w:date="2024-12-20T21:38:16Z">
              <w:r>
                <w:rPr>
                  <w:rFonts w:hint="default" w:ascii="Times New Roman" w:hAnsi="Times New Roman" w:eastAsia="宋体" w:cs="Times New Roman"/>
                  <w:sz w:val="21"/>
                  <w:szCs w:val="21"/>
                  <w:lang w:val="en-US" w:eastAsia="zh-CN"/>
                </w:rPr>
                <w:delText>1处内装</w:delText>
              </w:r>
            </w:del>
            <w:del w:id="4643" w:author="赵翔-深圳" w:date="2024-12-20T21:38:15Z">
              <w:r>
                <w:rPr>
                  <w:rFonts w:hint="default" w:ascii="Times New Roman" w:hAnsi="Times New Roman" w:eastAsia="宋体" w:cs="Times New Roman"/>
                  <w:sz w:val="21"/>
                  <w:szCs w:val="21"/>
                  <w:lang w:val="en-US" w:eastAsia="zh-CN"/>
                </w:rPr>
                <w:delText>饰防火涂料局部</w:delText>
              </w:r>
            </w:del>
            <w:del w:id="4644" w:author="赵翔-深圳" w:date="2024-12-20T21:38:14Z">
              <w:r>
                <w:rPr>
                  <w:rFonts w:hint="default" w:ascii="Times New Roman" w:hAnsi="Times New Roman" w:eastAsia="宋体" w:cs="Times New Roman"/>
                  <w:sz w:val="21"/>
                  <w:szCs w:val="21"/>
                  <w:lang w:val="en-US" w:eastAsia="zh-CN"/>
                </w:rPr>
                <w:delText>脱落。</w:delText>
              </w:r>
            </w:del>
          </w:p>
        </w:tc>
        <w:tc>
          <w:tcPr>
            <w:tcW w:w="2418" w:type="dxa"/>
            <w:shd w:val="clear" w:color="auto" w:fill="auto"/>
            <w:vAlign w:val="center"/>
          </w:tcPr>
          <w:p w14:paraId="03C0DF87">
            <w:pPr>
              <w:pStyle w:val="17"/>
              <w:jc w:val="center"/>
              <w:rPr>
                <w:rFonts w:hint="default" w:ascii="Times New Roman" w:hAnsi="Times New Roman" w:eastAsia="宋体" w:cs="Times New Roman"/>
                <w:sz w:val="21"/>
                <w:szCs w:val="21"/>
                <w:lang w:val="en-US" w:eastAsia="zh-CN"/>
              </w:rPr>
            </w:pPr>
            <w:ins w:id="4645" w:author="赵翔-深圳" w:date="2024-12-20T21:40:35Z">
              <w:r>
                <w:rPr>
                  <w:rFonts w:hint="default" w:ascii="Times New Roman" w:hAnsi="Times New Roman" w:cs="Times New Roman"/>
                  <w:sz w:val="21"/>
                  <w:szCs w:val="21"/>
                  <w:lang w:val="en-US" w:eastAsia="zh-CN"/>
                  <w:rPrChange w:id="4646" w:author="赵翔-深圳" w:date="2024-12-20T21:42:33Z">
                    <w:rPr>
                      <w:rFonts w:hint="eastAsia" w:cs="Times New Roman"/>
                      <w:sz w:val="24"/>
                      <w:szCs w:val="24"/>
                      <w:lang w:val="en-US" w:eastAsia="zh-CN"/>
                    </w:rPr>
                  </w:rPrChange>
                </w:rPr>
                <w:t>2处防火涂料剥落，面积0.05m²。</w:t>
              </w:r>
            </w:ins>
            <w:del w:id="4647" w:author="赵翔-深圳" w:date="2024-12-20T21:39:47Z">
              <w:r>
                <w:rPr>
                  <w:rFonts w:hint="default" w:ascii="Times New Roman" w:hAnsi="Times New Roman" w:eastAsia="宋体" w:cs="Times New Roman"/>
                  <w:sz w:val="21"/>
                  <w:szCs w:val="21"/>
                  <w:lang w:val="en-US" w:eastAsia="zh-CN"/>
                </w:rPr>
                <w:delText>未发现明显病害。</w:delText>
              </w:r>
            </w:del>
          </w:p>
        </w:tc>
        <w:tc>
          <w:tcPr>
            <w:tcW w:w="1440" w:type="dxa"/>
            <w:shd w:val="clear" w:color="auto" w:fill="auto"/>
            <w:vAlign w:val="center"/>
          </w:tcPr>
          <w:p w14:paraId="2AD8E8F7">
            <w:pPr>
              <w:spacing w:line="240" w:lineRule="exact"/>
              <w:jc w:val="center"/>
              <w:rPr>
                <w:rFonts w:hint="default" w:ascii="Times New Roman" w:hAnsi="Times New Roman" w:eastAsia="宋体" w:cs="Times New Roman"/>
                <w:sz w:val="21"/>
                <w:szCs w:val="21"/>
                <w:lang w:val="en-US" w:eastAsia="zh-CN"/>
              </w:rPr>
            </w:pPr>
            <w:ins w:id="4648" w:author="赵翔-深圳" w:date="2024-12-20T21:39:15Z">
              <w:r>
                <w:rPr>
                  <w:rFonts w:hint="default" w:cs="Times New Roman"/>
                  <w:sz w:val="21"/>
                  <w:szCs w:val="21"/>
                  <w:lang w:val="en-US" w:eastAsia="zh-CN"/>
                  <w:rPrChange w:id="4649" w:author="赵翔-深圳" w:date="2024-12-20T21:42:33Z">
                    <w:rPr>
                      <w:rFonts w:hint="eastAsia" w:cs="Times New Roman"/>
                      <w:sz w:val="21"/>
                      <w:szCs w:val="21"/>
                      <w:lang w:val="en-US" w:eastAsia="zh-CN"/>
                    </w:rPr>
                  </w:rPrChange>
                </w:rPr>
                <w:t>/</w:t>
              </w:r>
            </w:ins>
            <w:del w:id="4650" w:author="赵翔-深圳" w:date="2024-12-20T21:39:15Z">
              <w:r>
                <w:rPr>
                  <w:rFonts w:hint="default" w:ascii="Times New Roman" w:hAnsi="Times New Roman" w:eastAsia="宋体" w:cs="Times New Roman"/>
                  <w:sz w:val="21"/>
                  <w:szCs w:val="21"/>
                  <w:lang w:val="en-US" w:eastAsia="zh-CN"/>
                </w:rPr>
                <w:delText>病</w:delText>
              </w:r>
            </w:del>
            <w:del w:id="4651" w:author="赵翔-深圳" w:date="2024-12-20T21:39:14Z">
              <w:r>
                <w:rPr>
                  <w:rFonts w:hint="default" w:ascii="Times New Roman" w:hAnsi="Times New Roman" w:eastAsia="宋体" w:cs="Times New Roman"/>
                  <w:sz w:val="21"/>
                  <w:szCs w:val="21"/>
                  <w:lang w:val="en-US" w:eastAsia="zh-CN"/>
                </w:rPr>
                <w:delText>害减少</w:delText>
              </w:r>
            </w:del>
          </w:p>
        </w:tc>
      </w:tr>
      <w:tr w14:paraId="093A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D18399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257F18C4">
            <w:pPr>
              <w:spacing w:line="240" w:lineRule="exact"/>
              <w:jc w:val="center"/>
              <w:rPr>
                <w:rFonts w:hint="default" w:ascii="Times New Roman" w:hAnsi="Times New Roman" w:eastAsia="宋体" w:cs="Times New Roman"/>
                <w:sz w:val="21"/>
                <w:szCs w:val="21"/>
              </w:rPr>
            </w:pPr>
            <w:ins w:id="4652" w:author="赵翔-深圳" w:date="2024-12-20T21:37:23Z">
              <w:r>
                <w:rPr>
                  <w:rFonts w:hint="default" w:cs="Times New Roman"/>
                  <w:sz w:val="21"/>
                  <w:szCs w:val="21"/>
                  <w:lang w:val="en-US" w:eastAsia="zh-CN"/>
                  <w:rPrChange w:id="4653" w:author="赵翔-深圳" w:date="2024-12-20T21:42:33Z">
                    <w:rPr>
                      <w:rFonts w:hint="eastAsia" w:cs="Times New Roman"/>
                      <w:sz w:val="21"/>
                      <w:szCs w:val="21"/>
                      <w:lang w:val="en-US" w:eastAsia="zh-CN"/>
                    </w:rPr>
                  </w:rPrChange>
                </w:rPr>
                <w:t>/</w:t>
              </w:r>
            </w:ins>
            <w:del w:id="4654" w:author="赵翔-深圳" w:date="2024-12-20T21:37:22Z">
              <w:r>
                <w:rPr>
                  <w:rFonts w:hint="default" w:ascii="Times New Roman" w:hAnsi="Times New Roman" w:eastAsia="宋体" w:cs="Times New Roman"/>
                  <w:sz w:val="21"/>
                  <w:szCs w:val="21"/>
                </w:rPr>
                <w:delText>1</w:delText>
              </w:r>
            </w:del>
          </w:p>
        </w:tc>
        <w:tc>
          <w:tcPr>
            <w:tcW w:w="873" w:type="dxa"/>
            <w:shd w:val="clear" w:color="auto" w:fill="auto"/>
            <w:vAlign w:val="center"/>
          </w:tcPr>
          <w:p w14:paraId="6FAC8B8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7AF7B421">
            <w:pPr>
              <w:spacing w:line="240" w:lineRule="exact"/>
              <w:jc w:val="center"/>
              <w:rPr>
                <w:rFonts w:hint="default" w:ascii="Times New Roman" w:hAnsi="Times New Roman" w:eastAsia="宋体" w:cs="Times New Roman"/>
                <w:sz w:val="21"/>
                <w:szCs w:val="21"/>
                <w:lang w:val="en-US" w:eastAsia="zh-CN"/>
              </w:rPr>
            </w:pPr>
            <w:ins w:id="4655" w:author="赵翔-深圳" w:date="2024-12-20T21:38:22Z">
              <w:r>
                <w:rPr>
                  <w:rFonts w:hint="default" w:cs="Times New Roman"/>
                  <w:sz w:val="21"/>
                  <w:szCs w:val="21"/>
                  <w:lang w:val="en-US" w:eastAsia="zh-CN"/>
                  <w:rPrChange w:id="4656" w:author="赵翔-深圳" w:date="2024-12-20T21:42:33Z">
                    <w:rPr>
                      <w:rFonts w:hint="eastAsia" w:cs="Times New Roman"/>
                      <w:sz w:val="21"/>
                      <w:szCs w:val="21"/>
                      <w:lang w:val="en-US" w:eastAsia="zh-CN"/>
                    </w:rPr>
                  </w:rPrChange>
                </w:rPr>
                <w:t>/</w:t>
              </w:r>
            </w:ins>
            <w:del w:id="4657" w:author="赵翔-深圳" w:date="2024-12-20T21:38:21Z">
              <w:r>
                <w:rPr>
                  <w:rFonts w:hint="default" w:ascii="Times New Roman" w:hAnsi="Times New Roman" w:eastAsia="宋体" w:cs="Times New Roman"/>
                  <w:sz w:val="21"/>
                  <w:szCs w:val="21"/>
                  <w:lang w:val="en-US" w:eastAsia="zh-CN"/>
                </w:rPr>
                <w:delText>标志、标线</w:delText>
              </w:r>
            </w:del>
            <w:del w:id="4658" w:author="赵翔-深圳" w:date="2024-12-20T21:38:20Z">
              <w:r>
                <w:rPr>
                  <w:rFonts w:hint="default" w:ascii="Times New Roman" w:hAnsi="Times New Roman" w:eastAsia="宋体" w:cs="Times New Roman"/>
                  <w:sz w:val="21"/>
                  <w:szCs w:val="21"/>
                  <w:lang w:val="en-US" w:eastAsia="zh-CN"/>
                </w:rPr>
                <w:delText>、轮廓标存在脏</w:delText>
              </w:r>
            </w:del>
            <w:del w:id="4659" w:author="赵翔-深圳" w:date="2024-12-20T21:38:19Z">
              <w:r>
                <w:rPr>
                  <w:rFonts w:hint="default" w:ascii="Times New Roman" w:hAnsi="Times New Roman" w:eastAsia="宋体" w:cs="Times New Roman"/>
                  <w:sz w:val="21"/>
                  <w:szCs w:val="21"/>
                  <w:lang w:val="en-US" w:eastAsia="zh-CN"/>
                </w:rPr>
                <w:delText>污、不完整。</w:delText>
              </w:r>
            </w:del>
          </w:p>
        </w:tc>
        <w:tc>
          <w:tcPr>
            <w:tcW w:w="2418" w:type="dxa"/>
            <w:shd w:val="clear" w:color="auto" w:fill="auto"/>
            <w:vAlign w:val="center"/>
          </w:tcPr>
          <w:p w14:paraId="44DD2A4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0C446E9C">
            <w:pPr>
              <w:spacing w:line="240" w:lineRule="exact"/>
              <w:jc w:val="center"/>
              <w:rPr>
                <w:rFonts w:hint="default" w:ascii="Times New Roman" w:hAnsi="Times New Roman" w:eastAsia="宋体" w:cs="Times New Roman"/>
                <w:sz w:val="21"/>
                <w:szCs w:val="21"/>
                <w:lang w:val="en-US" w:eastAsia="zh-CN"/>
              </w:rPr>
            </w:pPr>
            <w:ins w:id="4660" w:author="赵翔-深圳" w:date="2024-12-20T21:39:18Z">
              <w:r>
                <w:rPr>
                  <w:rFonts w:hint="default" w:cs="Times New Roman"/>
                  <w:sz w:val="21"/>
                  <w:szCs w:val="21"/>
                  <w:lang w:val="en-US" w:eastAsia="zh-CN"/>
                  <w:rPrChange w:id="4661" w:author="赵翔-深圳" w:date="2024-12-20T21:42:33Z">
                    <w:rPr>
                      <w:rFonts w:hint="eastAsia" w:cs="Times New Roman"/>
                      <w:sz w:val="21"/>
                      <w:szCs w:val="21"/>
                      <w:lang w:val="en-US" w:eastAsia="zh-CN"/>
                    </w:rPr>
                  </w:rPrChange>
                </w:rPr>
                <w:t>/</w:t>
              </w:r>
            </w:ins>
            <w:del w:id="4662" w:author="赵翔-深圳" w:date="2024-12-20T21:39:17Z">
              <w:r>
                <w:rPr>
                  <w:rFonts w:hint="default" w:ascii="Times New Roman" w:hAnsi="Times New Roman" w:eastAsia="宋体" w:cs="Times New Roman"/>
                  <w:sz w:val="21"/>
                  <w:szCs w:val="21"/>
                  <w:lang w:val="en-US" w:eastAsia="zh-CN"/>
                </w:rPr>
                <w:delText>病害减少</w:delText>
              </w:r>
            </w:del>
          </w:p>
        </w:tc>
      </w:tr>
      <w:tr w14:paraId="34DF7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4BA2D15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8B30428">
            <w:pPr>
              <w:spacing w:line="240" w:lineRule="exact"/>
              <w:jc w:val="center"/>
              <w:rPr>
                <w:del w:id="4663" w:author="赵翔-深圳" w:date="2024-12-20T21:38:27Z"/>
                <w:rFonts w:hint="default" w:ascii="Times New Roman" w:hAnsi="Times New Roman" w:eastAsia="宋体" w:cs="Times New Roman"/>
                <w:b/>
                <w:sz w:val="21"/>
                <w:szCs w:val="21"/>
                <w:lang w:val="en-US" w:eastAsia="zh-CN"/>
              </w:rPr>
            </w:pPr>
            <w:ins w:id="4664" w:author="赵翔-深圳" w:date="2024-12-20T21:38:29Z">
              <w:r>
                <w:rPr>
                  <w:rFonts w:hint="default" w:cs="Times New Roman"/>
                  <w:b/>
                  <w:sz w:val="21"/>
                  <w:szCs w:val="21"/>
                  <w:lang w:val="en-US" w:eastAsia="zh-CN"/>
                  <w:rPrChange w:id="4665" w:author="赵翔-深圳" w:date="2024-12-20T21:42:33Z">
                    <w:rPr>
                      <w:rFonts w:hint="eastAsia" w:cs="Times New Roman"/>
                      <w:b/>
                      <w:sz w:val="21"/>
                      <w:szCs w:val="21"/>
                      <w:lang w:val="en-US" w:eastAsia="zh-CN"/>
                    </w:rPr>
                  </w:rPrChange>
                </w:rPr>
                <w:t>/</w:t>
              </w:r>
            </w:ins>
            <w:del w:id="4666" w:author="赵翔-深圳" w:date="2024-12-20T21:38:28Z">
              <w:r>
                <w:rPr>
                  <w:rFonts w:hint="default" w:ascii="Times New Roman" w:hAnsi="Times New Roman" w:eastAsia="宋体" w:cs="Times New Roman"/>
                  <w:b/>
                  <w:sz w:val="21"/>
                  <w:szCs w:val="21"/>
                  <w:lang w:val="en-US" w:eastAsia="zh-CN"/>
                </w:rPr>
                <w:delText>84.</w:delText>
              </w:r>
            </w:del>
            <w:del w:id="4667" w:author="赵翔-深圳" w:date="2024-12-20T21:38:27Z">
              <w:r>
                <w:rPr>
                  <w:rFonts w:hint="default" w:ascii="Times New Roman" w:hAnsi="Times New Roman" w:eastAsia="宋体" w:cs="Times New Roman"/>
                  <w:b/>
                  <w:sz w:val="21"/>
                  <w:szCs w:val="21"/>
                  <w:lang w:val="en-US" w:eastAsia="zh-CN"/>
                </w:rPr>
                <w:delText>75</w:delText>
              </w:r>
            </w:del>
          </w:p>
          <w:p w14:paraId="0E5852C5">
            <w:pPr>
              <w:spacing w:line="240" w:lineRule="exact"/>
              <w:jc w:val="center"/>
              <w:rPr>
                <w:rFonts w:hint="default" w:ascii="Times New Roman" w:hAnsi="Times New Roman" w:eastAsia="宋体" w:cs="Times New Roman"/>
                <w:b/>
                <w:sz w:val="21"/>
                <w:szCs w:val="21"/>
              </w:rPr>
            </w:pPr>
            <w:del w:id="4668" w:author="赵翔-深圳" w:date="2024-12-20T21:38:27Z">
              <w:r>
                <w:rPr>
                  <w:rFonts w:hint="default" w:ascii="Times New Roman" w:hAnsi="Times New Roman" w:eastAsia="宋体" w:cs="Times New Roman"/>
                  <w:b/>
                  <w:sz w:val="21"/>
                  <w:szCs w:val="21"/>
                  <w:lang w:val="en-US" w:eastAsia="zh-CN"/>
                </w:rPr>
                <w:delText>2</w:delText>
              </w:r>
            </w:del>
            <w:del w:id="4669" w:author="赵翔-深圳" w:date="2024-12-20T21:38:27Z">
              <w:r>
                <w:rPr>
                  <w:rFonts w:hint="default" w:ascii="Times New Roman" w:hAnsi="Times New Roman" w:eastAsia="宋体" w:cs="Times New Roman"/>
                  <w:b/>
                  <w:sz w:val="21"/>
                  <w:szCs w:val="21"/>
                </w:rPr>
                <w:delText>类</w:delText>
              </w:r>
            </w:del>
          </w:p>
        </w:tc>
        <w:tc>
          <w:tcPr>
            <w:tcW w:w="873" w:type="dxa"/>
            <w:shd w:val="clear" w:color="auto" w:fill="auto"/>
            <w:vAlign w:val="center"/>
          </w:tcPr>
          <w:p w14:paraId="3650E01F">
            <w:pPr>
              <w:spacing w:line="240" w:lineRule="exact"/>
              <w:jc w:val="center"/>
              <w:rPr>
                <w:rFonts w:hint="default" w:ascii="Times New Roman" w:hAnsi="Times New Roman" w:eastAsia="宋体" w:cs="Times New Roman"/>
                <w:b/>
                <w:sz w:val="21"/>
                <w:szCs w:val="21"/>
                <w:lang w:val="en-US" w:eastAsia="zh-CN"/>
              </w:rPr>
            </w:pPr>
            <w:ins w:id="4670" w:author="赵翔-深圳" w:date="2024-12-20T21:38:38Z">
              <w:r>
                <w:rPr>
                  <w:rFonts w:hint="default" w:cs="Times New Roman"/>
                  <w:b/>
                  <w:sz w:val="21"/>
                  <w:szCs w:val="21"/>
                  <w:lang w:val="en-US" w:eastAsia="zh-CN"/>
                  <w:rPrChange w:id="4671" w:author="赵翔-深圳" w:date="2024-12-20T21:42:33Z">
                    <w:rPr>
                      <w:rFonts w:hint="eastAsia" w:cs="Times New Roman"/>
                      <w:b/>
                      <w:sz w:val="21"/>
                      <w:szCs w:val="21"/>
                      <w:lang w:val="en-US" w:eastAsia="zh-CN"/>
                    </w:rPr>
                  </w:rPrChange>
                </w:rPr>
                <w:t>88.25</w:t>
              </w:r>
            </w:ins>
            <w:del w:id="4672" w:author="赵翔-深圳" w:date="2024-12-20T21:38:37Z">
              <w:r>
                <w:rPr>
                  <w:rFonts w:hint="default" w:ascii="Times New Roman" w:hAnsi="Times New Roman" w:eastAsia="宋体" w:cs="Times New Roman"/>
                  <w:b/>
                  <w:sz w:val="21"/>
                  <w:szCs w:val="21"/>
                  <w:lang w:val="en-US" w:eastAsia="zh-CN"/>
                </w:rPr>
                <w:delText>90</w:delText>
              </w:r>
            </w:del>
            <w:del w:id="4673" w:author="赵翔-深圳" w:date="2024-12-20T21:38:36Z">
              <w:r>
                <w:rPr>
                  <w:rFonts w:hint="default" w:ascii="Times New Roman" w:hAnsi="Times New Roman" w:eastAsia="宋体" w:cs="Times New Roman"/>
                  <w:b/>
                  <w:sz w:val="21"/>
                  <w:szCs w:val="21"/>
                  <w:lang w:val="en-US" w:eastAsia="zh-CN"/>
                </w:rPr>
                <w:delText>.00</w:delText>
              </w:r>
            </w:del>
          </w:p>
          <w:p w14:paraId="14A959EF">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7AC2466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3D4F5E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12DDC81">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456B3DA0">
      <w:pPr>
        <w:pStyle w:val="9"/>
        <w:ind w:firstLine="422"/>
        <w:jc w:val="center"/>
        <w:rPr>
          <w:b/>
          <w:szCs w:val="21"/>
        </w:rPr>
      </w:pPr>
      <w:r>
        <w:rPr>
          <w:b/>
          <w:szCs w:val="21"/>
        </w:rPr>
        <w:t xml:space="preserve">表7.1-2 </w:t>
      </w:r>
      <w:r>
        <w:rPr>
          <w:rFonts w:hint="eastAsia"/>
          <w:b/>
          <w:szCs w:val="21"/>
          <w:lang w:val="en-US" w:eastAsia="zh-CN"/>
        </w:rPr>
        <w:t>赤水溪隧道</w:t>
      </w:r>
      <w:r>
        <w:rPr>
          <w:b/>
          <w:szCs w:val="21"/>
        </w:rPr>
        <w:t>右洞末次定检结果对比表</w:t>
      </w:r>
    </w:p>
    <w:p w14:paraId="18BF24DC">
      <w:pPr>
        <w:jc w:val="left"/>
        <w:rPr>
          <w:color w:val="auto"/>
          <w:szCs w:val="21"/>
          <w:rPrChange w:id="4674" w:author="赵翔-深圳" w:date="2024-12-22T14:06:31Z">
            <w:rPr>
              <w:color w:val="FF0000"/>
              <w:szCs w:val="21"/>
            </w:rPr>
          </w:rPrChange>
        </w:rPr>
      </w:pPr>
      <w:bookmarkStart w:id="284" w:name="_Toc19791"/>
      <w:r>
        <w:rPr>
          <w:rFonts w:hint="eastAsia"/>
          <w:color w:val="auto"/>
          <w:szCs w:val="21"/>
          <w:rPrChange w:id="4675" w:author="赵翔-深圳" w:date="2024-12-22T14:06:31Z">
            <w:rPr>
              <w:rFonts w:hint="eastAsia"/>
              <w:color w:val="FF0000"/>
              <w:szCs w:val="21"/>
            </w:rPr>
          </w:rPrChange>
        </w:rPr>
        <w:t>注：变化情况的描述一般为“无变化”、“无明显变化”、“病害减少”、“病害明显减少”、“新增病害”、“新增较多病害”6种，但若发现对结构安全和行车安全有较大影响的病害，应特别说明；技术状况有变化的，需对比说明原因。</w:t>
      </w:r>
    </w:p>
    <w:p w14:paraId="05F04986">
      <w:pPr>
        <w:pStyle w:val="4"/>
        <w:spacing w:before="156"/>
        <w:ind w:left="0"/>
        <w:rPr>
          <w:rFonts w:ascii="Times New Roman" w:hAnsi="Times New Roman"/>
        </w:rPr>
      </w:pPr>
      <w:bookmarkStart w:id="285" w:name="_Toc11343"/>
      <w:bookmarkStart w:id="286" w:name="_Toc181002975"/>
      <w:r>
        <w:rPr>
          <w:rFonts w:ascii="Times New Roman" w:hAnsi="Times New Roman"/>
        </w:rPr>
        <w:t>结论与建议</w:t>
      </w:r>
      <w:bookmarkEnd w:id="276"/>
      <w:bookmarkEnd w:id="277"/>
      <w:bookmarkEnd w:id="284"/>
      <w:bookmarkEnd w:id="285"/>
      <w:bookmarkEnd w:id="286"/>
    </w:p>
    <w:p w14:paraId="33FD88A7">
      <w:pPr>
        <w:pStyle w:val="5"/>
        <w:spacing w:before="156"/>
      </w:pPr>
      <w:bookmarkStart w:id="287" w:name="_Toc181002976"/>
      <w:bookmarkStart w:id="288" w:name="_Toc14956"/>
      <w:bookmarkStart w:id="289" w:name="_Toc17622"/>
      <w:bookmarkStart w:id="290" w:name="_Toc14464"/>
      <w:r>
        <w:t>结论</w:t>
      </w:r>
      <w:bookmarkEnd w:id="287"/>
      <w:bookmarkEnd w:id="288"/>
      <w:bookmarkEnd w:id="289"/>
      <w:bookmarkEnd w:id="290"/>
    </w:p>
    <w:p w14:paraId="3C437EBB">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0EEB97C9">
      <w:pPr>
        <w:pStyle w:val="5"/>
        <w:spacing w:before="156"/>
      </w:pPr>
      <w:bookmarkStart w:id="291" w:name="_Toc181002977"/>
      <w:bookmarkStart w:id="292" w:name="_Toc19216"/>
      <w:bookmarkStart w:id="293" w:name="_Toc5839"/>
      <w:bookmarkStart w:id="294" w:name="_Toc13642"/>
      <w:r>
        <w:t>建议</w:t>
      </w:r>
      <w:bookmarkEnd w:id="291"/>
      <w:bookmarkEnd w:id="292"/>
      <w:bookmarkEnd w:id="293"/>
      <w:bookmarkEnd w:id="294"/>
    </w:p>
    <w:bookmarkEnd w:id="177"/>
    <w:bookmarkEnd w:id="178"/>
    <w:bookmarkEnd w:id="179"/>
    <w:p w14:paraId="42F01200">
      <w:pPr>
        <w:spacing w:line="360" w:lineRule="auto"/>
        <w:ind w:firstLine="424" w:firstLineChars="200"/>
        <w:jc w:val="left"/>
        <w:rPr>
          <w:color w:val="auto"/>
          <w:sz w:val="24"/>
          <w:szCs w:val="24"/>
          <w:rPrChange w:id="4676" w:author="赵翔-深圳" w:date="2024-12-22T14:06:36Z">
            <w:rPr>
              <w:color w:val="FF0000"/>
              <w:sz w:val="24"/>
              <w:szCs w:val="24"/>
            </w:rPr>
          </w:rPrChange>
        </w:rPr>
      </w:pPr>
      <w:bookmarkStart w:id="295" w:name="_Toc27150"/>
      <w:r>
        <w:rPr>
          <w:color w:val="auto"/>
          <w:sz w:val="24"/>
          <w:szCs w:val="24"/>
          <w:rPrChange w:id="4677" w:author="赵翔-深圳" w:date="2024-12-22T14:06:36Z">
            <w:rPr>
              <w:color w:val="FF0000"/>
              <w:sz w:val="24"/>
              <w:szCs w:val="24"/>
            </w:rPr>
          </w:rPrChange>
        </w:rPr>
        <w:t>针对此次定期检查的情况，提出以下建议：</w:t>
      </w:r>
    </w:p>
    <w:p w14:paraId="0EA243FA">
      <w:pPr>
        <w:numPr>
          <w:ilvl w:val="0"/>
          <w:numId w:val="8"/>
        </w:numPr>
        <w:spacing w:line="360" w:lineRule="auto"/>
        <w:ind w:firstLine="424" w:firstLineChars="200"/>
        <w:rPr>
          <w:color w:val="auto"/>
          <w:sz w:val="24"/>
          <w:szCs w:val="24"/>
          <w:rPrChange w:id="4678" w:author="赵翔-深圳" w:date="2024-12-22T14:06:36Z">
            <w:rPr>
              <w:color w:val="FF0000"/>
              <w:sz w:val="24"/>
              <w:szCs w:val="24"/>
            </w:rPr>
          </w:rPrChange>
        </w:rPr>
      </w:pPr>
      <w:r>
        <w:rPr>
          <w:color w:val="auto"/>
          <w:sz w:val="24"/>
          <w:szCs w:val="24"/>
          <w:rPrChange w:id="4679" w:author="赵翔-深圳" w:date="2024-12-22T14:06:36Z">
            <w:rPr>
              <w:color w:val="FF0000"/>
              <w:sz w:val="24"/>
              <w:szCs w:val="24"/>
            </w:rPr>
          </w:rPrChange>
        </w:rPr>
        <w:t>日常巡查中加强对衬砌渗漏水的观察，尤其是雨季应进行专门排查，对于渗水较为严重可能会影响行车安全的病害，及时做好处治措施。</w:t>
      </w:r>
    </w:p>
    <w:p w14:paraId="4E510D77">
      <w:pPr>
        <w:numPr>
          <w:ilvl w:val="0"/>
          <w:numId w:val="8"/>
        </w:numPr>
        <w:spacing w:line="360" w:lineRule="auto"/>
        <w:ind w:firstLine="424" w:firstLineChars="200"/>
        <w:rPr>
          <w:color w:val="auto"/>
          <w:sz w:val="24"/>
          <w:szCs w:val="24"/>
          <w:rPrChange w:id="4680" w:author="赵翔-深圳" w:date="2024-12-22T14:06:36Z">
            <w:rPr>
              <w:color w:val="FF0000"/>
              <w:sz w:val="24"/>
              <w:szCs w:val="24"/>
            </w:rPr>
          </w:rPrChange>
        </w:rPr>
      </w:pPr>
      <w:r>
        <w:rPr>
          <w:color w:val="auto"/>
          <w:sz w:val="24"/>
          <w:szCs w:val="24"/>
          <w:rPrChange w:id="4681" w:author="赵翔-深圳" w:date="2024-12-22T14:06:36Z">
            <w:rPr>
              <w:color w:val="FF0000"/>
              <w:sz w:val="24"/>
              <w:szCs w:val="24"/>
            </w:rPr>
          </w:rPrChange>
        </w:rPr>
        <w:t>针对衬砌裂缝，建议适时对宽度≥0.50mm的裂缝可采用低压注浆法进行处理，对0.20mm≤宽度&lt;0.50mm的裂缝采用表面封闭法进行处治，对宽度&lt;0.20mm的裂缝可暂不进行处治。</w:t>
      </w:r>
    </w:p>
    <w:p w14:paraId="349506C6">
      <w:pPr>
        <w:numPr>
          <w:ilvl w:val="0"/>
          <w:numId w:val="8"/>
        </w:numPr>
        <w:spacing w:line="360" w:lineRule="auto"/>
        <w:ind w:firstLine="424" w:firstLineChars="200"/>
        <w:rPr>
          <w:color w:val="auto"/>
          <w:sz w:val="24"/>
          <w:szCs w:val="24"/>
          <w:rPrChange w:id="4682" w:author="赵翔-深圳" w:date="2024-12-22T14:06:36Z">
            <w:rPr>
              <w:color w:val="FF0000"/>
              <w:sz w:val="24"/>
              <w:szCs w:val="24"/>
            </w:rPr>
          </w:rPrChange>
        </w:rPr>
      </w:pPr>
      <w:r>
        <w:rPr>
          <w:color w:val="auto"/>
          <w:sz w:val="24"/>
          <w:szCs w:val="24"/>
          <w:rPrChange w:id="4683" w:author="赵翔-深圳" w:date="2024-12-22T14:06:36Z">
            <w:rPr>
              <w:color w:val="FF0000"/>
              <w:sz w:val="24"/>
              <w:szCs w:val="24"/>
            </w:rPr>
          </w:rPrChange>
        </w:rPr>
        <w:t>本次检查中发现的路面横向裂缝及坑槽，建议对其进行修补处理。</w:t>
      </w:r>
    </w:p>
    <w:p w14:paraId="2FEB5E92">
      <w:pPr>
        <w:numPr>
          <w:ilvl w:val="0"/>
          <w:numId w:val="8"/>
        </w:numPr>
        <w:spacing w:line="360" w:lineRule="auto"/>
        <w:ind w:firstLine="424" w:firstLineChars="200"/>
        <w:rPr>
          <w:color w:val="auto"/>
          <w:sz w:val="24"/>
          <w:szCs w:val="24"/>
          <w:rPrChange w:id="4684" w:author="赵翔-深圳" w:date="2024-12-22T14:06:36Z">
            <w:rPr>
              <w:color w:val="FF0000"/>
              <w:sz w:val="24"/>
              <w:szCs w:val="24"/>
            </w:rPr>
          </w:rPrChange>
        </w:rPr>
      </w:pPr>
      <w:r>
        <w:rPr>
          <w:color w:val="auto"/>
          <w:sz w:val="24"/>
          <w:szCs w:val="24"/>
          <w:rPrChange w:id="4685" w:author="赵翔-深圳" w:date="2024-12-22T14:06:36Z">
            <w:rPr>
              <w:color w:val="FF0000"/>
              <w:sz w:val="24"/>
              <w:szCs w:val="24"/>
            </w:rPr>
          </w:rPrChange>
        </w:rPr>
        <w:t>检修道盖板应经常进行检查，有松动、破损及时检修，条件允许时可将全隧道检修道盖板更换为更实用的新型材料轻质盖板。</w:t>
      </w:r>
    </w:p>
    <w:p w14:paraId="4665ABF0">
      <w:pPr>
        <w:numPr>
          <w:ilvl w:val="0"/>
          <w:numId w:val="8"/>
        </w:numPr>
        <w:spacing w:line="360" w:lineRule="auto"/>
        <w:ind w:firstLine="424" w:firstLineChars="200"/>
        <w:rPr>
          <w:color w:val="auto"/>
          <w:sz w:val="24"/>
          <w:szCs w:val="24"/>
          <w:rPrChange w:id="4686" w:author="赵翔-深圳" w:date="2024-12-22T14:06:36Z">
            <w:rPr>
              <w:color w:val="FF0000"/>
              <w:sz w:val="24"/>
              <w:szCs w:val="24"/>
            </w:rPr>
          </w:rPrChange>
        </w:rPr>
      </w:pPr>
      <w:r>
        <w:rPr>
          <w:color w:val="auto"/>
          <w:sz w:val="24"/>
          <w:szCs w:val="24"/>
          <w:rPrChange w:id="4687" w:author="赵翔-深圳" w:date="2024-12-22T14:06:36Z">
            <w:rPr>
              <w:color w:val="FF0000"/>
              <w:sz w:val="24"/>
              <w:szCs w:val="24"/>
            </w:rPr>
          </w:rPrChange>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28288E80">
      <w:pPr>
        <w:numPr>
          <w:ilvl w:val="0"/>
          <w:numId w:val="8"/>
        </w:numPr>
        <w:spacing w:line="360" w:lineRule="auto"/>
        <w:ind w:firstLine="424" w:firstLineChars="200"/>
        <w:rPr>
          <w:color w:val="auto"/>
          <w:sz w:val="24"/>
          <w:szCs w:val="24"/>
          <w:rPrChange w:id="4688" w:author="赵翔-深圳" w:date="2024-12-22T14:06:36Z">
            <w:rPr>
              <w:color w:val="FF0000"/>
              <w:sz w:val="24"/>
              <w:szCs w:val="24"/>
            </w:rPr>
          </w:rPrChange>
        </w:rPr>
      </w:pPr>
      <w:r>
        <w:rPr>
          <w:color w:val="auto"/>
          <w:sz w:val="24"/>
          <w:szCs w:val="24"/>
          <w:rPrChange w:id="4689" w:author="赵翔-深圳" w:date="2024-12-22T14:06:36Z">
            <w:rPr>
              <w:color w:val="FF0000"/>
              <w:sz w:val="24"/>
              <w:szCs w:val="24"/>
            </w:rPr>
          </w:rPrChange>
        </w:rPr>
        <w:t>排水边沟应及时清理疏通。</w:t>
      </w:r>
    </w:p>
    <w:p w14:paraId="45D0582C">
      <w:pPr>
        <w:numPr>
          <w:ilvl w:val="0"/>
          <w:numId w:val="8"/>
        </w:numPr>
        <w:spacing w:line="360" w:lineRule="auto"/>
        <w:ind w:firstLine="424" w:firstLineChars="200"/>
        <w:rPr>
          <w:color w:val="auto"/>
          <w:sz w:val="24"/>
          <w:szCs w:val="24"/>
          <w:rPrChange w:id="4690" w:author="赵翔-深圳" w:date="2024-12-22T14:06:36Z">
            <w:rPr>
              <w:color w:val="FF0000"/>
              <w:sz w:val="24"/>
              <w:szCs w:val="24"/>
            </w:rPr>
          </w:rPrChange>
        </w:rPr>
      </w:pPr>
      <w:r>
        <w:rPr>
          <w:color w:val="auto"/>
          <w:sz w:val="24"/>
          <w:szCs w:val="24"/>
          <w:rPrChange w:id="4691" w:author="赵翔-深圳" w:date="2024-12-22T14:06:36Z">
            <w:rPr>
              <w:color w:val="FF0000"/>
              <w:sz w:val="24"/>
              <w:szCs w:val="24"/>
            </w:rPr>
          </w:rPrChange>
        </w:rPr>
        <w:t>防火涂料空鼓的、松动的部分应凿除，并在经常性检查中应注意观察隧道拱部防火涂料是否出现剥离，对存在掉落危险的部位及时清除，避免掉落影响行车安全。</w:t>
      </w:r>
    </w:p>
    <w:p w14:paraId="5EFAD7AE">
      <w:pPr>
        <w:numPr>
          <w:ilvl w:val="0"/>
          <w:numId w:val="8"/>
        </w:numPr>
        <w:spacing w:line="360" w:lineRule="auto"/>
        <w:ind w:firstLine="424" w:firstLineChars="200"/>
        <w:rPr>
          <w:color w:val="auto"/>
          <w:sz w:val="24"/>
          <w:szCs w:val="24"/>
          <w:rPrChange w:id="4692" w:author="赵翔-深圳" w:date="2024-12-22T14:06:36Z">
            <w:rPr>
              <w:color w:val="FF0000"/>
              <w:sz w:val="24"/>
              <w:szCs w:val="24"/>
            </w:rPr>
          </w:rPrChange>
        </w:rPr>
      </w:pPr>
      <w:r>
        <w:rPr>
          <w:color w:val="auto"/>
          <w:sz w:val="24"/>
          <w:szCs w:val="24"/>
          <w:rPrChange w:id="4693" w:author="赵翔-深圳" w:date="2024-12-22T14:06:36Z">
            <w:rPr>
              <w:color w:val="FF0000"/>
              <w:sz w:val="24"/>
              <w:szCs w:val="24"/>
            </w:rPr>
          </w:rPrChange>
        </w:rPr>
        <w:t>交通标志应保持外观完整、信息清晰准确，保持位置、高度和角度适当，保证交通信息传递无误。交通标线应保持完整、清洁和醒目，对破损严重和脱落的标线应及时补划。</w:t>
      </w:r>
    </w:p>
    <w:p w14:paraId="6F2820ED">
      <w:pPr>
        <w:numPr>
          <w:ilvl w:val="0"/>
          <w:numId w:val="8"/>
        </w:numPr>
        <w:spacing w:line="360" w:lineRule="auto"/>
        <w:ind w:firstLine="424" w:firstLineChars="200"/>
        <w:rPr>
          <w:color w:val="auto"/>
          <w:sz w:val="24"/>
          <w:szCs w:val="24"/>
          <w:rPrChange w:id="4694" w:author="赵翔-深圳" w:date="2024-12-22T14:06:36Z">
            <w:rPr>
              <w:color w:val="FF0000"/>
              <w:sz w:val="24"/>
              <w:szCs w:val="24"/>
            </w:rPr>
          </w:rPrChange>
        </w:rPr>
      </w:pPr>
      <w:r>
        <w:rPr>
          <w:color w:val="auto"/>
          <w:sz w:val="24"/>
          <w:szCs w:val="24"/>
          <w:rPrChange w:id="4695" w:author="赵翔-深圳" w:date="2024-12-22T14:06:36Z">
            <w:rPr>
              <w:color w:val="FF0000"/>
              <w:sz w:val="24"/>
              <w:szCs w:val="24"/>
            </w:rPr>
          </w:rPrChange>
        </w:rPr>
        <w:t>对评定状况值为2的分项的段落，应对局部实施病害处治；对评定状况值为1的分项的段落，应按需进行保养维修；对评定状况值为0的分项的段落，进行正常养护即可。</w:t>
      </w:r>
    </w:p>
    <w:p w14:paraId="55FC22FD">
      <w:pPr>
        <w:numPr>
          <w:ilvl w:val="0"/>
          <w:numId w:val="8"/>
        </w:numPr>
        <w:spacing w:line="360" w:lineRule="auto"/>
        <w:ind w:firstLine="424" w:firstLineChars="200"/>
        <w:rPr>
          <w:color w:val="auto"/>
          <w:sz w:val="24"/>
          <w:szCs w:val="24"/>
          <w:rPrChange w:id="4696" w:author="赵翔-深圳" w:date="2024-12-22T14:06:36Z">
            <w:rPr>
              <w:color w:val="FF0000"/>
              <w:sz w:val="24"/>
              <w:szCs w:val="24"/>
            </w:rPr>
          </w:rPrChange>
        </w:rPr>
      </w:pPr>
      <w:r>
        <w:rPr>
          <w:color w:val="auto"/>
          <w:sz w:val="24"/>
          <w:szCs w:val="24"/>
          <w:rPrChange w:id="4697" w:author="赵翔-深圳" w:date="2024-12-22T14:06:36Z">
            <w:rPr>
              <w:color w:val="FF0000"/>
              <w:sz w:val="24"/>
              <w:szCs w:val="24"/>
            </w:rPr>
          </w:rPrChange>
        </w:rPr>
        <w:t>在日常养护时，除主洞外，应同时注意安排横通道的巡查和维修保养工作。</w:t>
      </w:r>
    </w:p>
    <w:p w14:paraId="51999AB4">
      <w:pPr>
        <w:numPr>
          <w:ilvl w:val="0"/>
          <w:numId w:val="8"/>
        </w:numPr>
        <w:spacing w:line="360" w:lineRule="auto"/>
        <w:ind w:firstLine="424" w:firstLineChars="200"/>
        <w:rPr>
          <w:color w:val="auto"/>
          <w:sz w:val="24"/>
          <w:szCs w:val="24"/>
          <w:rPrChange w:id="4698" w:author="赵翔-深圳" w:date="2024-12-22T14:06:36Z">
            <w:rPr>
              <w:color w:val="FF0000"/>
              <w:sz w:val="24"/>
              <w:szCs w:val="24"/>
            </w:rPr>
          </w:rPrChange>
        </w:rPr>
      </w:pPr>
      <w:r>
        <w:rPr>
          <w:color w:val="auto"/>
          <w:sz w:val="24"/>
          <w:szCs w:val="24"/>
          <w:rPrChange w:id="4699" w:author="赵翔-深圳" w:date="2024-12-22T14:06:36Z">
            <w:rPr>
              <w:color w:val="FF0000"/>
              <w:sz w:val="24"/>
              <w:szCs w:val="24"/>
            </w:rPr>
          </w:rPrChange>
        </w:rPr>
        <w:t>建议在进行土建结构巡查时，同时对隧道其他工程设施进行检查，并及时进行维护，确保其功能正常、美观。建议对隧道电缆沟的杂物、积尘等定期进行清理。</w:t>
      </w:r>
    </w:p>
    <w:p w14:paraId="6A94405D">
      <w:pPr>
        <w:spacing w:line="360" w:lineRule="auto"/>
        <w:ind w:firstLine="424" w:firstLineChars="200"/>
        <w:jc w:val="left"/>
        <w:rPr>
          <w:color w:val="auto"/>
          <w:sz w:val="24"/>
          <w:szCs w:val="24"/>
          <w:rPrChange w:id="4700" w:author="赵翔-深圳" w:date="2024-12-22T14:06:36Z">
            <w:rPr>
              <w:color w:val="FF0000"/>
              <w:sz w:val="24"/>
              <w:szCs w:val="24"/>
            </w:rPr>
          </w:rPrChange>
        </w:rPr>
      </w:pPr>
      <w:r>
        <w:rPr>
          <w:color w:val="auto"/>
          <w:sz w:val="24"/>
          <w:szCs w:val="24"/>
          <w:rPrChange w:id="4701" w:author="赵翔-深圳" w:date="2024-12-22T14:06:36Z">
            <w:rPr>
              <w:color w:val="FF0000"/>
              <w:sz w:val="24"/>
              <w:szCs w:val="24"/>
            </w:rPr>
          </w:rPrChange>
        </w:rPr>
        <w:t>（11）严格按《公路隧道养护技术规范》（JTG H12-2015）要求开展隧道的清洁、检查和保养维修。</w:t>
      </w:r>
    </w:p>
    <w:p w14:paraId="1861D321">
      <w:pPr>
        <w:rPr>
          <w:color w:val="auto"/>
          <w:sz w:val="24"/>
          <w:szCs w:val="24"/>
          <w:rPrChange w:id="4702" w:author="赵翔-深圳" w:date="2024-12-22T14:06:36Z">
            <w:rPr>
              <w:sz w:val="24"/>
              <w:szCs w:val="24"/>
            </w:rPr>
          </w:rPrChange>
        </w:rPr>
      </w:pPr>
      <w:r>
        <w:rPr>
          <w:color w:val="auto"/>
          <w:sz w:val="24"/>
          <w:szCs w:val="24"/>
          <w:rPrChange w:id="4703" w:author="赵翔-深圳" w:date="2024-12-22T14:06:36Z">
            <w:rPr>
              <w:sz w:val="24"/>
              <w:szCs w:val="24"/>
            </w:rPr>
          </w:rPrChange>
        </w:rPr>
        <w:br w:type="page"/>
      </w:r>
    </w:p>
    <w:p w14:paraId="3AC4B291">
      <w:pPr>
        <w:pStyle w:val="4"/>
        <w:numPr>
          <w:ilvl w:val="0"/>
          <w:numId w:val="0"/>
        </w:numPr>
        <w:spacing w:before="156"/>
        <w:rPr>
          <w:rFonts w:ascii="Times New Roman" w:hAnsi="Times New Roman"/>
        </w:rPr>
      </w:pPr>
      <w:bookmarkStart w:id="296" w:name="_Toc23753"/>
      <w:bookmarkStart w:id="297" w:name="_Toc181002978"/>
      <w:bookmarkStart w:id="298" w:name="_Toc14129"/>
      <w:r>
        <w:rPr>
          <w:rFonts w:ascii="Times New Roman" w:hAnsi="Times New Roman"/>
        </w:rPr>
        <w:t>附件</w:t>
      </w:r>
      <w:bookmarkEnd w:id="296"/>
      <w:r>
        <w:rPr>
          <w:rFonts w:hint="eastAsia" w:ascii="Times New Roman" w:hAnsi="Times New Roman"/>
        </w:rPr>
        <w:t xml:space="preserve"> 隧道展示图</w:t>
      </w:r>
      <w:bookmarkEnd w:id="297"/>
      <w:bookmarkEnd w:id="298"/>
    </w:p>
    <w:p w14:paraId="66BCFE82">
      <w:pPr>
        <w:pStyle w:val="6"/>
        <w:numPr>
          <w:ilvl w:val="2"/>
          <w:numId w:val="0"/>
        </w:numPr>
      </w:pPr>
      <w:bookmarkStart w:id="299" w:name="_Toc22509"/>
      <w:r>
        <w:rPr>
          <w:rFonts w:hint="eastAsia"/>
        </w:rPr>
        <w:t>附件</w:t>
      </w:r>
      <w:r>
        <w:t>1 左洞</w:t>
      </w:r>
      <w:bookmarkEnd w:id="299"/>
    </w:p>
    <w:p w14:paraId="151DF4C8">
      <w:pPr>
        <w:spacing w:line="240" w:lineRule="exact"/>
        <w:jc w:val="both"/>
        <w:rPr>
          <w:rFonts w:hint="eastAsia" w:ascii="宋体" w:hAnsi="宋体" w:eastAsia="宋体" w:cs="宋体"/>
          <w:snapToGrid w:val="0"/>
          <w:sz w:val="24"/>
          <w:szCs w:val="24"/>
          <w:lang w:val="en-US" w:eastAsia="zh-CN"/>
        </w:rPr>
      </w:pPr>
    </w:p>
    <w:p w14:paraId="0DC7F139">
      <w:pPr>
        <w:ind w:left="-182" w:leftChars="-100"/>
        <w:jc w:val="center"/>
        <w:rPr>
          <w:rFonts w:hint="eastAsia" w:eastAsia="楷体"/>
          <w:b/>
          <w:szCs w:val="21"/>
          <w:lang w:eastAsia="zh-CN" w:bidi="ar"/>
        </w:rPr>
      </w:pPr>
      <w:ins w:id="4704" w:author="刘崇麟" w:date="2024-12-20T10:44:30Z">
        <w:r>
          <w:rPr>
            <w:rFonts w:hint="eastAsia" w:eastAsia="楷体"/>
            <w:b/>
            <w:szCs w:val="21"/>
            <w:lang w:eastAsia="zh-CN" w:bidi="ar"/>
          </w:rPr>
          <w:drawing>
            <wp:inline distT="0" distB="0" distL="114300" distR="114300">
              <wp:extent cx="6076315" cy="3288030"/>
              <wp:effectExtent l="0" t="0" r="635" b="7620"/>
              <wp:docPr id="104" name="图片 10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1"/>
                      <pic:cNvPicPr>
                        <a:picLocks noChangeAspect="1"/>
                      </pic:cNvPicPr>
                    </pic:nvPicPr>
                    <pic:blipFill>
                      <a:blip r:embed="rId87"/>
                      <a:stretch>
                        <a:fillRect/>
                      </a:stretch>
                    </pic:blipFill>
                    <pic:spPr>
                      <a:xfrm>
                        <a:off x="0" y="0"/>
                        <a:ext cx="6076315" cy="3288030"/>
                      </a:xfrm>
                      <a:prstGeom prst="rect">
                        <a:avLst/>
                      </a:prstGeom>
                    </pic:spPr>
                  </pic:pic>
                </a:graphicData>
              </a:graphic>
            </wp:inline>
          </w:drawing>
        </w:r>
      </w:ins>
      <w:del w:id="4706" w:author="刘崇麟" w:date="2024-12-20T10:43:55Z">
        <w:r>
          <w:rPr>
            <w:rFonts w:hint="eastAsia" w:eastAsia="楷体"/>
            <w:b/>
            <w:szCs w:val="21"/>
            <w:lang w:eastAsia="zh-CN" w:bidi="ar"/>
          </w:rPr>
          <w:drawing>
            <wp:inline distT="0" distB="0" distL="114300" distR="114300">
              <wp:extent cx="6076315" cy="3288030"/>
              <wp:effectExtent l="0" t="0" r="635" b="762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88"/>
                      <a:stretch>
                        <a:fillRect/>
                      </a:stretch>
                    </pic:blipFill>
                    <pic:spPr>
                      <a:xfrm>
                        <a:off x="0" y="0"/>
                        <a:ext cx="6076315" cy="3288030"/>
                      </a:xfrm>
                      <a:prstGeom prst="rect">
                        <a:avLst/>
                      </a:prstGeom>
                    </pic:spPr>
                  </pic:pic>
                </a:graphicData>
              </a:graphic>
            </wp:inline>
          </w:drawing>
        </w:r>
      </w:del>
    </w:p>
    <w:p w14:paraId="28803308">
      <w:pPr>
        <w:ind w:left="-182" w:leftChars="-100"/>
        <w:jc w:val="center"/>
        <w:rPr>
          <w:rFonts w:hint="eastAsia" w:eastAsia="宋体"/>
          <w:lang w:eastAsia="zh-CN"/>
        </w:rPr>
      </w:pPr>
      <w:ins w:id="4708" w:author="刘崇麟" w:date="2024-12-20T10:45:10Z">
        <w:r>
          <w:rPr>
            <w:rFonts w:hint="eastAsia" w:eastAsia="宋体"/>
            <w:lang w:eastAsia="zh-CN"/>
          </w:rPr>
          <w:drawing>
            <wp:inline distT="0" distB="0" distL="114300" distR="114300">
              <wp:extent cx="6076315" cy="3288030"/>
              <wp:effectExtent l="0" t="0" r="635" b="7620"/>
              <wp:docPr id="109" name="图片 10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2"/>
                      <pic:cNvPicPr>
                        <a:picLocks noChangeAspect="1"/>
                      </pic:cNvPicPr>
                    </pic:nvPicPr>
                    <pic:blipFill>
                      <a:blip r:embed="rId89"/>
                      <a:stretch>
                        <a:fillRect/>
                      </a:stretch>
                    </pic:blipFill>
                    <pic:spPr>
                      <a:xfrm>
                        <a:off x="0" y="0"/>
                        <a:ext cx="6076315" cy="3288030"/>
                      </a:xfrm>
                      <a:prstGeom prst="rect">
                        <a:avLst/>
                      </a:prstGeom>
                    </pic:spPr>
                  </pic:pic>
                </a:graphicData>
              </a:graphic>
            </wp:inline>
          </w:drawing>
        </w:r>
      </w:ins>
      <w:del w:id="4710" w:author="刘崇麟" w:date="2024-12-20T10:44:33Z">
        <w:r>
          <w:rPr>
            <w:rFonts w:hint="eastAsia" w:eastAsia="宋体"/>
            <w:lang w:eastAsia="zh-CN"/>
          </w:rPr>
          <w:drawing>
            <wp:inline distT="0" distB="0" distL="114300" distR="114300">
              <wp:extent cx="6076315" cy="3288030"/>
              <wp:effectExtent l="0" t="0" r="635" b="7620"/>
              <wp:docPr id="14" name="图片 1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
                      <pic:cNvPicPr>
                        <a:picLocks noChangeAspect="1"/>
                      </pic:cNvPicPr>
                    </pic:nvPicPr>
                    <pic:blipFill>
                      <a:blip r:embed="rId90"/>
                      <a:stretch>
                        <a:fillRect/>
                      </a:stretch>
                    </pic:blipFill>
                    <pic:spPr>
                      <a:xfrm>
                        <a:off x="0" y="0"/>
                        <a:ext cx="6076315" cy="3288030"/>
                      </a:xfrm>
                      <a:prstGeom prst="rect">
                        <a:avLst/>
                      </a:prstGeom>
                    </pic:spPr>
                  </pic:pic>
                </a:graphicData>
              </a:graphic>
            </wp:inline>
          </w:drawing>
        </w:r>
      </w:del>
      <w:del w:id="4712" w:author="刘崇麟" w:date="2024-12-20T10:44:34Z">
        <w:r>
          <w:rPr>
            <w:rFonts w:hint="eastAsia" w:eastAsia="宋体"/>
            <w:lang w:eastAsia="zh-CN"/>
          </w:rPr>
          <w:drawing>
            <wp:inline distT="0" distB="0" distL="114300" distR="114300">
              <wp:extent cx="6076315" cy="3288030"/>
              <wp:effectExtent l="0" t="0" r="635" b="7620"/>
              <wp:docPr id="18" name="图片 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
                      <pic:cNvPicPr>
                        <a:picLocks noChangeAspect="1"/>
                      </pic:cNvPicPr>
                    </pic:nvPicPr>
                    <pic:blipFill>
                      <a:blip r:embed="rId91"/>
                      <a:stretch>
                        <a:fillRect/>
                      </a:stretch>
                    </pic:blipFill>
                    <pic:spPr>
                      <a:xfrm>
                        <a:off x="0" y="0"/>
                        <a:ext cx="6076315" cy="3288030"/>
                      </a:xfrm>
                      <a:prstGeom prst="rect">
                        <a:avLst/>
                      </a:prstGeom>
                    </pic:spPr>
                  </pic:pic>
                </a:graphicData>
              </a:graphic>
            </wp:inline>
          </w:drawing>
        </w:r>
      </w:del>
    </w:p>
    <w:p w14:paraId="50151365">
      <w:pPr>
        <w:pStyle w:val="9"/>
        <w:ind w:firstLine="0" w:firstLineChars="0"/>
        <w:jc w:val="both"/>
        <w:rPr>
          <w:ins w:id="4714" w:author="刘崇麟" w:date="2024-12-20T10:45:54Z"/>
          <w:rFonts w:hint="eastAsia" w:eastAsia="楷体"/>
          <w:b/>
          <w:szCs w:val="21"/>
          <w:lang w:eastAsia="zh-CN" w:bidi="ar"/>
        </w:rPr>
      </w:pPr>
      <w:ins w:id="4715" w:author="刘崇麟" w:date="2024-12-20T10:46:32Z">
        <w:r>
          <w:rPr>
            <w:rFonts w:hint="eastAsia" w:eastAsia="楷体"/>
            <w:b/>
            <w:szCs w:val="21"/>
            <w:lang w:eastAsia="zh-CN" w:bidi="ar"/>
          </w:rPr>
          <w:drawing>
            <wp:inline distT="0" distB="0" distL="114300" distR="114300">
              <wp:extent cx="6076315" cy="3288030"/>
              <wp:effectExtent l="0" t="0" r="635" b="7620"/>
              <wp:docPr id="112" name="图片 1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3"/>
                      <pic:cNvPicPr>
                        <a:picLocks noChangeAspect="1"/>
                      </pic:cNvPicPr>
                    </pic:nvPicPr>
                    <pic:blipFill>
                      <a:blip r:embed="rId92"/>
                      <a:stretch>
                        <a:fillRect/>
                      </a:stretch>
                    </pic:blipFill>
                    <pic:spPr>
                      <a:xfrm>
                        <a:off x="0" y="0"/>
                        <a:ext cx="6076315" cy="3288030"/>
                      </a:xfrm>
                      <a:prstGeom prst="rect">
                        <a:avLst/>
                      </a:prstGeom>
                    </pic:spPr>
                  </pic:pic>
                </a:graphicData>
              </a:graphic>
            </wp:inline>
          </w:drawing>
        </w:r>
      </w:ins>
    </w:p>
    <w:p w14:paraId="31D6B83B">
      <w:pPr>
        <w:rPr>
          <w:ins w:id="4717" w:author="刘崇麟" w:date="2024-12-20T10:46:21Z"/>
          <w:rFonts w:hint="eastAsia"/>
          <w:lang w:eastAsia="zh-CN"/>
        </w:rPr>
      </w:pPr>
    </w:p>
    <w:p w14:paraId="6BE02588">
      <w:pPr>
        <w:rPr>
          <w:ins w:id="4718" w:author="刘崇麟" w:date="2024-12-20T10:46:21Z"/>
          <w:rFonts w:hint="eastAsia"/>
          <w:lang w:eastAsia="zh-CN"/>
        </w:rPr>
      </w:pPr>
      <w:ins w:id="4719" w:author="刘崇麟" w:date="2024-12-20T10:46:38Z">
        <w:r>
          <w:rPr>
            <w:rFonts w:hint="eastAsia"/>
            <w:lang w:eastAsia="zh-CN"/>
          </w:rPr>
          <w:drawing>
            <wp:inline distT="0" distB="0" distL="114300" distR="114300">
              <wp:extent cx="6076315" cy="3288030"/>
              <wp:effectExtent l="0" t="0" r="635" b="7620"/>
              <wp:docPr id="114" name="图片 11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4"/>
                      <pic:cNvPicPr>
                        <a:picLocks noChangeAspect="1"/>
                      </pic:cNvPicPr>
                    </pic:nvPicPr>
                    <pic:blipFill>
                      <a:blip r:embed="rId93"/>
                      <a:stretch>
                        <a:fillRect/>
                      </a:stretch>
                    </pic:blipFill>
                    <pic:spPr>
                      <a:xfrm>
                        <a:off x="0" y="0"/>
                        <a:ext cx="6076315" cy="3288030"/>
                      </a:xfrm>
                      <a:prstGeom prst="rect">
                        <a:avLst/>
                      </a:prstGeom>
                    </pic:spPr>
                  </pic:pic>
                </a:graphicData>
              </a:graphic>
            </wp:inline>
          </w:drawing>
        </w:r>
      </w:ins>
    </w:p>
    <w:p w14:paraId="2CFB492A">
      <w:pPr>
        <w:rPr>
          <w:ins w:id="4721" w:author="刘崇麟" w:date="2024-12-20T10:46:22Z"/>
          <w:rFonts w:hint="eastAsia"/>
          <w:lang w:eastAsia="zh-CN"/>
        </w:rPr>
      </w:pPr>
      <w:ins w:id="4722" w:author="刘崇麟" w:date="2024-12-20T10:46:44Z">
        <w:r>
          <w:rPr>
            <w:rFonts w:hint="eastAsia"/>
            <w:lang w:eastAsia="zh-CN"/>
          </w:rPr>
          <w:drawing>
            <wp:inline distT="0" distB="0" distL="114300" distR="114300">
              <wp:extent cx="6076315" cy="3288030"/>
              <wp:effectExtent l="0" t="0" r="635" b="7620"/>
              <wp:docPr id="115" name="图片 11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5"/>
                      <pic:cNvPicPr>
                        <a:picLocks noChangeAspect="1"/>
                      </pic:cNvPicPr>
                    </pic:nvPicPr>
                    <pic:blipFill>
                      <a:blip r:embed="rId94"/>
                      <a:stretch>
                        <a:fillRect/>
                      </a:stretch>
                    </pic:blipFill>
                    <pic:spPr>
                      <a:xfrm>
                        <a:off x="0" y="0"/>
                        <a:ext cx="6076315" cy="3288030"/>
                      </a:xfrm>
                      <a:prstGeom prst="rect">
                        <a:avLst/>
                      </a:prstGeom>
                    </pic:spPr>
                  </pic:pic>
                </a:graphicData>
              </a:graphic>
            </wp:inline>
          </w:drawing>
        </w:r>
      </w:ins>
    </w:p>
    <w:p w14:paraId="681915E8">
      <w:pPr>
        <w:rPr>
          <w:ins w:id="4724" w:author="刘崇麟" w:date="2024-12-20T10:46:22Z"/>
          <w:rFonts w:hint="eastAsia"/>
          <w:lang w:eastAsia="zh-CN"/>
        </w:rPr>
      </w:pPr>
      <w:ins w:id="4725" w:author="刘崇麟" w:date="2024-12-20T10:46:50Z">
        <w:r>
          <w:rPr>
            <w:rFonts w:hint="eastAsia"/>
            <w:lang w:eastAsia="zh-CN"/>
          </w:rPr>
          <w:drawing>
            <wp:inline distT="0" distB="0" distL="114300" distR="114300">
              <wp:extent cx="6076315" cy="3288030"/>
              <wp:effectExtent l="0" t="0" r="635" b="7620"/>
              <wp:docPr id="116" name="图片 11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6"/>
                      <pic:cNvPicPr>
                        <a:picLocks noChangeAspect="1"/>
                      </pic:cNvPicPr>
                    </pic:nvPicPr>
                    <pic:blipFill>
                      <a:blip r:embed="rId95"/>
                      <a:stretch>
                        <a:fillRect/>
                      </a:stretch>
                    </pic:blipFill>
                    <pic:spPr>
                      <a:xfrm>
                        <a:off x="0" y="0"/>
                        <a:ext cx="6076315" cy="3288030"/>
                      </a:xfrm>
                      <a:prstGeom prst="rect">
                        <a:avLst/>
                      </a:prstGeom>
                    </pic:spPr>
                  </pic:pic>
                </a:graphicData>
              </a:graphic>
            </wp:inline>
          </w:drawing>
        </w:r>
      </w:ins>
    </w:p>
    <w:p w14:paraId="5B8BFDE5">
      <w:pPr>
        <w:rPr>
          <w:ins w:id="4727" w:author="刘崇麟" w:date="2024-12-20T10:46:22Z"/>
          <w:rFonts w:hint="eastAsia"/>
          <w:lang w:eastAsia="zh-CN"/>
        </w:rPr>
      </w:pPr>
      <w:ins w:id="4728" w:author="刘崇麟" w:date="2024-12-20T10:46:55Z">
        <w:r>
          <w:rPr>
            <w:rFonts w:hint="eastAsia"/>
            <w:lang w:eastAsia="zh-CN"/>
          </w:rPr>
          <w:drawing>
            <wp:inline distT="0" distB="0" distL="114300" distR="114300">
              <wp:extent cx="6076315" cy="3288030"/>
              <wp:effectExtent l="0" t="0" r="635" b="7620"/>
              <wp:docPr id="117" name="图片 117"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7"/>
                      <pic:cNvPicPr>
                        <a:picLocks noChangeAspect="1"/>
                      </pic:cNvPicPr>
                    </pic:nvPicPr>
                    <pic:blipFill>
                      <a:blip r:embed="rId96"/>
                      <a:stretch>
                        <a:fillRect/>
                      </a:stretch>
                    </pic:blipFill>
                    <pic:spPr>
                      <a:xfrm>
                        <a:off x="0" y="0"/>
                        <a:ext cx="6076315" cy="3288030"/>
                      </a:xfrm>
                      <a:prstGeom prst="rect">
                        <a:avLst/>
                      </a:prstGeom>
                    </pic:spPr>
                  </pic:pic>
                </a:graphicData>
              </a:graphic>
            </wp:inline>
          </w:drawing>
        </w:r>
      </w:ins>
    </w:p>
    <w:p w14:paraId="5E024AFF">
      <w:pPr>
        <w:rPr>
          <w:ins w:id="4730" w:author="刘崇麟" w:date="2024-12-20T10:46:22Z"/>
          <w:rFonts w:hint="eastAsia"/>
          <w:lang w:eastAsia="zh-CN"/>
        </w:rPr>
      </w:pPr>
      <w:ins w:id="4731" w:author="刘崇麟" w:date="2024-12-20T10:46:59Z">
        <w:r>
          <w:rPr>
            <w:rFonts w:hint="eastAsia"/>
            <w:lang w:eastAsia="zh-CN"/>
          </w:rPr>
          <w:drawing>
            <wp:inline distT="0" distB="0" distL="114300" distR="114300">
              <wp:extent cx="6076315" cy="3288030"/>
              <wp:effectExtent l="0" t="0" r="635" b="7620"/>
              <wp:docPr id="118" name="图片 11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8"/>
                      <pic:cNvPicPr>
                        <a:picLocks noChangeAspect="1"/>
                      </pic:cNvPicPr>
                    </pic:nvPicPr>
                    <pic:blipFill>
                      <a:blip r:embed="rId97"/>
                      <a:stretch>
                        <a:fillRect/>
                      </a:stretch>
                    </pic:blipFill>
                    <pic:spPr>
                      <a:xfrm>
                        <a:off x="0" y="0"/>
                        <a:ext cx="6076315" cy="3288030"/>
                      </a:xfrm>
                      <a:prstGeom prst="rect">
                        <a:avLst/>
                      </a:prstGeom>
                    </pic:spPr>
                  </pic:pic>
                </a:graphicData>
              </a:graphic>
            </wp:inline>
          </w:drawing>
        </w:r>
      </w:ins>
    </w:p>
    <w:p w14:paraId="3741980C">
      <w:pPr>
        <w:rPr>
          <w:ins w:id="4733" w:author="刘崇麟" w:date="2024-12-20T10:46:22Z"/>
          <w:rFonts w:hint="eastAsia"/>
          <w:lang w:eastAsia="zh-CN"/>
        </w:rPr>
      </w:pPr>
      <w:ins w:id="4734" w:author="刘崇麟" w:date="2024-12-20T10:47:03Z">
        <w:r>
          <w:rPr>
            <w:rFonts w:hint="eastAsia"/>
            <w:lang w:eastAsia="zh-CN"/>
          </w:rPr>
          <w:drawing>
            <wp:inline distT="0" distB="0" distL="114300" distR="114300">
              <wp:extent cx="6076315" cy="3288030"/>
              <wp:effectExtent l="0" t="0" r="635" b="7620"/>
              <wp:docPr id="119" name="图片 119"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9"/>
                      <pic:cNvPicPr>
                        <a:picLocks noChangeAspect="1"/>
                      </pic:cNvPicPr>
                    </pic:nvPicPr>
                    <pic:blipFill>
                      <a:blip r:embed="rId98"/>
                      <a:stretch>
                        <a:fillRect/>
                      </a:stretch>
                    </pic:blipFill>
                    <pic:spPr>
                      <a:xfrm>
                        <a:off x="0" y="0"/>
                        <a:ext cx="6076315" cy="3288030"/>
                      </a:xfrm>
                      <a:prstGeom prst="rect">
                        <a:avLst/>
                      </a:prstGeom>
                    </pic:spPr>
                  </pic:pic>
                </a:graphicData>
              </a:graphic>
            </wp:inline>
          </w:drawing>
        </w:r>
      </w:ins>
    </w:p>
    <w:p w14:paraId="3F205AC6">
      <w:pPr>
        <w:rPr>
          <w:ins w:id="4736" w:author="刘崇麟" w:date="2024-12-20T10:46:23Z"/>
          <w:rFonts w:hint="eastAsia"/>
          <w:lang w:eastAsia="zh-CN"/>
        </w:rPr>
      </w:pPr>
      <w:ins w:id="4737" w:author="刘崇麟" w:date="2024-12-20T10:47:08Z">
        <w:r>
          <w:rPr>
            <w:rFonts w:hint="eastAsia"/>
            <w:lang w:eastAsia="zh-CN"/>
          </w:rPr>
          <w:drawing>
            <wp:inline distT="0" distB="0" distL="114300" distR="114300">
              <wp:extent cx="6076315" cy="3288030"/>
              <wp:effectExtent l="0" t="0" r="635" b="7620"/>
              <wp:docPr id="121" name="图片 12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10"/>
                      <pic:cNvPicPr>
                        <a:picLocks noChangeAspect="1"/>
                      </pic:cNvPicPr>
                    </pic:nvPicPr>
                    <pic:blipFill>
                      <a:blip r:embed="rId99"/>
                      <a:stretch>
                        <a:fillRect/>
                      </a:stretch>
                    </pic:blipFill>
                    <pic:spPr>
                      <a:xfrm>
                        <a:off x="0" y="0"/>
                        <a:ext cx="6076315" cy="3288030"/>
                      </a:xfrm>
                      <a:prstGeom prst="rect">
                        <a:avLst/>
                      </a:prstGeom>
                    </pic:spPr>
                  </pic:pic>
                </a:graphicData>
              </a:graphic>
            </wp:inline>
          </w:drawing>
        </w:r>
      </w:ins>
    </w:p>
    <w:p w14:paraId="76776227">
      <w:pPr>
        <w:rPr>
          <w:ins w:id="4739" w:author="刘崇麟" w:date="2024-12-20T10:46:23Z"/>
          <w:rFonts w:hint="eastAsia"/>
          <w:lang w:eastAsia="zh-CN"/>
        </w:rPr>
      </w:pPr>
      <w:ins w:id="4740" w:author="刘崇麟" w:date="2024-12-20T10:47:19Z">
        <w:r>
          <w:rPr>
            <w:rFonts w:hint="eastAsia"/>
            <w:lang w:eastAsia="zh-CN"/>
          </w:rPr>
          <w:drawing>
            <wp:inline distT="0" distB="0" distL="114300" distR="114300">
              <wp:extent cx="6076315" cy="3288030"/>
              <wp:effectExtent l="0" t="0" r="635" b="7620"/>
              <wp:docPr id="132" name="图片 13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11"/>
                      <pic:cNvPicPr>
                        <a:picLocks noChangeAspect="1"/>
                      </pic:cNvPicPr>
                    </pic:nvPicPr>
                    <pic:blipFill>
                      <a:blip r:embed="rId100"/>
                      <a:stretch>
                        <a:fillRect/>
                      </a:stretch>
                    </pic:blipFill>
                    <pic:spPr>
                      <a:xfrm>
                        <a:off x="0" y="0"/>
                        <a:ext cx="6076315" cy="3288030"/>
                      </a:xfrm>
                      <a:prstGeom prst="rect">
                        <a:avLst/>
                      </a:prstGeom>
                    </pic:spPr>
                  </pic:pic>
                </a:graphicData>
              </a:graphic>
            </wp:inline>
          </w:drawing>
        </w:r>
      </w:ins>
    </w:p>
    <w:p w14:paraId="302EC99A">
      <w:pPr>
        <w:rPr>
          <w:ins w:id="4742" w:author="刘崇麟" w:date="2024-12-20T10:46:23Z"/>
          <w:rFonts w:hint="eastAsia"/>
          <w:lang w:eastAsia="zh-CN"/>
        </w:rPr>
      </w:pPr>
      <w:ins w:id="4743" w:author="刘崇麟" w:date="2024-12-20T10:47:23Z">
        <w:r>
          <w:rPr>
            <w:rFonts w:hint="eastAsia"/>
            <w:lang w:eastAsia="zh-CN"/>
          </w:rPr>
          <w:drawing>
            <wp:inline distT="0" distB="0" distL="114300" distR="114300">
              <wp:extent cx="6076315" cy="3288030"/>
              <wp:effectExtent l="0" t="0" r="635" b="7620"/>
              <wp:docPr id="134" name="图片 13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12"/>
                      <pic:cNvPicPr>
                        <a:picLocks noChangeAspect="1"/>
                      </pic:cNvPicPr>
                    </pic:nvPicPr>
                    <pic:blipFill>
                      <a:blip r:embed="rId101"/>
                      <a:stretch>
                        <a:fillRect/>
                      </a:stretch>
                    </pic:blipFill>
                    <pic:spPr>
                      <a:xfrm>
                        <a:off x="0" y="0"/>
                        <a:ext cx="6076315" cy="3288030"/>
                      </a:xfrm>
                      <a:prstGeom prst="rect">
                        <a:avLst/>
                      </a:prstGeom>
                    </pic:spPr>
                  </pic:pic>
                </a:graphicData>
              </a:graphic>
            </wp:inline>
          </w:drawing>
        </w:r>
      </w:ins>
    </w:p>
    <w:p w14:paraId="0E6BCFDB">
      <w:pPr>
        <w:rPr>
          <w:ins w:id="4745" w:author="刘崇麟" w:date="2024-12-20T10:46:24Z"/>
          <w:rFonts w:hint="eastAsia"/>
          <w:lang w:eastAsia="zh-CN"/>
        </w:rPr>
      </w:pPr>
      <w:ins w:id="4746" w:author="刘崇麟" w:date="2024-12-20T10:47:26Z">
        <w:r>
          <w:rPr>
            <w:rFonts w:hint="eastAsia"/>
            <w:lang w:eastAsia="zh-CN"/>
          </w:rPr>
          <w:drawing>
            <wp:inline distT="0" distB="0" distL="114300" distR="114300">
              <wp:extent cx="6076315" cy="3288030"/>
              <wp:effectExtent l="0" t="0" r="635" b="7620"/>
              <wp:docPr id="149" name="图片 14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13"/>
                      <pic:cNvPicPr>
                        <a:picLocks noChangeAspect="1"/>
                      </pic:cNvPicPr>
                    </pic:nvPicPr>
                    <pic:blipFill>
                      <a:blip r:embed="rId102"/>
                      <a:stretch>
                        <a:fillRect/>
                      </a:stretch>
                    </pic:blipFill>
                    <pic:spPr>
                      <a:xfrm>
                        <a:off x="0" y="0"/>
                        <a:ext cx="6076315" cy="3288030"/>
                      </a:xfrm>
                      <a:prstGeom prst="rect">
                        <a:avLst/>
                      </a:prstGeom>
                    </pic:spPr>
                  </pic:pic>
                </a:graphicData>
              </a:graphic>
            </wp:inline>
          </w:drawing>
        </w:r>
      </w:ins>
    </w:p>
    <w:p w14:paraId="7AB757D6">
      <w:pPr>
        <w:rPr>
          <w:rFonts w:hint="eastAsia"/>
          <w:lang w:eastAsia="zh-CN"/>
        </w:rPr>
      </w:pPr>
      <w:ins w:id="4748" w:author="刘崇麟" w:date="2024-12-20T10:47:39Z">
        <w:r>
          <w:rPr>
            <w:rFonts w:hint="eastAsia"/>
            <w:lang w:eastAsia="zh-CN"/>
          </w:rPr>
          <w:drawing>
            <wp:inline distT="0" distB="0" distL="114300" distR="114300">
              <wp:extent cx="6076315" cy="3288030"/>
              <wp:effectExtent l="0" t="0" r="635" b="7620"/>
              <wp:docPr id="151" name="图片 15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14"/>
                      <pic:cNvPicPr>
                        <a:picLocks noChangeAspect="1"/>
                      </pic:cNvPicPr>
                    </pic:nvPicPr>
                    <pic:blipFill>
                      <a:blip r:embed="rId103"/>
                      <a:stretch>
                        <a:fillRect/>
                      </a:stretch>
                    </pic:blipFill>
                    <pic:spPr>
                      <a:xfrm>
                        <a:off x="0" y="0"/>
                        <a:ext cx="6076315" cy="3288030"/>
                      </a:xfrm>
                      <a:prstGeom prst="rect">
                        <a:avLst/>
                      </a:prstGeom>
                    </pic:spPr>
                  </pic:pic>
                </a:graphicData>
              </a:graphic>
            </wp:inline>
          </w:drawing>
        </w:r>
      </w:ins>
    </w:p>
    <w:p w14:paraId="450EB421">
      <w:pPr>
        <w:pStyle w:val="6"/>
        <w:numPr>
          <w:ilvl w:val="2"/>
          <w:numId w:val="0"/>
        </w:numPr>
        <w:rPr>
          <w:ins w:id="4750" w:author="刘崇麟" w:date="2024-12-20T10:46:12Z"/>
          <w:rFonts w:hint="eastAsia"/>
          <w:lang w:eastAsia="zh-CN"/>
        </w:rPr>
      </w:pPr>
    </w:p>
    <w:p w14:paraId="120FDD04">
      <w:pPr>
        <w:pStyle w:val="6"/>
        <w:numPr>
          <w:ilvl w:val="2"/>
          <w:numId w:val="0"/>
        </w:numPr>
        <w:rPr>
          <w:ins w:id="4751" w:author="刘崇麟" w:date="2024-12-20T10:46:13Z"/>
          <w:rFonts w:hint="eastAsia"/>
          <w:lang w:eastAsia="zh-CN"/>
        </w:rPr>
      </w:pPr>
      <w:ins w:id="4752" w:author="刘崇麟" w:date="2024-12-20T10:48:01Z">
        <w:r>
          <w:rPr>
            <w:rFonts w:hint="eastAsia"/>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-3041650</wp:posOffset>
              </wp:positionV>
              <wp:extent cx="6076315" cy="3288030"/>
              <wp:effectExtent l="0" t="0" r="635" b="7620"/>
              <wp:wrapTopAndBottom/>
              <wp:docPr id="154" name="图片 154"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15"/>
                      <pic:cNvPicPr>
                        <a:picLocks noChangeAspect="1"/>
                      </pic:cNvPicPr>
                    </pic:nvPicPr>
                    <pic:blipFill>
                      <a:blip r:embed="rId104"/>
                      <a:stretch>
                        <a:fillRect/>
                      </a:stretch>
                    </pic:blipFill>
                    <pic:spPr>
                      <a:xfrm>
                        <a:off x="0" y="0"/>
                        <a:ext cx="6076315" cy="3288030"/>
                      </a:xfrm>
                      <a:prstGeom prst="rect">
                        <a:avLst/>
                      </a:prstGeom>
                    </pic:spPr>
                  </pic:pic>
                </a:graphicData>
              </a:graphic>
            </wp:anchor>
          </w:drawing>
        </w:r>
      </w:ins>
    </w:p>
    <w:p w14:paraId="511AA2A9">
      <w:pPr>
        <w:pStyle w:val="6"/>
        <w:numPr>
          <w:ilvl w:val="2"/>
          <w:numId w:val="0"/>
        </w:numPr>
        <w:rPr>
          <w:ins w:id="4754" w:author="刘崇麟" w:date="2024-12-20T10:46:18Z"/>
          <w:rFonts w:hint="eastAsia"/>
          <w:lang w:eastAsia="zh-CN"/>
        </w:rPr>
      </w:pPr>
    </w:p>
    <w:p w14:paraId="61FA6B59">
      <w:pPr>
        <w:rPr>
          <w:ins w:id="4755" w:author="刘崇麟" w:date="2024-12-20T10:46:19Z"/>
          <w:rFonts w:hint="eastAsia"/>
          <w:lang w:eastAsia="zh-CN"/>
        </w:rPr>
      </w:pPr>
      <w:ins w:id="4756" w:author="刘崇麟" w:date="2024-12-20T10:48:25Z">
        <w:r>
          <w:rPr>
            <w:rFonts w:hint="eastAsia"/>
            <w:lang w:eastAsia="zh-CN"/>
          </w:rPr>
          <w:drawing>
            <wp:inline distT="0" distB="0" distL="114300" distR="114300">
              <wp:extent cx="6076315" cy="3288030"/>
              <wp:effectExtent l="0" t="0" r="635" b="7620"/>
              <wp:docPr id="156" name="图片 15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16"/>
                      <pic:cNvPicPr>
                        <a:picLocks noChangeAspect="1"/>
                      </pic:cNvPicPr>
                    </pic:nvPicPr>
                    <pic:blipFill>
                      <a:blip r:embed="rId105"/>
                      <a:stretch>
                        <a:fillRect/>
                      </a:stretch>
                    </pic:blipFill>
                    <pic:spPr>
                      <a:xfrm>
                        <a:off x="0" y="0"/>
                        <a:ext cx="6076315" cy="3288030"/>
                      </a:xfrm>
                      <a:prstGeom prst="rect">
                        <a:avLst/>
                      </a:prstGeom>
                    </pic:spPr>
                  </pic:pic>
                </a:graphicData>
              </a:graphic>
            </wp:inline>
          </w:drawing>
        </w:r>
      </w:ins>
    </w:p>
    <w:p w14:paraId="7A29609D">
      <w:pPr>
        <w:rPr>
          <w:ins w:id="4758" w:author="刘崇麟" w:date="2024-12-20T10:46:19Z"/>
          <w:rFonts w:hint="eastAsia"/>
          <w:lang w:eastAsia="zh-CN"/>
        </w:rPr>
      </w:pPr>
    </w:p>
    <w:p w14:paraId="1D84792A">
      <w:pPr>
        <w:rPr>
          <w:ins w:id="4759" w:author="刘崇麟" w:date="2024-12-20T10:46:19Z"/>
          <w:rFonts w:hint="eastAsia"/>
          <w:lang w:eastAsia="zh-CN"/>
        </w:rPr>
      </w:pPr>
      <w:ins w:id="4760" w:author="刘崇麟" w:date="2024-12-20T10:48:30Z">
        <w:r>
          <w:rPr>
            <w:rFonts w:hint="eastAsia"/>
            <w:lang w:eastAsia="zh-CN"/>
          </w:rPr>
          <w:drawing>
            <wp:inline distT="0" distB="0" distL="114300" distR="114300">
              <wp:extent cx="6076315" cy="3288030"/>
              <wp:effectExtent l="0" t="0" r="635" b="7620"/>
              <wp:docPr id="157" name="图片 157"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17"/>
                      <pic:cNvPicPr>
                        <a:picLocks noChangeAspect="1"/>
                      </pic:cNvPicPr>
                    </pic:nvPicPr>
                    <pic:blipFill>
                      <a:blip r:embed="rId106"/>
                      <a:stretch>
                        <a:fillRect/>
                      </a:stretch>
                    </pic:blipFill>
                    <pic:spPr>
                      <a:xfrm>
                        <a:off x="0" y="0"/>
                        <a:ext cx="6076315" cy="3288030"/>
                      </a:xfrm>
                      <a:prstGeom prst="rect">
                        <a:avLst/>
                      </a:prstGeom>
                    </pic:spPr>
                  </pic:pic>
                </a:graphicData>
              </a:graphic>
            </wp:inline>
          </w:drawing>
        </w:r>
      </w:ins>
    </w:p>
    <w:p w14:paraId="65B86A53">
      <w:pPr>
        <w:rPr>
          <w:ins w:id="4762" w:author="刘崇麟" w:date="2024-12-20T10:46:19Z"/>
          <w:rFonts w:hint="eastAsia"/>
          <w:lang w:eastAsia="zh-CN"/>
        </w:rPr>
      </w:pPr>
    </w:p>
    <w:p w14:paraId="0A90F065">
      <w:pPr>
        <w:rPr>
          <w:ins w:id="4763" w:author="刘崇麟" w:date="2024-12-20T10:46:20Z"/>
          <w:rFonts w:hint="eastAsia"/>
          <w:lang w:eastAsia="zh-CN"/>
        </w:rPr>
      </w:pPr>
      <w:ins w:id="4764" w:author="刘崇麟" w:date="2024-12-20T10:48:36Z">
        <w:r>
          <w:rPr>
            <w:rFonts w:hint="eastAsia"/>
            <w:lang w:eastAsia="zh-CN"/>
          </w:rPr>
          <w:drawing>
            <wp:inline distT="0" distB="0" distL="114300" distR="114300">
              <wp:extent cx="6076315" cy="3288030"/>
              <wp:effectExtent l="0" t="0" r="635" b="7620"/>
              <wp:docPr id="158" name="图片 158"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18"/>
                      <pic:cNvPicPr>
                        <a:picLocks noChangeAspect="1"/>
                      </pic:cNvPicPr>
                    </pic:nvPicPr>
                    <pic:blipFill>
                      <a:blip r:embed="rId107"/>
                      <a:stretch>
                        <a:fillRect/>
                      </a:stretch>
                    </pic:blipFill>
                    <pic:spPr>
                      <a:xfrm>
                        <a:off x="0" y="0"/>
                        <a:ext cx="6076315" cy="3288030"/>
                      </a:xfrm>
                      <a:prstGeom prst="rect">
                        <a:avLst/>
                      </a:prstGeom>
                    </pic:spPr>
                  </pic:pic>
                </a:graphicData>
              </a:graphic>
            </wp:inline>
          </w:drawing>
        </w:r>
      </w:ins>
    </w:p>
    <w:p w14:paraId="65292A51">
      <w:pPr>
        <w:rPr>
          <w:ins w:id="4766" w:author="刘崇麟" w:date="2024-12-20T10:46:20Z"/>
          <w:rFonts w:hint="eastAsia"/>
          <w:lang w:eastAsia="zh-CN"/>
        </w:rPr>
      </w:pPr>
    </w:p>
    <w:p w14:paraId="071507A0">
      <w:pPr>
        <w:pStyle w:val="6"/>
        <w:numPr>
          <w:ilvl w:val="2"/>
          <w:numId w:val="0"/>
        </w:numPr>
        <w:rPr>
          <w:del w:id="4767" w:author="刘崇麟" w:date="2024-12-20T10:48:40Z"/>
          <w:rFonts w:hint="eastAsia" w:eastAsia="黑体"/>
          <w:lang w:eastAsia="zh-CN"/>
        </w:rPr>
      </w:pPr>
    </w:p>
    <w:p w14:paraId="6F8D852F">
      <w:pPr>
        <w:rPr>
          <w:del w:id="4768" w:author="刘崇麟" w:date="2024-12-20T10:48:40Z"/>
          <w:rFonts w:hint="eastAsia" w:eastAsia="宋体"/>
          <w:lang w:eastAsia="zh-CN"/>
        </w:rPr>
      </w:pPr>
      <w:del w:id="4769" w:author="刘崇麟" w:date="2024-12-20T10:48:40Z">
        <w:r>
          <w:rPr>
            <w:rFonts w:hint="eastAsia" w:eastAsia="宋体"/>
            <w:lang w:eastAsia="zh-CN"/>
          </w:rPr>
          <w:drawing>
            <wp:inline distT="0" distB="0" distL="114300" distR="114300">
              <wp:extent cx="6076315" cy="3288030"/>
              <wp:effectExtent l="0" t="0" r="635" b="7620"/>
              <wp:docPr id="70" name="图片 7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4"/>
                      <pic:cNvPicPr>
                        <a:picLocks noChangeAspect="1"/>
                      </pic:cNvPicPr>
                    </pic:nvPicPr>
                    <pic:blipFill>
                      <a:blip r:embed="rId108"/>
                      <a:stretch>
                        <a:fillRect/>
                      </a:stretch>
                    </pic:blipFill>
                    <pic:spPr>
                      <a:xfrm>
                        <a:off x="0" y="0"/>
                        <a:ext cx="6076315" cy="3288030"/>
                      </a:xfrm>
                      <a:prstGeom prst="rect">
                        <a:avLst/>
                      </a:prstGeom>
                    </pic:spPr>
                  </pic:pic>
                </a:graphicData>
              </a:graphic>
            </wp:inline>
          </w:drawing>
        </w:r>
      </w:del>
    </w:p>
    <w:p w14:paraId="52CFD5A7">
      <w:pPr>
        <w:pStyle w:val="22"/>
        <w:rPr>
          <w:del w:id="4771" w:author="刘崇麟" w:date="2024-12-20T10:48:40Z"/>
        </w:rPr>
      </w:pPr>
    </w:p>
    <w:p w14:paraId="62844A46">
      <w:pPr>
        <w:ind w:left="-182" w:leftChars="-100"/>
        <w:jc w:val="center"/>
        <w:rPr>
          <w:del w:id="4772" w:author="刘崇麟" w:date="2024-12-20T10:48:40Z"/>
          <w:rFonts w:hint="eastAsia" w:eastAsia="楷体"/>
          <w:b/>
          <w:szCs w:val="21"/>
          <w:lang w:val="en-US" w:eastAsia="zh-CN" w:bidi="ar"/>
        </w:rPr>
      </w:pPr>
    </w:p>
    <w:p w14:paraId="54A24E83">
      <w:pPr>
        <w:ind w:left="-182" w:leftChars="-100"/>
        <w:jc w:val="center"/>
        <w:rPr>
          <w:del w:id="4773" w:author="刘崇麟" w:date="2024-12-20T10:48:40Z"/>
          <w:rFonts w:hint="eastAsia" w:eastAsia="楷体"/>
          <w:b/>
          <w:szCs w:val="21"/>
          <w:lang w:val="en-US" w:eastAsia="zh-CN" w:bidi="ar"/>
        </w:rPr>
      </w:pPr>
      <w:del w:id="4774" w:author="刘崇麟" w:date="2024-12-20T10:48:40Z">
        <w:r>
          <w:rPr>
            <w:rFonts w:hint="eastAsia" w:eastAsia="楷体"/>
            <w:b/>
            <w:szCs w:val="21"/>
            <w:lang w:val="en-US" w:eastAsia="zh-CN" w:bidi="ar"/>
          </w:rPr>
          <w:drawing>
            <wp:inline distT="0" distB="0" distL="114300" distR="114300">
              <wp:extent cx="6076315" cy="3288030"/>
              <wp:effectExtent l="0" t="0" r="635" b="7620"/>
              <wp:docPr id="26" name="图片 2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
                      <pic:cNvPicPr>
                        <a:picLocks noChangeAspect="1"/>
                      </pic:cNvPicPr>
                    </pic:nvPicPr>
                    <pic:blipFill>
                      <a:blip r:embed="rId109"/>
                      <a:stretch>
                        <a:fillRect/>
                      </a:stretch>
                    </pic:blipFill>
                    <pic:spPr>
                      <a:xfrm>
                        <a:off x="0" y="0"/>
                        <a:ext cx="6076315" cy="3288030"/>
                      </a:xfrm>
                      <a:prstGeom prst="rect">
                        <a:avLst/>
                      </a:prstGeom>
                    </pic:spPr>
                  </pic:pic>
                </a:graphicData>
              </a:graphic>
            </wp:inline>
          </w:drawing>
        </w:r>
      </w:del>
      <w:del w:id="4776" w:author="刘崇麟" w:date="2024-12-20T10:48:40Z">
        <w:r>
          <w:rPr>
            <w:rFonts w:hint="eastAsia" w:eastAsia="楷体"/>
            <w:b/>
            <w:szCs w:val="21"/>
            <w:lang w:val="en-US" w:eastAsia="zh-CN" w:bidi="ar"/>
          </w:rPr>
          <w:drawing>
            <wp:inline distT="0" distB="0" distL="114300" distR="114300">
              <wp:extent cx="6076315" cy="3288030"/>
              <wp:effectExtent l="0" t="0" r="635" b="7620"/>
              <wp:docPr id="36" name="图片 3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
                      <pic:cNvPicPr>
                        <a:picLocks noChangeAspect="1"/>
                      </pic:cNvPicPr>
                    </pic:nvPicPr>
                    <pic:blipFill>
                      <a:blip r:embed="rId110"/>
                      <a:stretch>
                        <a:fillRect/>
                      </a:stretch>
                    </pic:blipFill>
                    <pic:spPr>
                      <a:xfrm>
                        <a:off x="0" y="0"/>
                        <a:ext cx="6076315" cy="3288030"/>
                      </a:xfrm>
                      <a:prstGeom prst="rect">
                        <a:avLst/>
                      </a:prstGeom>
                    </pic:spPr>
                  </pic:pic>
                </a:graphicData>
              </a:graphic>
            </wp:inline>
          </w:drawing>
        </w:r>
      </w:del>
      <w:del w:id="4778" w:author="刘崇麟" w:date="2024-12-20T10:48:40Z">
        <w:r>
          <w:rPr>
            <w:rFonts w:hint="eastAsia" w:eastAsia="楷体"/>
            <w:b/>
            <w:szCs w:val="21"/>
            <w:lang w:val="en-US" w:eastAsia="zh-CN" w:bidi="ar"/>
          </w:rPr>
          <w:drawing>
            <wp:inline distT="0" distB="0" distL="114300" distR="114300">
              <wp:extent cx="6076315" cy="3288030"/>
              <wp:effectExtent l="0" t="0" r="635" b="7620"/>
              <wp:docPr id="38" name="图片 3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
                      <pic:cNvPicPr>
                        <a:picLocks noChangeAspect="1"/>
                      </pic:cNvPicPr>
                    </pic:nvPicPr>
                    <pic:blipFill>
                      <a:blip r:embed="rId111"/>
                      <a:stretch>
                        <a:fillRect/>
                      </a:stretch>
                    </pic:blipFill>
                    <pic:spPr>
                      <a:xfrm>
                        <a:off x="0" y="0"/>
                        <a:ext cx="6076315" cy="3288030"/>
                      </a:xfrm>
                      <a:prstGeom prst="rect">
                        <a:avLst/>
                      </a:prstGeom>
                    </pic:spPr>
                  </pic:pic>
                </a:graphicData>
              </a:graphic>
            </wp:inline>
          </w:drawing>
        </w:r>
      </w:del>
    </w:p>
    <w:p w14:paraId="45C44812">
      <w:pPr>
        <w:pStyle w:val="22"/>
        <w:rPr>
          <w:del w:id="4780" w:author="刘崇麟" w:date="2024-12-20T10:48:40Z"/>
          <w:rFonts w:hint="eastAsia"/>
          <w:lang w:val="en-US" w:eastAsia="zh-CN"/>
        </w:rPr>
      </w:pPr>
    </w:p>
    <w:bookmarkEnd w:id="295"/>
    <w:p w14:paraId="0C116772">
      <w:pPr>
        <w:pStyle w:val="22"/>
        <w:keepNext w:val="0"/>
        <w:keepLines w:val="0"/>
        <w:pageBreakBefore w:val="0"/>
        <w:widowControl w:val="0"/>
        <w:kinsoku/>
        <w:wordWrap/>
        <w:overflowPunct/>
        <w:topLinePunct w:val="0"/>
        <w:autoSpaceDE/>
        <w:autoSpaceDN/>
        <w:bidi w:val="0"/>
        <w:adjustRightInd/>
        <w:snapToGrid w:val="0"/>
        <w:jc w:val="both"/>
        <w:textAlignment w:val="auto"/>
        <w:rPr>
          <w:del w:id="4781" w:author="刘崇麟" w:date="2024-12-20T10:48:40Z"/>
          <w:rFonts w:hint="eastAsia" w:ascii="楷体" w:hAnsi="楷体" w:eastAsia="楷体" w:cs="楷体"/>
          <w:b/>
          <w:bCs/>
          <w:sz w:val="21"/>
          <w:szCs w:val="21"/>
          <w:lang w:val="en-US" w:eastAsia="zh-CN"/>
        </w:rPr>
      </w:pPr>
      <w:del w:id="4782" w:author="刘崇麟" w:date="2024-12-20T10:48:40Z">
        <w:r>
          <w:rPr>
            <w:rFonts w:hint="eastAsia" w:ascii="楷体" w:hAnsi="楷体" w:eastAsia="楷体" w:cs="楷体"/>
            <w:b/>
            <w:bCs/>
            <w:sz w:val="21"/>
            <w:szCs w:val="21"/>
            <w:lang w:val="en-US" w:eastAsia="zh-CN"/>
          </w:rPr>
          <w:drawing>
            <wp:inline distT="0" distB="0" distL="114300" distR="114300">
              <wp:extent cx="6076315" cy="3288030"/>
              <wp:effectExtent l="0" t="0" r="635" b="7620"/>
              <wp:docPr id="40" name="图片 4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
                      <pic:cNvPicPr>
                        <a:picLocks noChangeAspect="1"/>
                      </pic:cNvPicPr>
                    </pic:nvPicPr>
                    <pic:blipFill>
                      <a:blip r:embed="rId112"/>
                      <a:stretch>
                        <a:fillRect/>
                      </a:stretch>
                    </pic:blipFill>
                    <pic:spPr>
                      <a:xfrm>
                        <a:off x="0" y="0"/>
                        <a:ext cx="6076315" cy="3288030"/>
                      </a:xfrm>
                      <a:prstGeom prst="rect">
                        <a:avLst/>
                      </a:prstGeom>
                    </pic:spPr>
                  </pic:pic>
                </a:graphicData>
              </a:graphic>
            </wp:inline>
          </w:drawing>
        </w:r>
      </w:del>
    </w:p>
    <w:p w14:paraId="575B4163">
      <w:pPr>
        <w:pStyle w:val="22"/>
        <w:keepNext w:val="0"/>
        <w:keepLines w:val="0"/>
        <w:pageBreakBefore w:val="0"/>
        <w:widowControl w:val="0"/>
        <w:kinsoku/>
        <w:wordWrap/>
        <w:overflowPunct/>
        <w:topLinePunct w:val="0"/>
        <w:autoSpaceDE/>
        <w:autoSpaceDN/>
        <w:bidi w:val="0"/>
        <w:adjustRightInd/>
        <w:snapToGrid w:val="0"/>
        <w:jc w:val="center"/>
        <w:textAlignment w:val="auto"/>
        <w:rPr>
          <w:del w:id="4784" w:author="刘崇麟" w:date="2024-12-20T10:48:40Z"/>
          <w:rFonts w:hint="eastAsia" w:ascii="楷体" w:hAnsi="楷体" w:eastAsia="楷体" w:cs="楷体"/>
          <w:b/>
          <w:bCs/>
          <w:sz w:val="21"/>
          <w:szCs w:val="21"/>
          <w:lang w:val="en-US" w:eastAsia="zh-CN"/>
        </w:rPr>
      </w:pPr>
    </w:p>
    <w:p w14:paraId="496B1DB8">
      <w:pPr>
        <w:pStyle w:val="22"/>
        <w:keepNext w:val="0"/>
        <w:keepLines w:val="0"/>
        <w:pageBreakBefore w:val="0"/>
        <w:widowControl w:val="0"/>
        <w:kinsoku/>
        <w:wordWrap/>
        <w:overflowPunct/>
        <w:topLinePunct w:val="0"/>
        <w:autoSpaceDE/>
        <w:autoSpaceDN/>
        <w:bidi w:val="0"/>
        <w:adjustRightInd/>
        <w:snapToGrid w:val="0"/>
        <w:jc w:val="center"/>
        <w:textAlignment w:val="auto"/>
        <w:rPr>
          <w:del w:id="4785" w:author="刘崇麟" w:date="2024-12-20T10:48:40Z"/>
          <w:rFonts w:hint="eastAsia" w:ascii="楷体" w:hAnsi="楷体" w:eastAsia="楷体" w:cs="楷体"/>
          <w:b/>
          <w:bCs/>
          <w:sz w:val="21"/>
          <w:szCs w:val="21"/>
          <w:lang w:val="en-US" w:eastAsia="zh-CN"/>
        </w:rPr>
      </w:pPr>
    </w:p>
    <w:p w14:paraId="695714BB">
      <w:pPr>
        <w:pStyle w:val="22"/>
        <w:keepNext w:val="0"/>
        <w:keepLines w:val="0"/>
        <w:pageBreakBefore w:val="0"/>
        <w:widowControl w:val="0"/>
        <w:kinsoku/>
        <w:wordWrap/>
        <w:overflowPunct/>
        <w:topLinePunct w:val="0"/>
        <w:autoSpaceDE/>
        <w:autoSpaceDN/>
        <w:bidi w:val="0"/>
        <w:adjustRightInd/>
        <w:snapToGrid w:val="0"/>
        <w:jc w:val="center"/>
        <w:textAlignment w:val="auto"/>
        <w:rPr>
          <w:del w:id="4786" w:author="刘崇麟" w:date="2024-12-20T10:48:40Z"/>
          <w:rFonts w:hint="eastAsia" w:ascii="楷体" w:hAnsi="楷体" w:eastAsia="楷体" w:cs="楷体"/>
          <w:b/>
          <w:bCs/>
          <w:sz w:val="21"/>
          <w:szCs w:val="21"/>
          <w:lang w:val="en-US" w:eastAsia="zh-CN"/>
        </w:rPr>
      </w:pPr>
      <w:del w:id="4787" w:author="刘崇麟" w:date="2024-12-20T10:48:40Z">
        <w:r>
          <w:rPr>
            <w:rFonts w:hint="eastAsia" w:ascii="楷体" w:hAnsi="楷体" w:eastAsia="楷体" w:cs="楷体"/>
            <w:b/>
            <w:bCs/>
            <w:sz w:val="21"/>
            <w:szCs w:val="21"/>
            <w:lang w:val="en-US" w:eastAsia="zh-CN"/>
          </w:rPr>
          <w:drawing>
            <wp:inline distT="0" distB="0" distL="114300" distR="114300">
              <wp:extent cx="6076315" cy="3288030"/>
              <wp:effectExtent l="0" t="0" r="635" b="7620"/>
              <wp:docPr id="44" name="图片 4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
                      <pic:cNvPicPr>
                        <a:picLocks noChangeAspect="1"/>
                      </pic:cNvPicPr>
                    </pic:nvPicPr>
                    <pic:blipFill>
                      <a:blip r:embed="rId113"/>
                      <a:stretch>
                        <a:fillRect/>
                      </a:stretch>
                    </pic:blipFill>
                    <pic:spPr>
                      <a:xfrm>
                        <a:off x="0" y="0"/>
                        <a:ext cx="6076315" cy="3288030"/>
                      </a:xfrm>
                      <a:prstGeom prst="rect">
                        <a:avLst/>
                      </a:prstGeom>
                    </pic:spPr>
                  </pic:pic>
                </a:graphicData>
              </a:graphic>
            </wp:inline>
          </w:drawing>
        </w:r>
      </w:del>
    </w:p>
    <w:p w14:paraId="3F5048DC">
      <w:pPr>
        <w:pStyle w:val="22"/>
        <w:keepNext w:val="0"/>
        <w:keepLines w:val="0"/>
        <w:pageBreakBefore w:val="0"/>
        <w:widowControl w:val="0"/>
        <w:kinsoku/>
        <w:wordWrap/>
        <w:overflowPunct/>
        <w:topLinePunct w:val="0"/>
        <w:autoSpaceDE/>
        <w:autoSpaceDN/>
        <w:bidi w:val="0"/>
        <w:adjustRightInd/>
        <w:snapToGrid w:val="0"/>
        <w:jc w:val="center"/>
        <w:textAlignment w:val="auto"/>
        <w:rPr>
          <w:del w:id="4789" w:author="刘崇麟" w:date="2024-12-20T10:48:40Z"/>
          <w:rFonts w:hint="eastAsia" w:ascii="楷体" w:hAnsi="楷体" w:eastAsia="楷体" w:cs="楷体"/>
          <w:b/>
          <w:bCs/>
          <w:sz w:val="21"/>
          <w:szCs w:val="21"/>
          <w:lang w:val="en-US" w:eastAsia="zh-CN"/>
        </w:rPr>
      </w:pPr>
    </w:p>
    <w:p w14:paraId="677C219D">
      <w:pPr>
        <w:pStyle w:val="22"/>
        <w:keepNext w:val="0"/>
        <w:keepLines w:val="0"/>
        <w:pageBreakBefore w:val="0"/>
        <w:widowControl w:val="0"/>
        <w:kinsoku/>
        <w:wordWrap/>
        <w:overflowPunct/>
        <w:topLinePunct w:val="0"/>
        <w:autoSpaceDE/>
        <w:autoSpaceDN/>
        <w:bidi w:val="0"/>
        <w:adjustRightInd/>
        <w:snapToGrid w:val="0"/>
        <w:jc w:val="center"/>
        <w:textAlignment w:val="auto"/>
        <w:rPr>
          <w:del w:id="4790" w:author="刘崇麟" w:date="2024-12-20T10:48:40Z"/>
          <w:rFonts w:hint="eastAsia" w:ascii="楷体" w:hAnsi="楷体" w:eastAsia="楷体" w:cs="楷体"/>
          <w:b/>
          <w:bCs/>
          <w:sz w:val="21"/>
          <w:szCs w:val="21"/>
          <w:lang w:val="en-US" w:eastAsia="zh-CN"/>
        </w:rPr>
      </w:pPr>
    </w:p>
    <w:p w14:paraId="0D585E33">
      <w:pPr>
        <w:pStyle w:val="22"/>
        <w:keepNext w:val="0"/>
        <w:keepLines w:val="0"/>
        <w:pageBreakBefore w:val="0"/>
        <w:widowControl w:val="0"/>
        <w:kinsoku/>
        <w:wordWrap/>
        <w:overflowPunct/>
        <w:topLinePunct w:val="0"/>
        <w:autoSpaceDE/>
        <w:autoSpaceDN/>
        <w:bidi w:val="0"/>
        <w:adjustRightInd/>
        <w:snapToGrid w:val="0"/>
        <w:jc w:val="center"/>
        <w:textAlignment w:val="auto"/>
        <w:rPr>
          <w:del w:id="4791" w:author="刘崇麟" w:date="2024-12-20T10:48:40Z"/>
          <w:rFonts w:hint="eastAsia" w:ascii="楷体" w:hAnsi="楷体" w:eastAsia="楷体" w:cs="楷体"/>
          <w:b/>
          <w:bCs/>
          <w:sz w:val="21"/>
          <w:szCs w:val="21"/>
          <w:lang w:val="en-US" w:eastAsia="zh-CN"/>
        </w:rPr>
      </w:pPr>
    </w:p>
    <w:p w14:paraId="655B4DF7">
      <w:pPr>
        <w:pStyle w:val="22"/>
        <w:keepNext w:val="0"/>
        <w:keepLines w:val="0"/>
        <w:pageBreakBefore w:val="0"/>
        <w:widowControl w:val="0"/>
        <w:kinsoku/>
        <w:wordWrap/>
        <w:overflowPunct/>
        <w:topLinePunct w:val="0"/>
        <w:autoSpaceDE/>
        <w:autoSpaceDN/>
        <w:bidi w:val="0"/>
        <w:adjustRightInd/>
        <w:snapToGrid w:val="0"/>
        <w:jc w:val="center"/>
        <w:textAlignment w:val="auto"/>
        <w:rPr>
          <w:del w:id="4792" w:author="刘崇麟" w:date="2024-12-20T10:48:40Z"/>
          <w:rFonts w:hint="default" w:ascii="楷体" w:hAnsi="楷体" w:eastAsia="楷体" w:cs="楷体"/>
          <w:b/>
          <w:bCs/>
          <w:sz w:val="21"/>
          <w:szCs w:val="21"/>
          <w:lang w:val="en-US" w:eastAsia="zh-CN"/>
        </w:rPr>
      </w:pPr>
    </w:p>
    <w:p w14:paraId="768C0009">
      <w:pPr>
        <w:pStyle w:val="22"/>
        <w:keepNext w:val="0"/>
        <w:keepLines w:val="0"/>
        <w:pageBreakBefore w:val="0"/>
        <w:widowControl w:val="0"/>
        <w:kinsoku/>
        <w:wordWrap/>
        <w:overflowPunct/>
        <w:topLinePunct w:val="0"/>
        <w:autoSpaceDE/>
        <w:autoSpaceDN/>
        <w:bidi w:val="0"/>
        <w:adjustRightInd/>
        <w:snapToGrid w:val="0"/>
        <w:jc w:val="center"/>
        <w:textAlignment w:val="auto"/>
        <w:rPr>
          <w:del w:id="4793" w:author="刘崇麟" w:date="2024-12-20T10:48:40Z"/>
          <w:rFonts w:hint="default" w:ascii="楷体" w:hAnsi="楷体" w:eastAsia="楷体" w:cs="楷体"/>
          <w:b/>
          <w:bCs/>
          <w:sz w:val="21"/>
          <w:szCs w:val="21"/>
          <w:lang w:val="en-US" w:eastAsia="zh-CN"/>
        </w:rPr>
      </w:pPr>
      <w:del w:id="4794" w:author="刘崇麟" w:date="2024-12-20T10:48:40Z">
        <w:r>
          <w:rPr>
            <w:rFonts w:hint="default" w:ascii="楷体" w:hAnsi="楷体" w:eastAsia="楷体" w:cs="楷体"/>
            <w:b/>
            <w:bCs/>
            <w:sz w:val="21"/>
            <w:szCs w:val="21"/>
            <w:lang w:val="en-US" w:eastAsia="zh-CN"/>
          </w:rPr>
          <w:drawing>
            <wp:inline distT="0" distB="0" distL="114300" distR="114300">
              <wp:extent cx="6076315" cy="3288030"/>
              <wp:effectExtent l="0" t="0" r="635" b="7620"/>
              <wp:docPr id="55" name="图片 5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0"/>
                      <pic:cNvPicPr>
                        <a:picLocks noChangeAspect="1"/>
                      </pic:cNvPicPr>
                    </pic:nvPicPr>
                    <pic:blipFill>
                      <a:blip r:embed="rId114"/>
                      <a:stretch>
                        <a:fillRect/>
                      </a:stretch>
                    </pic:blipFill>
                    <pic:spPr>
                      <a:xfrm>
                        <a:off x="0" y="0"/>
                        <a:ext cx="6076315" cy="3288030"/>
                      </a:xfrm>
                      <a:prstGeom prst="rect">
                        <a:avLst/>
                      </a:prstGeom>
                    </pic:spPr>
                  </pic:pic>
                </a:graphicData>
              </a:graphic>
            </wp:inline>
          </w:drawing>
        </w:r>
      </w:del>
    </w:p>
    <w:p w14:paraId="09AE4911">
      <w:pPr>
        <w:pStyle w:val="22"/>
        <w:keepNext w:val="0"/>
        <w:keepLines w:val="0"/>
        <w:pageBreakBefore w:val="0"/>
        <w:widowControl w:val="0"/>
        <w:kinsoku/>
        <w:wordWrap/>
        <w:overflowPunct/>
        <w:topLinePunct w:val="0"/>
        <w:autoSpaceDE/>
        <w:autoSpaceDN/>
        <w:bidi w:val="0"/>
        <w:adjustRightInd/>
        <w:snapToGrid w:val="0"/>
        <w:jc w:val="center"/>
        <w:textAlignment w:val="auto"/>
        <w:rPr>
          <w:del w:id="4796" w:author="刘崇麟" w:date="2024-12-20T10:48:40Z"/>
          <w:rFonts w:hint="default" w:ascii="楷体" w:hAnsi="楷体" w:eastAsia="楷体" w:cs="楷体"/>
          <w:b/>
          <w:bCs/>
          <w:sz w:val="21"/>
          <w:szCs w:val="21"/>
          <w:lang w:val="en-US" w:eastAsia="zh-CN"/>
        </w:rPr>
      </w:pPr>
    </w:p>
    <w:p w14:paraId="4ED6FFE0">
      <w:pPr>
        <w:pStyle w:val="22"/>
        <w:keepNext w:val="0"/>
        <w:keepLines w:val="0"/>
        <w:pageBreakBefore w:val="0"/>
        <w:widowControl w:val="0"/>
        <w:kinsoku/>
        <w:wordWrap/>
        <w:overflowPunct/>
        <w:topLinePunct w:val="0"/>
        <w:autoSpaceDE/>
        <w:autoSpaceDN/>
        <w:bidi w:val="0"/>
        <w:adjustRightInd/>
        <w:snapToGrid w:val="0"/>
        <w:jc w:val="center"/>
        <w:textAlignment w:val="auto"/>
        <w:rPr>
          <w:del w:id="4797" w:author="刘崇麟" w:date="2024-12-20T10:48:40Z"/>
          <w:rFonts w:hint="default" w:ascii="楷体" w:hAnsi="楷体" w:eastAsia="楷体" w:cs="楷体"/>
          <w:b/>
          <w:bCs/>
          <w:sz w:val="21"/>
          <w:szCs w:val="21"/>
          <w:lang w:val="en-US" w:eastAsia="zh-CN"/>
        </w:rPr>
      </w:pPr>
    </w:p>
    <w:p w14:paraId="6D770D26">
      <w:pPr>
        <w:pStyle w:val="22"/>
        <w:keepNext w:val="0"/>
        <w:keepLines w:val="0"/>
        <w:pageBreakBefore w:val="0"/>
        <w:widowControl w:val="0"/>
        <w:kinsoku/>
        <w:wordWrap/>
        <w:overflowPunct/>
        <w:topLinePunct w:val="0"/>
        <w:autoSpaceDE/>
        <w:autoSpaceDN/>
        <w:bidi w:val="0"/>
        <w:adjustRightInd/>
        <w:snapToGrid w:val="0"/>
        <w:jc w:val="center"/>
        <w:textAlignment w:val="auto"/>
        <w:rPr>
          <w:del w:id="4798" w:author="刘崇麟" w:date="2024-12-20T10:48:40Z"/>
          <w:rFonts w:hint="default" w:ascii="楷体" w:hAnsi="楷体" w:eastAsia="楷体" w:cs="楷体"/>
          <w:b/>
          <w:bCs/>
          <w:sz w:val="21"/>
          <w:szCs w:val="21"/>
          <w:lang w:val="en-US" w:eastAsia="zh-CN"/>
        </w:rPr>
      </w:pPr>
    </w:p>
    <w:p w14:paraId="1E12802A">
      <w:pPr>
        <w:pStyle w:val="22"/>
        <w:keepNext w:val="0"/>
        <w:keepLines w:val="0"/>
        <w:pageBreakBefore w:val="0"/>
        <w:widowControl w:val="0"/>
        <w:kinsoku/>
        <w:wordWrap/>
        <w:overflowPunct/>
        <w:topLinePunct w:val="0"/>
        <w:autoSpaceDE/>
        <w:autoSpaceDN/>
        <w:bidi w:val="0"/>
        <w:adjustRightInd/>
        <w:snapToGrid w:val="0"/>
        <w:jc w:val="center"/>
        <w:textAlignment w:val="auto"/>
        <w:rPr>
          <w:del w:id="4799" w:author="刘崇麟" w:date="2024-12-20T10:48:40Z"/>
          <w:rFonts w:hint="eastAsia" w:ascii="楷体" w:hAnsi="楷体" w:eastAsia="楷体" w:cs="楷体"/>
          <w:b/>
          <w:bCs/>
          <w:sz w:val="21"/>
          <w:szCs w:val="21"/>
          <w:lang w:val="en-US" w:eastAsia="zh-CN"/>
        </w:rPr>
      </w:pPr>
      <w:del w:id="4800" w:author="刘崇麟" w:date="2024-12-20T10:48:40Z">
        <w:r>
          <w:rPr>
            <w:rFonts w:hint="eastAsia" w:ascii="楷体" w:hAnsi="楷体" w:eastAsia="楷体" w:cs="楷体"/>
            <w:b/>
            <w:bCs/>
            <w:sz w:val="21"/>
            <w:szCs w:val="21"/>
            <w:lang w:val="en-US" w:eastAsia="zh-CN"/>
          </w:rPr>
          <w:drawing>
            <wp:inline distT="0" distB="0" distL="114300" distR="114300">
              <wp:extent cx="6076315" cy="3288030"/>
              <wp:effectExtent l="0" t="0" r="635" b="7620"/>
              <wp:docPr id="57" name="图片 5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1"/>
                      <pic:cNvPicPr>
                        <a:picLocks noChangeAspect="1"/>
                      </pic:cNvPicPr>
                    </pic:nvPicPr>
                    <pic:blipFill>
                      <a:blip r:embed="rId115"/>
                      <a:stretch>
                        <a:fillRect/>
                      </a:stretch>
                    </pic:blipFill>
                    <pic:spPr>
                      <a:xfrm>
                        <a:off x="0" y="0"/>
                        <a:ext cx="6076315" cy="3288030"/>
                      </a:xfrm>
                      <a:prstGeom prst="rect">
                        <a:avLst/>
                      </a:prstGeom>
                    </pic:spPr>
                  </pic:pic>
                </a:graphicData>
              </a:graphic>
            </wp:inline>
          </w:drawing>
        </w:r>
      </w:del>
    </w:p>
    <w:p w14:paraId="41260F9E">
      <w:pPr>
        <w:pStyle w:val="22"/>
        <w:keepNext w:val="0"/>
        <w:keepLines w:val="0"/>
        <w:pageBreakBefore w:val="0"/>
        <w:widowControl w:val="0"/>
        <w:kinsoku/>
        <w:wordWrap/>
        <w:overflowPunct/>
        <w:topLinePunct w:val="0"/>
        <w:autoSpaceDE/>
        <w:autoSpaceDN/>
        <w:bidi w:val="0"/>
        <w:adjustRightInd/>
        <w:snapToGrid w:val="0"/>
        <w:jc w:val="center"/>
        <w:textAlignment w:val="auto"/>
        <w:rPr>
          <w:del w:id="4802" w:author="刘崇麟" w:date="2024-12-20T10:48:40Z"/>
          <w:rFonts w:hint="eastAsia" w:ascii="楷体" w:hAnsi="楷体" w:eastAsia="楷体" w:cs="楷体"/>
          <w:b/>
          <w:bCs/>
          <w:sz w:val="21"/>
          <w:szCs w:val="21"/>
          <w:lang w:val="en-US" w:eastAsia="zh-CN"/>
        </w:rPr>
      </w:pPr>
    </w:p>
    <w:p w14:paraId="16BDCEB7">
      <w:pPr>
        <w:pStyle w:val="22"/>
        <w:keepNext w:val="0"/>
        <w:keepLines w:val="0"/>
        <w:pageBreakBefore w:val="0"/>
        <w:widowControl w:val="0"/>
        <w:kinsoku/>
        <w:wordWrap/>
        <w:overflowPunct/>
        <w:topLinePunct w:val="0"/>
        <w:autoSpaceDE/>
        <w:autoSpaceDN/>
        <w:bidi w:val="0"/>
        <w:adjustRightInd/>
        <w:snapToGrid w:val="0"/>
        <w:jc w:val="center"/>
        <w:textAlignment w:val="auto"/>
        <w:rPr>
          <w:del w:id="4803" w:author="刘崇麟" w:date="2024-12-20T10:48:40Z"/>
          <w:rFonts w:hint="eastAsia" w:ascii="楷体" w:hAnsi="楷体" w:eastAsia="楷体" w:cs="楷体"/>
          <w:b/>
          <w:bCs/>
          <w:sz w:val="21"/>
          <w:szCs w:val="21"/>
          <w:lang w:val="en-US" w:eastAsia="zh-CN"/>
        </w:rPr>
      </w:pPr>
    </w:p>
    <w:p w14:paraId="123CA064">
      <w:pPr>
        <w:pStyle w:val="22"/>
        <w:keepNext w:val="0"/>
        <w:keepLines w:val="0"/>
        <w:pageBreakBefore w:val="0"/>
        <w:widowControl w:val="0"/>
        <w:kinsoku/>
        <w:wordWrap/>
        <w:overflowPunct/>
        <w:topLinePunct w:val="0"/>
        <w:autoSpaceDE/>
        <w:autoSpaceDN/>
        <w:bidi w:val="0"/>
        <w:adjustRightInd/>
        <w:snapToGrid w:val="0"/>
        <w:jc w:val="center"/>
        <w:textAlignment w:val="auto"/>
        <w:rPr>
          <w:del w:id="4804" w:author="刘崇麟" w:date="2024-12-20T10:48:40Z"/>
          <w:rFonts w:hint="eastAsia" w:ascii="楷体" w:hAnsi="楷体" w:eastAsia="楷体" w:cs="楷体"/>
          <w:b/>
          <w:bCs/>
          <w:sz w:val="21"/>
          <w:szCs w:val="21"/>
          <w:lang w:val="en-US" w:eastAsia="zh-CN"/>
        </w:rPr>
      </w:pPr>
    </w:p>
    <w:p w14:paraId="7B1C8E72">
      <w:pPr>
        <w:pStyle w:val="22"/>
        <w:keepNext w:val="0"/>
        <w:keepLines w:val="0"/>
        <w:pageBreakBefore w:val="0"/>
        <w:widowControl w:val="0"/>
        <w:kinsoku/>
        <w:wordWrap/>
        <w:overflowPunct/>
        <w:topLinePunct w:val="0"/>
        <w:autoSpaceDE/>
        <w:autoSpaceDN/>
        <w:bidi w:val="0"/>
        <w:adjustRightInd/>
        <w:snapToGrid w:val="0"/>
        <w:jc w:val="center"/>
        <w:textAlignment w:val="auto"/>
        <w:rPr>
          <w:del w:id="4805" w:author="刘崇麟" w:date="2024-12-20T10:48:40Z"/>
          <w:rFonts w:hint="eastAsia" w:ascii="楷体" w:hAnsi="楷体" w:eastAsia="楷体" w:cs="楷体"/>
          <w:b/>
          <w:bCs/>
          <w:sz w:val="21"/>
          <w:szCs w:val="21"/>
          <w:lang w:val="en-US" w:eastAsia="zh-CN"/>
        </w:rPr>
      </w:pPr>
    </w:p>
    <w:p w14:paraId="145F57B1">
      <w:pPr>
        <w:pStyle w:val="22"/>
        <w:keepNext w:val="0"/>
        <w:keepLines w:val="0"/>
        <w:pageBreakBefore w:val="0"/>
        <w:widowControl w:val="0"/>
        <w:kinsoku/>
        <w:wordWrap/>
        <w:overflowPunct/>
        <w:topLinePunct w:val="0"/>
        <w:autoSpaceDE/>
        <w:autoSpaceDN/>
        <w:bidi w:val="0"/>
        <w:adjustRightInd/>
        <w:snapToGrid w:val="0"/>
        <w:jc w:val="center"/>
        <w:textAlignment w:val="auto"/>
        <w:rPr>
          <w:del w:id="4806" w:author="刘崇麟" w:date="2024-12-20T10:48:40Z"/>
          <w:rFonts w:hint="eastAsia" w:ascii="楷体" w:hAnsi="楷体" w:eastAsia="楷体" w:cs="楷体"/>
          <w:b/>
          <w:bCs/>
          <w:sz w:val="21"/>
          <w:szCs w:val="21"/>
          <w:lang w:val="en-US" w:eastAsia="zh-CN"/>
        </w:rPr>
      </w:pPr>
    </w:p>
    <w:p w14:paraId="1EDC4526">
      <w:pPr>
        <w:pStyle w:val="22"/>
        <w:keepNext w:val="0"/>
        <w:keepLines w:val="0"/>
        <w:pageBreakBefore w:val="0"/>
        <w:widowControl w:val="0"/>
        <w:kinsoku/>
        <w:wordWrap/>
        <w:overflowPunct/>
        <w:topLinePunct w:val="0"/>
        <w:autoSpaceDE/>
        <w:autoSpaceDN/>
        <w:bidi w:val="0"/>
        <w:adjustRightInd/>
        <w:snapToGrid w:val="0"/>
        <w:jc w:val="center"/>
        <w:textAlignment w:val="auto"/>
        <w:rPr>
          <w:del w:id="4807" w:author="刘崇麟" w:date="2024-12-20T10:48:40Z"/>
          <w:rFonts w:hint="eastAsia" w:ascii="楷体" w:hAnsi="楷体" w:eastAsia="楷体" w:cs="楷体"/>
          <w:b/>
          <w:bCs/>
          <w:sz w:val="21"/>
          <w:szCs w:val="21"/>
          <w:lang w:val="en-US" w:eastAsia="zh-CN"/>
        </w:rPr>
      </w:pPr>
    </w:p>
    <w:p w14:paraId="750A754F">
      <w:pPr>
        <w:pStyle w:val="22"/>
        <w:keepNext w:val="0"/>
        <w:keepLines w:val="0"/>
        <w:pageBreakBefore w:val="0"/>
        <w:widowControl w:val="0"/>
        <w:kinsoku/>
        <w:wordWrap/>
        <w:overflowPunct/>
        <w:topLinePunct w:val="0"/>
        <w:autoSpaceDE/>
        <w:autoSpaceDN/>
        <w:bidi w:val="0"/>
        <w:adjustRightInd/>
        <w:snapToGrid w:val="0"/>
        <w:jc w:val="center"/>
        <w:textAlignment w:val="auto"/>
        <w:rPr>
          <w:del w:id="4808" w:author="刘崇麟" w:date="2024-12-20T10:48:40Z"/>
          <w:rFonts w:hint="eastAsia" w:ascii="楷体" w:hAnsi="楷体" w:eastAsia="楷体" w:cs="楷体"/>
          <w:b/>
          <w:bCs/>
          <w:sz w:val="21"/>
          <w:szCs w:val="21"/>
          <w:lang w:val="en-US" w:eastAsia="zh-CN"/>
        </w:rPr>
      </w:pPr>
    </w:p>
    <w:p w14:paraId="058F897E">
      <w:pPr>
        <w:pStyle w:val="22"/>
        <w:keepNext w:val="0"/>
        <w:keepLines w:val="0"/>
        <w:pageBreakBefore w:val="0"/>
        <w:widowControl w:val="0"/>
        <w:kinsoku/>
        <w:wordWrap/>
        <w:overflowPunct/>
        <w:topLinePunct w:val="0"/>
        <w:autoSpaceDE/>
        <w:autoSpaceDN/>
        <w:bidi w:val="0"/>
        <w:adjustRightInd/>
        <w:snapToGrid w:val="0"/>
        <w:jc w:val="center"/>
        <w:textAlignment w:val="auto"/>
        <w:rPr>
          <w:del w:id="4809" w:author="刘崇麟" w:date="2024-12-20T10:48:40Z"/>
          <w:rFonts w:hint="eastAsia" w:ascii="楷体" w:hAnsi="楷体" w:eastAsia="楷体" w:cs="楷体"/>
          <w:b/>
          <w:bCs/>
          <w:sz w:val="21"/>
          <w:szCs w:val="21"/>
          <w:lang w:val="en-US" w:eastAsia="zh-CN"/>
        </w:rPr>
      </w:pPr>
    </w:p>
    <w:p w14:paraId="0DA18136">
      <w:pPr>
        <w:pStyle w:val="22"/>
        <w:keepNext w:val="0"/>
        <w:keepLines w:val="0"/>
        <w:pageBreakBefore w:val="0"/>
        <w:widowControl w:val="0"/>
        <w:kinsoku/>
        <w:wordWrap/>
        <w:overflowPunct/>
        <w:topLinePunct w:val="0"/>
        <w:autoSpaceDE/>
        <w:autoSpaceDN/>
        <w:bidi w:val="0"/>
        <w:adjustRightInd/>
        <w:snapToGrid w:val="0"/>
        <w:jc w:val="center"/>
        <w:textAlignment w:val="auto"/>
        <w:rPr>
          <w:del w:id="4810" w:author="刘崇麟" w:date="2024-12-20T10:48:40Z"/>
          <w:rFonts w:hint="eastAsia" w:ascii="楷体" w:hAnsi="楷体" w:eastAsia="楷体" w:cs="楷体"/>
          <w:b/>
          <w:bCs/>
          <w:sz w:val="21"/>
          <w:szCs w:val="21"/>
          <w:lang w:val="en-US" w:eastAsia="zh-CN"/>
        </w:rPr>
      </w:pPr>
    </w:p>
    <w:p w14:paraId="0E852403">
      <w:pPr>
        <w:pStyle w:val="22"/>
        <w:keepNext w:val="0"/>
        <w:keepLines w:val="0"/>
        <w:pageBreakBefore w:val="0"/>
        <w:widowControl w:val="0"/>
        <w:kinsoku/>
        <w:wordWrap/>
        <w:overflowPunct/>
        <w:topLinePunct w:val="0"/>
        <w:autoSpaceDE/>
        <w:autoSpaceDN/>
        <w:bidi w:val="0"/>
        <w:adjustRightInd/>
        <w:snapToGrid w:val="0"/>
        <w:jc w:val="center"/>
        <w:textAlignment w:val="auto"/>
        <w:rPr>
          <w:del w:id="4811" w:author="刘崇麟" w:date="2024-12-20T10:48:40Z"/>
          <w:rFonts w:hint="eastAsia" w:ascii="楷体" w:hAnsi="楷体" w:eastAsia="楷体" w:cs="楷体"/>
          <w:b/>
          <w:bCs/>
          <w:sz w:val="21"/>
          <w:szCs w:val="21"/>
          <w:lang w:val="en-US" w:eastAsia="zh-CN"/>
        </w:rPr>
      </w:pPr>
    </w:p>
    <w:p w14:paraId="2DB4D8B4">
      <w:pPr>
        <w:pStyle w:val="22"/>
        <w:keepNext w:val="0"/>
        <w:keepLines w:val="0"/>
        <w:pageBreakBefore w:val="0"/>
        <w:widowControl w:val="0"/>
        <w:kinsoku/>
        <w:wordWrap/>
        <w:overflowPunct/>
        <w:topLinePunct w:val="0"/>
        <w:autoSpaceDE/>
        <w:autoSpaceDN/>
        <w:bidi w:val="0"/>
        <w:adjustRightInd/>
        <w:snapToGrid w:val="0"/>
        <w:jc w:val="center"/>
        <w:textAlignment w:val="auto"/>
        <w:rPr>
          <w:del w:id="4812" w:author="刘崇麟" w:date="2024-12-20T10:48:40Z"/>
          <w:rFonts w:hint="eastAsia" w:ascii="楷体" w:hAnsi="楷体" w:eastAsia="楷体" w:cs="楷体"/>
          <w:b/>
          <w:bCs/>
          <w:sz w:val="21"/>
          <w:szCs w:val="21"/>
          <w:lang w:val="en-US" w:eastAsia="zh-CN"/>
        </w:rPr>
      </w:pPr>
      <w:del w:id="4813" w:author="刘崇麟" w:date="2024-12-20T10:48:40Z">
        <w:r>
          <w:rPr>
            <w:rFonts w:hint="eastAsia" w:ascii="楷体" w:hAnsi="楷体" w:eastAsia="楷体" w:cs="楷体"/>
            <w:b/>
            <w:bCs/>
            <w:sz w:val="21"/>
            <w:szCs w:val="21"/>
            <w:lang w:val="en-US" w:eastAsia="zh-CN"/>
          </w:rPr>
          <w:drawing>
            <wp:inline distT="0" distB="0" distL="114300" distR="114300">
              <wp:extent cx="6076315" cy="3288030"/>
              <wp:effectExtent l="0" t="0" r="635" b="7620"/>
              <wp:docPr id="59" name="图片 5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2"/>
                      <pic:cNvPicPr>
                        <a:picLocks noChangeAspect="1"/>
                      </pic:cNvPicPr>
                    </pic:nvPicPr>
                    <pic:blipFill>
                      <a:blip r:embed="rId116"/>
                      <a:stretch>
                        <a:fillRect/>
                      </a:stretch>
                    </pic:blipFill>
                    <pic:spPr>
                      <a:xfrm>
                        <a:off x="0" y="0"/>
                        <a:ext cx="6076315" cy="3288030"/>
                      </a:xfrm>
                      <a:prstGeom prst="rect">
                        <a:avLst/>
                      </a:prstGeom>
                    </pic:spPr>
                  </pic:pic>
                </a:graphicData>
              </a:graphic>
            </wp:inline>
          </w:drawing>
        </w:r>
      </w:del>
    </w:p>
    <w:p w14:paraId="19B0DC85">
      <w:pPr>
        <w:pStyle w:val="22"/>
        <w:keepNext w:val="0"/>
        <w:keepLines w:val="0"/>
        <w:pageBreakBefore w:val="0"/>
        <w:widowControl w:val="0"/>
        <w:kinsoku/>
        <w:wordWrap/>
        <w:overflowPunct/>
        <w:topLinePunct w:val="0"/>
        <w:autoSpaceDE/>
        <w:autoSpaceDN/>
        <w:bidi w:val="0"/>
        <w:adjustRightInd/>
        <w:snapToGrid w:val="0"/>
        <w:jc w:val="center"/>
        <w:textAlignment w:val="auto"/>
        <w:rPr>
          <w:del w:id="4815" w:author="刘崇麟" w:date="2024-12-20T10:48:40Z"/>
          <w:rFonts w:hint="eastAsia" w:ascii="楷体" w:hAnsi="楷体" w:eastAsia="楷体" w:cs="楷体"/>
          <w:b/>
          <w:bCs/>
          <w:sz w:val="21"/>
          <w:szCs w:val="21"/>
          <w:lang w:val="en-US" w:eastAsia="zh-CN"/>
        </w:rPr>
      </w:pPr>
    </w:p>
    <w:p w14:paraId="038F9A3F">
      <w:pPr>
        <w:pStyle w:val="22"/>
        <w:keepNext w:val="0"/>
        <w:keepLines w:val="0"/>
        <w:pageBreakBefore w:val="0"/>
        <w:widowControl w:val="0"/>
        <w:kinsoku/>
        <w:wordWrap/>
        <w:overflowPunct/>
        <w:topLinePunct w:val="0"/>
        <w:autoSpaceDE/>
        <w:autoSpaceDN/>
        <w:bidi w:val="0"/>
        <w:adjustRightInd/>
        <w:snapToGrid w:val="0"/>
        <w:jc w:val="center"/>
        <w:textAlignment w:val="auto"/>
        <w:rPr>
          <w:del w:id="4816" w:author="刘崇麟" w:date="2024-12-20T10:48:40Z"/>
          <w:rFonts w:hint="default" w:ascii="楷体" w:hAnsi="楷体" w:eastAsia="楷体" w:cs="楷体"/>
          <w:b/>
          <w:bCs/>
          <w:sz w:val="21"/>
          <w:szCs w:val="21"/>
          <w:lang w:val="en-US" w:eastAsia="zh-CN"/>
        </w:rPr>
      </w:pPr>
    </w:p>
    <w:p w14:paraId="7A6AA15E">
      <w:pPr>
        <w:pStyle w:val="22"/>
        <w:keepNext w:val="0"/>
        <w:keepLines w:val="0"/>
        <w:pageBreakBefore w:val="0"/>
        <w:widowControl w:val="0"/>
        <w:kinsoku/>
        <w:wordWrap/>
        <w:overflowPunct/>
        <w:topLinePunct w:val="0"/>
        <w:autoSpaceDE/>
        <w:autoSpaceDN/>
        <w:bidi w:val="0"/>
        <w:adjustRightInd/>
        <w:snapToGrid w:val="0"/>
        <w:jc w:val="center"/>
        <w:textAlignment w:val="auto"/>
        <w:rPr>
          <w:del w:id="4817" w:author="刘崇麟" w:date="2024-12-20T10:48:40Z"/>
          <w:rFonts w:hint="eastAsia" w:ascii="楷体" w:hAnsi="楷体" w:eastAsia="楷体" w:cs="楷体"/>
          <w:b/>
          <w:bCs/>
          <w:sz w:val="21"/>
          <w:szCs w:val="21"/>
          <w:lang w:val="en-US" w:eastAsia="zh-CN"/>
        </w:rPr>
      </w:pPr>
    </w:p>
    <w:p w14:paraId="4492EC67">
      <w:pPr>
        <w:pStyle w:val="22"/>
        <w:keepNext w:val="0"/>
        <w:keepLines w:val="0"/>
        <w:pageBreakBefore w:val="0"/>
        <w:widowControl w:val="0"/>
        <w:kinsoku/>
        <w:wordWrap/>
        <w:overflowPunct/>
        <w:topLinePunct w:val="0"/>
        <w:autoSpaceDE/>
        <w:autoSpaceDN/>
        <w:bidi w:val="0"/>
        <w:adjustRightInd/>
        <w:snapToGrid w:val="0"/>
        <w:jc w:val="center"/>
        <w:textAlignment w:val="auto"/>
        <w:rPr>
          <w:del w:id="4818" w:author="刘崇麟" w:date="2024-12-20T10:48:40Z"/>
          <w:rFonts w:hint="default" w:ascii="楷体" w:hAnsi="楷体" w:eastAsia="楷体" w:cs="楷体"/>
          <w:b/>
          <w:bCs/>
          <w:sz w:val="21"/>
          <w:szCs w:val="21"/>
          <w:lang w:val="en-US" w:eastAsia="zh-CN"/>
        </w:rPr>
      </w:pPr>
      <w:del w:id="4819" w:author="刘崇麟" w:date="2024-12-20T10:48:40Z">
        <w:r>
          <w:rPr>
            <w:rFonts w:hint="default" w:ascii="楷体" w:hAnsi="楷体" w:eastAsia="楷体" w:cs="楷体"/>
            <w:b/>
            <w:bCs/>
            <w:sz w:val="21"/>
            <w:szCs w:val="21"/>
            <w:lang w:val="en-US" w:eastAsia="zh-CN"/>
          </w:rPr>
          <w:drawing>
            <wp:inline distT="0" distB="0" distL="114300" distR="114300">
              <wp:extent cx="6076315" cy="3288030"/>
              <wp:effectExtent l="0" t="0" r="635" b="7620"/>
              <wp:docPr id="61" name="图片 6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3"/>
                      <pic:cNvPicPr>
                        <a:picLocks noChangeAspect="1"/>
                      </pic:cNvPicPr>
                    </pic:nvPicPr>
                    <pic:blipFill>
                      <a:blip r:embed="rId117"/>
                      <a:stretch>
                        <a:fillRect/>
                      </a:stretch>
                    </pic:blipFill>
                    <pic:spPr>
                      <a:xfrm>
                        <a:off x="0" y="0"/>
                        <a:ext cx="6076315" cy="3288030"/>
                      </a:xfrm>
                      <a:prstGeom prst="rect">
                        <a:avLst/>
                      </a:prstGeom>
                    </pic:spPr>
                  </pic:pic>
                </a:graphicData>
              </a:graphic>
            </wp:inline>
          </w:drawing>
        </w:r>
      </w:del>
    </w:p>
    <w:p w14:paraId="1CE4BBE3">
      <w:pPr>
        <w:pStyle w:val="22"/>
        <w:keepNext w:val="0"/>
        <w:keepLines w:val="0"/>
        <w:pageBreakBefore w:val="0"/>
        <w:widowControl w:val="0"/>
        <w:kinsoku/>
        <w:wordWrap/>
        <w:overflowPunct/>
        <w:topLinePunct w:val="0"/>
        <w:autoSpaceDE/>
        <w:autoSpaceDN/>
        <w:bidi w:val="0"/>
        <w:adjustRightInd/>
        <w:snapToGrid w:val="0"/>
        <w:jc w:val="center"/>
        <w:textAlignment w:val="auto"/>
        <w:rPr>
          <w:del w:id="4821" w:author="刘崇麟" w:date="2024-12-20T10:48:40Z"/>
          <w:rFonts w:hint="eastAsia" w:ascii="楷体" w:hAnsi="楷体" w:eastAsia="楷体" w:cs="楷体"/>
          <w:b/>
          <w:bCs/>
          <w:sz w:val="21"/>
          <w:szCs w:val="21"/>
          <w:lang w:val="en-US" w:eastAsia="zh-CN"/>
        </w:rPr>
      </w:pPr>
    </w:p>
    <w:p w14:paraId="0C7985B8">
      <w:pPr>
        <w:pStyle w:val="22"/>
        <w:keepNext w:val="0"/>
        <w:keepLines w:val="0"/>
        <w:pageBreakBefore w:val="0"/>
        <w:widowControl w:val="0"/>
        <w:kinsoku/>
        <w:wordWrap/>
        <w:overflowPunct/>
        <w:topLinePunct w:val="0"/>
        <w:autoSpaceDE/>
        <w:autoSpaceDN/>
        <w:bidi w:val="0"/>
        <w:adjustRightInd/>
        <w:snapToGrid w:val="0"/>
        <w:jc w:val="both"/>
        <w:textAlignment w:val="auto"/>
        <w:rPr>
          <w:del w:id="4822" w:author="刘崇麟" w:date="2024-12-20T10:48:40Z"/>
          <w:rFonts w:hint="eastAsia" w:ascii="楷体" w:hAnsi="楷体" w:eastAsia="楷体" w:cs="楷体"/>
          <w:b/>
          <w:bCs/>
          <w:sz w:val="21"/>
          <w:szCs w:val="21"/>
          <w:lang w:val="en-US" w:eastAsia="zh-CN"/>
        </w:rPr>
      </w:pPr>
    </w:p>
    <w:p w14:paraId="0DB65971">
      <w:pPr>
        <w:pStyle w:val="22"/>
        <w:keepNext w:val="0"/>
        <w:keepLines w:val="0"/>
        <w:pageBreakBefore w:val="0"/>
        <w:widowControl w:val="0"/>
        <w:kinsoku/>
        <w:wordWrap/>
        <w:overflowPunct/>
        <w:topLinePunct w:val="0"/>
        <w:autoSpaceDE/>
        <w:autoSpaceDN/>
        <w:bidi w:val="0"/>
        <w:adjustRightInd/>
        <w:snapToGrid w:val="0"/>
        <w:jc w:val="center"/>
        <w:textAlignment w:val="auto"/>
        <w:rPr>
          <w:del w:id="4823" w:author="刘崇麟" w:date="2024-12-20T10:48:40Z"/>
          <w:rFonts w:hint="eastAsia" w:ascii="楷体" w:hAnsi="楷体" w:eastAsia="楷体" w:cs="楷体"/>
          <w:b/>
          <w:bCs/>
          <w:sz w:val="21"/>
          <w:szCs w:val="21"/>
          <w:lang w:val="en-US" w:eastAsia="zh-CN"/>
        </w:rPr>
      </w:pPr>
    </w:p>
    <w:p w14:paraId="0F7C6286">
      <w:pPr>
        <w:pStyle w:val="22"/>
        <w:keepNext w:val="0"/>
        <w:keepLines w:val="0"/>
        <w:pageBreakBefore w:val="0"/>
        <w:widowControl w:val="0"/>
        <w:kinsoku/>
        <w:wordWrap/>
        <w:overflowPunct/>
        <w:topLinePunct w:val="0"/>
        <w:autoSpaceDE/>
        <w:autoSpaceDN/>
        <w:bidi w:val="0"/>
        <w:adjustRightInd/>
        <w:snapToGrid w:val="0"/>
        <w:jc w:val="center"/>
        <w:textAlignment w:val="auto"/>
        <w:rPr>
          <w:del w:id="4824" w:author="刘崇麟" w:date="2024-12-20T10:48:40Z"/>
          <w:rFonts w:hint="eastAsia" w:ascii="楷体" w:hAnsi="楷体" w:eastAsia="楷体" w:cs="楷体"/>
          <w:b/>
          <w:bCs/>
          <w:sz w:val="21"/>
          <w:szCs w:val="21"/>
          <w:lang w:val="en-US" w:eastAsia="zh-CN"/>
        </w:rPr>
      </w:pPr>
    </w:p>
    <w:p w14:paraId="0185EE45">
      <w:pPr>
        <w:pStyle w:val="22"/>
        <w:keepNext w:val="0"/>
        <w:keepLines w:val="0"/>
        <w:pageBreakBefore w:val="0"/>
        <w:widowControl w:val="0"/>
        <w:kinsoku/>
        <w:wordWrap/>
        <w:overflowPunct/>
        <w:topLinePunct w:val="0"/>
        <w:autoSpaceDE/>
        <w:autoSpaceDN/>
        <w:bidi w:val="0"/>
        <w:adjustRightInd/>
        <w:snapToGrid w:val="0"/>
        <w:jc w:val="center"/>
        <w:textAlignment w:val="auto"/>
        <w:rPr>
          <w:del w:id="4825" w:author="刘崇麟" w:date="2024-12-20T10:48:40Z"/>
          <w:rFonts w:hint="eastAsia" w:ascii="楷体" w:hAnsi="楷体" w:eastAsia="楷体" w:cs="楷体"/>
          <w:b/>
          <w:bCs/>
          <w:sz w:val="21"/>
          <w:szCs w:val="21"/>
          <w:lang w:val="en-US" w:eastAsia="zh-CN"/>
        </w:rPr>
      </w:pPr>
    </w:p>
    <w:p w14:paraId="5B5953E3">
      <w:pPr>
        <w:pStyle w:val="22"/>
        <w:keepNext w:val="0"/>
        <w:keepLines w:val="0"/>
        <w:pageBreakBefore w:val="0"/>
        <w:widowControl w:val="0"/>
        <w:kinsoku/>
        <w:wordWrap/>
        <w:overflowPunct/>
        <w:topLinePunct w:val="0"/>
        <w:autoSpaceDE/>
        <w:autoSpaceDN/>
        <w:bidi w:val="0"/>
        <w:adjustRightInd/>
        <w:snapToGrid w:val="0"/>
        <w:jc w:val="center"/>
        <w:textAlignment w:val="auto"/>
        <w:rPr>
          <w:del w:id="4826" w:author="刘崇麟" w:date="2024-12-20T10:48:40Z"/>
          <w:rFonts w:hint="eastAsia" w:ascii="楷体" w:hAnsi="楷体" w:eastAsia="楷体" w:cs="楷体"/>
          <w:b/>
          <w:bCs/>
          <w:sz w:val="21"/>
          <w:szCs w:val="21"/>
          <w:lang w:val="en-US" w:eastAsia="zh-CN"/>
        </w:rPr>
      </w:pPr>
    </w:p>
    <w:p w14:paraId="3DC009A6">
      <w:pPr>
        <w:pStyle w:val="22"/>
        <w:keepNext w:val="0"/>
        <w:keepLines w:val="0"/>
        <w:pageBreakBefore w:val="0"/>
        <w:widowControl w:val="0"/>
        <w:kinsoku/>
        <w:wordWrap/>
        <w:overflowPunct/>
        <w:topLinePunct w:val="0"/>
        <w:autoSpaceDE/>
        <w:autoSpaceDN/>
        <w:bidi w:val="0"/>
        <w:adjustRightInd/>
        <w:snapToGrid w:val="0"/>
        <w:jc w:val="center"/>
        <w:textAlignment w:val="auto"/>
        <w:rPr>
          <w:del w:id="4827" w:author="刘崇麟" w:date="2024-12-20T10:48:40Z"/>
          <w:rFonts w:hint="eastAsia" w:ascii="楷体" w:hAnsi="楷体" w:eastAsia="楷体" w:cs="楷体"/>
          <w:b/>
          <w:bCs/>
          <w:sz w:val="21"/>
          <w:szCs w:val="21"/>
          <w:lang w:val="en-US" w:eastAsia="zh-CN"/>
        </w:rPr>
      </w:pPr>
    </w:p>
    <w:p w14:paraId="6DE393E7">
      <w:pPr>
        <w:pStyle w:val="22"/>
        <w:keepNext w:val="0"/>
        <w:keepLines w:val="0"/>
        <w:pageBreakBefore w:val="0"/>
        <w:widowControl w:val="0"/>
        <w:kinsoku/>
        <w:wordWrap/>
        <w:overflowPunct/>
        <w:topLinePunct w:val="0"/>
        <w:autoSpaceDE/>
        <w:autoSpaceDN/>
        <w:bidi w:val="0"/>
        <w:adjustRightInd/>
        <w:snapToGrid w:val="0"/>
        <w:jc w:val="center"/>
        <w:textAlignment w:val="auto"/>
        <w:rPr>
          <w:del w:id="4828" w:author="刘崇麟" w:date="2024-12-20T10:48:40Z"/>
          <w:rFonts w:hint="eastAsia" w:ascii="楷体" w:hAnsi="楷体" w:eastAsia="楷体" w:cs="楷体"/>
          <w:b/>
          <w:bCs/>
          <w:sz w:val="21"/>
          <w:szCs w:val="21"/>
          <w:lang w:val="en-US" w:eastAsia="zh-CN"/>
        </w:rPr>
      </w:pPr>
    </w:p>
    <w:p w14:paraId="7B819DBC">
      <w:pPr>
        <w:pStyle w:val="22"/>
        <w:keepNext w:val="0"/>
        <w:keepLines w:val="0"/>
        <w:pageBreakBefore w:val="0"/>
        <w:widowControl w:val="0"/>
        <w:kinsoku/>
        <w:wordWrap/>
        <w:overflowPunct/>
        <w:topLinePunct w:val="0"/>
        <w:autoSpaceDE/>
        <w:autoSpaceDN/>
        <w:bidi w:val="0"/>
        <w:adjustRightInd/>
        <w:snapToGrid w:val="0"/>
        <w:jc w:val="center"/>
        <w:textAlignment w:val="auto"/>
        <w:rPr>
          <w:del w:id="4829" w:author="刘崇麟" w:date="2024-12-20T10:48:40Z"/>
          <w:rFonts w:hint="default" w:ascii="楷体" w:hAnsi="楷体" w:eastAsia="楷体" w:cs="楷体"/>
          <w:b/>
          <w:bCs/>
          <w:sz w:val="21"/>
          <w:szCs w:val="21"/>
          <w:lang w:val="en-US" w:eastAsia="zh-CN"/>
        </w:rPr>
      </w:pPr>
    </w:p>
    <w:p w14:paraId="491A7228">
      <w:pPr>
        <w:pStyle w:val="22"/>
        <w:keepNext w:val="0"/>
        <w:keepLines w:val="0"/>
        <w:pageBreakBefore w:val="0"/>
        <w:widowControl w:val="0"/>
        <w:kinsoku/>
        <w:wordWrap/>
        <w:overflowPunct/>
        <w:topLinePunct w:val="0"/>
        <w:autoSpaceDE/>
        <w:autoSpaceDN/>
        <w:bidi w:val="0"/>
        <w:adjustRightInd/>
        <w:snapToGrid w:val="0"/>
        <w:jc w:val="center"/>
        <w:textAlignment w:val="auto"/>
        <w:rPr>
          <w:del w:id="4830" w:author="刘崇麟" w:date="2024-12-20T10:48:40Z"/>
          <w:rFonts w:hint="eastAsia" w:ascii="楷体" w:hAnsi="楷体" w:eastAsia="楷体" w:cs="楷体"/>
          <w:b/>
          <w:bCs/>
          <w:sz w:val="21"/>
          <w:szCs w:val="21"/>
          <w:lang w:val="en-US" w:eastAsia="zh-CN"/>
        </w:rPr>
      </w:pPr>
    </w:p>
    <w:p w14:paraId="197FD348">
      <w:pPr>
        <w:pStyle w:val="22"/>
        <w:keepNext w:val="0"/>
        <w:keepLines w:val="0"/>
        <w:pageBreakBefore w:val="0"/>
        <w:widowControl w:val="0"/>
        <w:kinsoku/>
        <w:wordWrap/>
        <w:overflowPunct/>
        <w:topLinePunct w:val="0"/>
        <w:autoSpaceDE/>
        <w:autoSpaceDN/>
        <w:bidi w:val="0"/>
        <w:adjustRightInd/>
        <w:snapToGrid w:val="0"/>
        <w:jc w:val="center"/>
        <w:textAlignment w:val="auto"/>
        <w:rPr>
          <w:del w:id="4831" w:author="刘崇麟" w:date="2024-12-20T10:48:40Z"/>
          <w:rFonts w:hint="default" w:ascii="楷体" w:hAnsi="楷体" w:eastAsia="楷体" w:cs="楷体"/>
          <w:b/>
          <w:bCs/>
          <w:sz w:val="21"/>
          <w:szCs w:val="21"/>
          <w:lang w:val="en-US" w:eastAsia="zh-CN"/>
        </w:rPr>
      </w:pPr>
      <w:del w:id="4832" w:author="刘崇麟" w:date="2024-12-20T10:48:40Z">
        <w:r>
          <w:rPr>
            <w:rFonts w:hint="default" w:ascii="楷体" w:hAnsi="楷体" w:eastAsia="楷体" w:cs="楷体"/>
            <w:b/>
            <w:bCs/>
            <w:sz w:val="21"/>
            <w:szCs w:val="21"/>
            <w:lang w:val="en-US" w:eastAsia="zh-CN"/>
          </w:rPr>
          <w:drawing>
            <wp:inline distT="0" distB="0" distL="114300" distR="114300">
              <wp:extent cx="6076315" cy="3288030"/>
              <wp:effectExtent l="0" t="0" r="635" b="7620"/>
              <wp:docPr id="63" name="图片 6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4"/>
                      <pic:cNvPicPr>
                        <a:picLocks noChangeAspect="1"/>
                      </pic:cNvPicPr>
                    </pic:nvPicPr>
                    <pic:blipFill>
                      <a:blip r:embed="rId118"/>
                      <a:stretch>
                        <a:fillRect/>
                      </a:stretch>
                    </pic:blipFill>
                    <pic:spPr>
                      <a:xfrm>
                        <a:off x="0" y="0"/>
                        <a:ext cx="6076315" cy="3288030"/>
                      </a:xfrm>
                      <a:prstGeom prst="rect">
                        <a:avLst/>
                      </a:prstGeom>
                    </pic:spPr>
                  </pic:pic>
                </a:graphicData>
              </a:graphic>
            </wp:inline>
          </w:drawing>
        </w:r>
      </w:del>
    </w:p>
    <w:p w14:paraId="0A345326">
      <w:pPr>
        <w:pStyle w:val="22"/>
        <w:keepNext w:val="0"/>
        <w:keepLines w:val="0"/>
        <w:pageBreakBefore w:val="0"/>
        <w:widowControl w:val="0"/>
        <w:kinsoku/>
        <w:wordWrap/>
        <w:overflowPunct/>
        <w:topLinePunct w:val="0"/>
        <w:autoSpaceDE/>
        <w:autoSpaceDN/>
        <w:bidi w:val="0"/>
        <w:adjustRightInd/>
        <w:snapToGrid w:val="0"/>
        <w:jc w:val="center"/>
        <w:textAlignment w:val="auto"/>
        <w:rPr>
          <w:del w:id="4834" w:author="刘崇麟" w:date="2024-12-20T10:48:40Z"/>
          <w:rFonts w:hint="default" w:ascii="楷体" w:hAnsi="楷体" w:eastAsia="楷体" w:cs="楷体"/>
          <w:b/>
          <w:bCs/>
          <w:sz w:val="21"/>
          <w:szCs w:val="21"/>
          <w:lang w:val="en-US" w:eastAsia="zh-CN"/>
        </w:rPr>
      </w:pPr>
    </w:p>
    <w:p w14:paraId="690A7971">
      <w:pPr>
        <w:pStyle w:val="22"/>
        <w:keepNext w:val="0"/>
        <w:keepLines w:val="0"/>
        <w:pageBreakBefore w:val="0"/>
        <w:widowControl w:val="0"/>
        <w:kinsoku/>
        <w:wordWrap/>
        <w:overflowPunct/>
        <w:topLinePunct w:val="0"/>
        <w:autoSpaceDE/>
        <w:autoSpaceDN/>
        <w:bidi w:val="0"/>
        <w:adjustRightInd/>
        <w:snapToGrid w:val="0"/>
        <w:jc w:val="center"/>
        <w:textAlignment w:val="auto"/>
        <w:rPr>
          <w:del w:id="4835" w:author="刘崇麟" w:date="2024-12-20T10:48:40Z"/>
          <w:rFonts w:hint="default" w:ascii="楷体" w:hAnsi="楷体" w:eastAsia="楷体" w:cs="楷体"/>
          <w:b/>
          <w:bCs/>
          <w:sz w:val="21"/>
          <w:szCs w:val="21"/>
          <w:lang w:val="en-US" w:eastAsia="zh-CN"/>
        </w:rPr>
      </w:pPr>
    </w:p>
    <w:p w14:paraId="1E0E60FE">
      <w:pPr>
        <w:pStyle w:val="22"/>
        <w:keepNext w:val="0"/>
        <w:keepLines w:val="0"/>
        <w:pageBreakBefore w:val="0"/>
        <w:widowControl w:val="0"/>
        <w:kinsoku/>
        <w:wordWrap/>
        <w:overflowPunct/>
        <w:topLinePunct w:val="0"/>
        <w:autoSpaceDE/>
        <w:autoSpaceDN/>
        <w:bidi w:val="0"/>
        <w:adjustRightInd/>
        <w:snapToGrid w:val="0"/>
        <w:jc w:val="both"/>
        <w:textAlignment w:val="auto"/>
        <w:rPr>
          <w:del w:id="4836" w:author="刘崇麟" w:date="2024-12-20T10:48:40Z"/>
          <w:rFonts w:hint="default" w:ascii="楷体" w:hAnsi="楷体" w:eastAsia="楷体" w:cs="楷体"/>
          <w:b/>
          <w:bCs/>
          <w:sz w:val="21"/>
          <w:szCs w:val="21"/>
          <w:lang w:val="en-US" w:eastAsia="zh-CN"/>
        </w:rPr>
      </w:pPr>
    </w:p>
    <w:p w14:paraId="2AABA7A8">
      <w:pPr>
        <w:pStyle w:val="22"/>
        <w:keepNext w:val="0"/>
        <w:keepLines w:val="0"/>
        <w:pageBreakBefore w:val="0"/>
        <w:widowControl w:val="0"/>
        <w:kinsoku/>
        <w:wordWrap/>
        <w:overflowPunct/>
        <w:topLinePunct w:val="0"/>
        <w:autoSpaceDE/>
        <w:autoSpaceDN/>
        <w:bidi w:val="0"/>
        <w:adjustRightInd/>
        <w:snapToGrid w:val="0"/>
        <w:jc w:val="center"/>
        <w:textAlignment w:val="auto"/>
        <w:rPr>
          <w:del w:id="4837" w:author="刘崇麟" w:date="2024-12-20T10:48:40Z"/>
          <w:rFonts w:hint="default" w:ascii="楷体" w:hAnsi="楷体" w:eastAsia="楷体" w:cs="楷体"/>
          <w:b/>
          <w:bCs/>
          <w:sz w:val="21"/>
          <w:szCs w:val="21"/>
          <w:lang w:val="en-US" w:eastAsia="zh-CN"/>
        </w:rPr>
      </w:pPr>
    </w:p>
    <w:p w14:paraId="468DAF01">
      <w:pPr>
        <w:pStyle w:val="22"/>
        <w:keepNext w:val="0"/>
        <w:keepLines w:val="0"/>
        <w:pageBreakBefore w:val="0"/>
        <w:widowControl w:val="0"/>
        <w:kinsoku/>
        <w:wordWrap/>
        <w:overflowPunct/>
        <w:topLinePunct w:val="0"/>
        <w:autoSpaceDE/>
        <w:autoSpaceDN/>
        <w:bidi w:val="0"/>
        <w:adjustRightInd/>
        <w:snapToGrid w:val="0"/>
        <w:jc w:val="center"/>
        <w:textAlignment w:val="auto"/>
        <w:rPr>
          <w:del w:id="4838" w:author="刘崇麟" w:date="2024-12-20T10:48:40Z"/>
          <w:rFonts w:hint="default" w:ascii="楷体" w:hAnsi="楷体" w:eastAsia="楷体" w:cs="楷体"/>
          <w:b/>
          <w:bCs/>
          <w:sz w:val="21"/>
          <w:szCs w:val="21"/>
          <w:lang w:val="en-US" w:eastAsia="zh-CN"/>
        </w:rPr>
      </w:pPr>
    </w:p>
    <w:p w14:paraId="01E4488C">
      <w:pPr>
        <w:pStyle w:val="22"/>
        <w:keepNext w:val="0"/>
        <w:keepLines w:val="0"/>
        <w:pageBreakBefore w:val="0"/>
        <w:widowControl w:val="0"/>
        <w:kinsoku/>
        <w:wordWrap/>
        <w:overflowPunct/>
        <w:topLinePunct w:val="0"/>
        <w:autoSpaceDE/>
        <w:autoSpaceDN/>
        <w:bidi w:val="0"/>
        <w:adjustRightInd/>
        <w:snapToGrid w:val="0"/>
        <w:jc w:val="center"/>
        <w:textAlignment w:val="auto"/>
        <w:rPr>
          <w:del w:id="4839" w:author="刘崇麟" w:date="2024-12-20T10:48:40Z"/>
          <w:rFonts w:hint="default" w:ascii="楷体" w:hAnsi="楷体" w:eastAsia="楷体" w:cs="楷体"/>
          <w:b/>
          <w:bCs/>
          <w:sz w:val="21"/>
          <w:szCs w:val="21"/>
          <w:lang w:val="en-US" w:eastAsia="zh-CN"/>
        </w:rPr>
      </w:pPr>
    </w:p>
    <w:p w14:paraId="1D5AB6A8">
      <w:pPr>
        <w:pStyle w:val="22"/>
        <w:keepNext w:val="0"/>
        <w:keepLines w:val="0"/>
        <w:pageBreakBefore w:val="0"/>
        <w:widowControl w:val="0"/>
        <w:kinsoku/>
        <w:wordWrap/>
        <w:overflowPunct/>
        <w:topLinePunct w:val="0"/>
        <w:autoSpaceDE/>
        <w:autoSpaceDN/>
        <w:bidi w:val="0"/>
        <w:adjustRightInd/>
        <w:snapToGrid w:val="0"/>
        <w:jc w:val="center"/>
        <w:textAlignment w:val="auto"/>
        <w:rPr>
          <w:del w:id="4840" w:author="刘崇麟" w:date="2024-12-20T10:48:40Z"/>
          <w:rFonts w:hint="default" w:ascii="楷体" w:hAnsi="楷体" w:eastAsia="楷体" w:cs="楷体"/>
          <w:b/>
          <w:bCs/>
          <w:sz w:val="21"/>
          <w:szCs w:val="21"/>
          <w:lang w:val="en-US" w:eastAsia="zh-CN"/>
        </w:rPr>
      </w:pPr>
    </w:p>
    <w:p w14:paraId="3C0A9D10">
      <w:pPr>
        <w:pStyle w:val="22"/>
        <w:keepNext w:val="0"/>
        <w:keepLines w:val="0"/>
        <w:pageBreakBefore w:val="0"/>
        <w:widowControl w:val="0"/>
        <w:kinsoku/>
        <w:wordWrap/>
        <w:overflowPunct/>
        <w:topLinePunct w:val="0"/>
        <w:autoSpaceDE/>
        <w:autoSpaceDN/>
        <w:bidi w:val="0"/>
        <w:adjustRightInd/>
        <w:snapToGrid w:val="0"/>
        <w:jc w:val="center"/>
        <w:textAlignment w:val="auto"/>
        <w:rPr>
          <w:del w:id="4841" w:author="刘崇麟" w:date="2024-12-20T10:48:40Z"/>
          <w:rFonts w:hint="default" w:ascii="楷体" w:hAnsi="楷体" w:eastAsia="楷体" w:cs="楷体"/>
          <w:b/>
          <w:bCs/>
          <w:sz w:val="21"/>
          <w:szCs w:val="21"/>
          <w:lang w:val="en-US" w:eastAsia="zh-CN"/>
        </w:rPr>
      </w:pPr>
    </w:p>
    <w:p w14:paraId="78686DFB">
      <w:pPr>
        <w:pStyle w:val="22"/>
        <w:keepNext w:val="0"/>
        <w:keepLines w:val="0"/>
        <w:pageBreakBefore w:val="0"/>
        <w:widowControl w:val="0"/>
        <w:kinsoku/>
        <w:wordWrap/>
        <w:overflowPunct/>
        <w:topLinePunct w:val="0"/>
        <w:autoSpaceDE/>
        <w:autoSpaceDN/>
        <w:bidi w:val="0"/>
        <w:adjustRightInd/>
        <w:snapToGrid w:val="0"/>
        <w:jc w:val="center"/>
        <w:textAlignment w:val="auto"/>
        <w:rPr>
          <w:del w:id="4842" w:author="刘崇麟" w:date="2024-12-20T10:48:40Z"/>
          <w:rFonts w:hint="eastAsia" w:ascii="楷体" w:hAnsi="楷体" w:eastAsia="楷体" w:cs="楷体"/>
          <w:b/>
          <w:bCs/>
          <w:sz w:val="21"/>
          <w:szCs w:val="21"/>
          <w:lang w:val="en-US" w:eastAsia="zh-CN"/>
        </w:rPr>
      </w:pPr>
      <w:del w:id="4843" w:author="刘崇麟" w:date="2024-12-20T10:48:40Z">
        <w:r>
          <w:rPr>
            <w:rFonts w:hint="eastAsia" w:ascii="楷体" w:hAnsi="楷体" w:eastAsia="楷体" w:cs="楷体"/>
            <w:b/>
            <w:bCs/>
            <w:sz w:val="21"/>
            <w:szCs w:val="21"/>
            <w:lang w:val="en-US" w:eastAsia="zh-CN"/>
          </w:rPr>
          <w:drawing>
            <wp:inline distT="0" distB="0" distL="114300" distR="114300">
              <wp:extent cx="6076315" cy="3288030"/>
              <wp:effectExtent l="0" t="0" r="635" b="7620"/>
              <wp:docPr id="65" name="图片 6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5"/>
                      <pic:cNvPicPr>
                        <a:picLocks noChangeAspect="1"/>
                      </pic:cNvPicPr>
                    </pic:nvPicPr>
                    <pic:blipFill>
                      <a:blip r:embed="rId119"/>
                      <a:stretch>
                        <a:fillRect/>
                      </a:stretch>
                    </pic:blipFill>
                    <pic:spPr>
                      <a:xfrm>
                        <a:off x="0" y="0"/>
                        <a:ext cx="6076315" cy="3288030"/>
                      </a:xfrm>
                      <a:prstGeom prst="rect">
                        <a:avLst/>
                      </a:prstGeom>
                    </pic:spPr>
                  </pic:pic>
                </a:graphicData>
              </a:graphic>
            </wp:inline>
          </w:drawing>
        </w:r>
      </w:del>
    </w:p>
    <w:p w14:paraId="048177FA">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del w:id="4845" w:author="刘崇麟" w:date="2024-12-20T10:44:47Z">
        <w:r>
          <w:rPr>
            <w:rFonts w:hint="eastAsia" w:ascii="楷体" w:hAnsi="楷体" w:eastAsia="楷体" w:cs="楷体"/>
            <w:b/>
            <w:bCs/>
            <w:sz w:val="21"/>
            <w:szCs w:val="21"/>
            <w:lang w:val="en-US" w:eastAsia="zh-CN"/>
          </w:rPr>
          <w:drawing>
            <wp:inline distT="0" distB="0" distL="114300" distR="114300">
              <wp:extent cx="6076315" cy="3288030"/>
              <wp:effectExtent l="0" t="0" r="635" b="7620"/>
              <wp:docPr id="67" name="图片 6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6"/>
                      <pic:cNvPicPr>
                        <a:picLocks noChangeAspect="1"/>
                      </pic:cNvPicPr>
                    </pic:nvPicPr>
                    <pic:blipFill>
                      <a:blip r:embed="rId120"/>
                      <a:stretch>
                        <a:fillRect/>
                      </a:stretch>
                    </pic:blipFill>
                    <pic:spPr>
                      <a:xfrm>
                        <a:off x="0" y="0"/>
                        <a:ext cx="6076315" cy="3288030"/>
                      </a:xfrm>
                      <a:prstGeom prst="rect">
                        <a:avLst/>
                      </a:prstGeom>
                    </pic:spPr>
                  </pic:pic>
                </a:graphicData>
              </a:graphic>
            </wp:inline>
          </w:drawing>
        </w:r>
      </w:del>
      <w:r>
        <w:rPr>
          <w:rFonts w:hint="eastAsia" w:ascii="楷体" w:hAnsi="楷体" w:eastAsia="楷体" w:cs="楷体"/>
          <w:b/>
          <w:bCs/>
          <w:sz w:val="21"/>
          <w:szCs w:val="21"/>
          <w:lang w:val="en-US" w:eastAsia="zh-CN"/>
        </w:rPr>
        <w:t>图1</w:t>
      </w:r>
    </w:p>
    <w:p w14:paraId="1F1AA408">
      <w:pPr>
        <w:pStyle w:val="22"/>
        <w:keepNext w:val="0"/>
        <w:keepLines w:val="0"/>
        <w:pageBreakBefore w:val="0"/>
        <w:widowControl w:val="0"/>
        <w:kinsoku/>
        <w:wordWrap/>
        <w:overflowPunct/>
        <w:topLinePunct w:val="0"/>
        <w:autoSpaceDE/>
        <w:autoSpaceDN/>
        <w:bidi w:val="0"/>
        <w:adjustRightInd/>
        <w:snapToGrid w:val="0"/>
        <w:jc w:val="center"/>
        <w:textAlignment w:val="auto"/>
        <w:rPr>
          <w:ins w:id="4847" w:author="刘崇麟" w:date="2024-12-20T10:48:43Z"/>
          <w:rFonts w:hint="default" w:ascii="楷体" w:hAnsi="楷体" w:eastAsia="楷体" w:cs="楷体"/>
          <w:b/>
          <w:bCs/>
          <w:sz w:val="21"/>
          <w:szCs w:val="21"/>
          <w:lang w:val="en-US" w:eastAsia="zh-CN"/>
        </w:rPr>
      </w:pPr>
      <w:ins w:id="4848"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76" name="图片 17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descr="1"/>
                      <pic:cNvPicPr>
                        <a:picLocks noChangeAspect="1"/>
                      </pic:cNvPicPr>
                    </pic:nvPicPr>
                    <pic:blipFill>
                      <a:blip r:embed="rId121"/>
                      <a:stretch>
                        <a:fillRect/>
                      </a:stretch>
                    </pic:blipFill>
                    <pic:spPr>
                      <a:xfrm>
                        <a:off x="0" y="0"/>
                        <a:ext cx="6076315" cy="1753870"/>
                      </a:xfrm>
                      <a:prstGeom prst="rect">
                        <a:avLst/>
                      </a:prstGeom>
                    </pic:spPr>
                  </pic:pic>
                </a:graphicData>
              </a:graphic>
            </wp:inline>
          </w:drawing>
        </w:r>
      </w:ins>
      <w:ins w:id="4850"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75" name="图片 17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2"/>
                      <pic:cNvPicPr>
                        <a:picLocks noChangeAspect="1"/>
                      </pic:cNvPicPr>
                    </pic:nvPicPr>
                    <pic:blipFill>
                      <a:blip r:embed="rId122"/>
                      <a:stretch>
                        <a:fillRect/>
                      </a:stretch>
                    </pic:blipFill>
                    <pic:spPr>
                      <a:xfrm>
                        <a:off x="0" y="0"/>
                        <a:ext cx="6076315" cy="1753870"/>
                      </a:xfrm>
                      <a:prstGeom prst="rect">
                        <a:avLst/>
                      </a:prstGeom>
                    </pic:spPr>
                  </pic:pic>
                </a:graphicData>
              </a:graphic>
            </wp:inline>
          </w:drawing>
        </w:r>
      </w:ins>
      <w:ins w:id="4852"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74" name="图片 17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3"/>
                      <pic:cNvPicPr>
                        <a:picLocks noChangeAspect="1"/>
                      </pic:cNvPicPr>
                    </pic:nvPicPr>
                    <pic:blipFill>
                      <a:blip r:embed="rId123"/>
                      <a:stretch>
                        <a:fillRect/>
                      </a:stretch>
                    </pic:blipFill>
                    <pic:spPr>
                      <a:xfrm>
                        <a:off x="0" y="0"/>
                        <a:ext cx="6076315" cy="1753870"/>
                      </a:xfrm>
                      <a:prstGeom prst="rect">
                        <a:avLst/>
                      </a:prstGeom>
                    </pic:spPr>
                  </pic:pic>
                </a:graphicData>
              </a:graphic>
            </wp:inline>
          </w:drawing>
        </w:r>
      </w:ins>
      <w:ins w:id="4854"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73" name="图片 17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4"/>
                      <pic:cNvPicPr>
                        <a:picLocks noChangeAspect="1"/>
                      </pic:cNvPicPr>
                    </pic:nvPicPr>
                    <pic:blipFill>
                      <a:blip r:embed="rId124"/>
                      <a:stretch>
                        <a:fillRect/>
                      </a:stretch>
                    </pic:blipFill>
                    <pic:spPr>
                      <a:xfrm>
                        <a:off x="0" y="0"/>
                        <a:ext cx="6076315" cy="1753870"/>
                      </a:xfrm>
                      <a:prstGeom prst="rect">
                        <a:avLst/>
                      </a:prstGeom>
                    </pic:spPr>
                  </pic:pic>
                </a:graphicData>
              </a:graphic>
            </wp:inline>
          </w:drawing>
        </w:r>
      </w:ins>
      <w:ins w:id="4856"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72" name="图片 17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5"/>
                      <pic:cNvPicPr>
                        <a:picLocks noChangeAspect="1"/>
                      </pic:cNvPicPr>
                    </pic:nvPicPr>
                    <pic:blipFill>
                      <a:blip r:embed="rId125"/>
                      <a:stretch>
                        <a:fillRect/>
                      </a:stretch>
                    </pic:blipFill>
                    <pic:spPr>
                      <a:xfrm>
                        <a:off x="0" y="0"/>
                        <a:ext cx="6076315" cy="1753870"/>
                      </a:xfrm>
                      <a:prstGeom prst="rect">
                        <a:avLst/>
                      </a:prstGeom>
                    </pic:spPr>
                  </pic:pic>
                </a:graphicData>
              </a:graphic>
            </wp:inline>
          </w:drawing>
        </w:r>
      </w:ins>
      <w:ins w:id="4858"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71" name="图片 17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6"/>
                      <pic:cNvPicPr>
                        <a:picLocks noChangeAspect="1"/>
                      </pic:cNvPicPr>
                    </pic:nvPicPr>
                    <pic:blipFill>
                      <a:blip r:embed="rId126"/>
                      <a:stretch>
                        <a:fillRect/>
                      </a:stretch>
                    </pic:blipFill>
                    <pic:spPr>
                      <a:xfrm>
                        <a:off x="0" y="0"/>
                        <a:ext cx="6076315" cy="1753870"/>
                      </a:xfrm>
                      <a:prstGeom prst="rect">
                        <a:avLst/>
                      </a:prstGeom>
                    </pic:spPr>
                  </pic:pic>
                </a:graphicData>
              </a:graphic>
            </wp:inline>
          </w:drawing>
        </w:r>
      </w:ins>
      <w:ins w:id="4860"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70" name="图片 170"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7"/>
                      <pic:cNvPicPr>
                        <a:picLocks noChangeAspect="1"/>
                      </pic:cNvPicPr>
                    </pic:nvPicPr>
                    <pic:blipFill>
                      <a:blip r:embed="rId127"/>
                      <a:stretch>
                        <a:fillRect/>
                      </a:stretch>
                    </pic:blipFill>
                    <pic:spPr>
                      <a:xfrm>
                        <a:off x="0" y="0"/>
                        <a:ext cx="6076315" cy="1753870"/>
                      </a:xfrm>
                      <a:prstGeom prst="rect">
                        <a:avLst/>
                      </a:prstGeom>
                    </pic:spPr>
                  </pic:pic>
                </a:graphicData>
              </a:graphic>
            </wp:inline>
          </w:drawing>
        </w:r>
      </w:ins>
      <w:ins w:id="4862"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9" name="图片 16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8"/>
                      <pic:cNvPicPr>
                        <a:picLocks noChangeAspect="1"/>
                      </pic:cNvPicPr>
                    </pic:nvPicPr>
                    <pic:blipFill>
                      <a:blip r:embed="rId128"/>
                      <a:stretch>
                        <a:fillRect/>
                      </a:stretch>
                    </pic:blipFill>
                    <pic:spPr>
                      <a:xfrm>
                        <a:off x="0" y="0"/>
                        <a:ext cx="6076315" cy="1753870"/>
                      </a:xfrm>
                      <a:prstGeom prst="rect">
                        <a:avLst/>
                      </a:prstGeom>
                    </pic:spPr>
                  </pic:pic>
                </a:graphicData>
              </a:graphic>
            </wp:inline>
          </w:drawing>
        </w:r>
      </w:ins>
      <w:ins w:id="4864"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8" name="图片 16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9"/>
                      <pic:cNvPicPr>
                        <a:picLocks noChangeAspect="1"/>
                      </pic:cNvPicPr>
                    </pic:nvPicPr>
                    <pic:blipFill>
                      <a:blip r:embed="rId129"/>
                      <a:stretch>
                        <a:fillRect/>
                      </a:stretch>
                    </pic:blipFill>
                    <pic:spPr>
                      <a:xfrm>
                        <a:off x="0" y="0"/>
                        <a:ext cx="6076315" cy="1753870"/>
                      </a:xfrm>
                      <a:prstGeom prst="rect">
                        <a:avLst/>
                      </a:prstGeom>
                    </pic:spPr>
                  </pic:pic>
                </a:graphicData>
              </a:graphic>
            </wp:inline>
          </w:drawing>
        </w:r>
      </w:ins>
      <w:ins w:id="4866"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7" name="图片 16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10"/>
                      <pic:cNvPicPr>
                        <a:picLocks noChangeAspect="1"/>
                      </pic:cNvPicPr>
                    </pic:nvPicPr>
                    <pic:blipFill>
                      <a:blip r:embed="rId130"/>
                      <a:stretch>
                        <a:fillRect/>
                      </a:stretch>
                    </pic:blipFill>
                    <pic:spPr>
                      <a:xfrm>
                        <a:off x="0" y="0"/>
                        <a:ext cx="6076315" cy="1753870"/>
                      </a:xfrm>
                      <a:prstGeom prst="rect">
                        <a:avLst/>
                      </a:prstGeom>
                    </pic:spPr>
                  </pic:pic>
                </a:graphicData>
              </a:graphic>
            </wp:inline>
          </w:drawing>
        </w:r>
      </w:ins>
      <w:ins w:id="4868"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6" name="图片 16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11"/>
                      <pic:cNvPicPr>
                        <a:picLocks noChangeAspect="1"/>
                      </pic:cNvPicPr>
                    </pic:nvPicPr>
                    <pic:blipFill>
                      <a:blip r:embed="rId131"/>
                      <a:stretch>
                        <a:fillRect/>
                      </a:stretch>
                    </pic:blipFill>
                    <pic:spPr>
                      <a:xfrm>
                        <a:off x="0" y="0"/>
                        <a:ext cx="6076315" cy="1753870"/>
                      </a:xfrm>
                      <a:prstGeom prst="rect">
                        <a:avLst/>
                      </a:prstGeom>
                    </pic:spPr>
                  </pic:pic>
                </a:graphicData>
              </a:graphic>
            </wp:inline>
          </w:drawing>
        </w:r>
      </w:ins>
      <w:ins w:id="4870"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5" name="图片 16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12"/>
                      <pic:cNvPicPr>
                        <a:picLocks noChangeAspect="1"/>
                      </pic:cNvPicPr>
                    </pic:nvPicPr>
                    <pic:blipFill>
                      <a:blip r:embed="rId132"/>
                      <a:stretch>
                        <a:fillRect/>
                      </a:stretch>
                    </pic:blipFill>
                    <pic:spPr>
                      <a:xfrm>
                        <a:off x="0" y="0"/>
                        <a:ext cx="6076315" cy="1753870"/>
                      </a:xfrm>
                      <a:prstGeom prst="rect">
                        <a:avLst/>
                      </a:prstGeom>
                    </pic:spPr>
                  </pic:pic>
                </a:graphicData>
              </a:graphic>
            </wp:inline>
          </w:drawing>
        </w:r>
      </w:ins>
      <w:ins w:id="4872"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4" name="图片 16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13"/>
                      <pic:cNvPicPr>
                        <a:picLocks noChangeAspect="1"/>
                      </pic:cNvPicPr>
                    </pic:nvPicPr>
                    <pic:blipFill>
                      <a:blip r:embed="rId133"/>
                      <a:stretch>
                        <a:fillRect/>
                      </a:stretch>
                    </pic:blipFill>
                    <pic:spPr>
                      <a:xfrm>
                        <a:off x="0" y="0"/>
                        <a:ext cx="6076315" cy="1753870"/>
                      </a:xfrm>
                      <a:prstGeom prst="rect">
                        <a:avLst/>
                      </a:prstGeom>
                    </pic:spPr>
                  </pic:pic>
                </a:graphicData>
              </a:graphic>
            </wp:inline>
          </w:drawing>
        </w:r>
      </w:ins>
      <w:ins w:id="4874"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3" name="图片 16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14"/>
                      <pic:cNvPicPr>
                        <a:picLocks noChangeAspect="1"/>
                      </pic:cNvPicPr>
                    </pic:nvPicPr>
                    <pic:blipFill>
                      <a:blip r:embed="rId134"/>
                      <a:stretch>
                        <a:fillRect/>
                      </a:stretch>
                    </pic:blipFill>
                    <pic:spPr>
                      <a:xfrm>
                        <a:off x="0" y="0"/>
                        <a:ext cx="6076315" cy="1753870"/>
                      </a:xfrm>
                      <a:prstGeom prst="rect">
                        <a:avLst/>
                      </a:prstGeom>
                    </pic:spPr>
                  </pic:pic>
                </a:graphicData>
              </a:graphic>
            </wp:inline>
          </w:drawing>
        </w:r>
      </w:ins>
      <w:ins w:id="4876"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2" name="图片 162"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15"/>
                      <pic:cNvPicPr>
                        <a:picLocks noChangeAspect="1"/>
                      </pic:cNvPicPr>
                    </pic:nvPicPr>
                    <pic:blipFill>
                      <a:blip r:embed="rId135"/>
                      <a:stretch>
                        <a:fillRect/>
                      </a:stretch>
                    </pic:blipFill>
                    <pic:spPr>
                      <a:xfrm>
                        <a:off x="0" y="0"/>
                        <a:ext cx="6076315" cy="1753870"/>
                      </a:xfrm>
                      <a:prstGeom prst="rect">
                        <a:avLst/>
                      </a:prstGeom>
                    </pic:spPr>
                  </pic:pic>
                </a:graphicData>
              </a:graphic>
            </wp:inline>
          </w:drawing>
        </w:r>
      </w:ins>
      <w:ins w:id="4878" w:author="刘崇麟" w:date="2024-12-20T10:49:19Z">
        <w:r>
          <w:rPr>
            <w:rFonts w:hint="default" w:ascii="楷体" w:hAnsi="楷体" w:eastAsia="楷体" w:cs="楷体"/>
            <w:b/>
            <w:bCs/>
            <w:sz w:val="21"/>
            <w:szCs w:val="21"/>
            <w:lang w:val="en-US" w:eastAsia="zh-CN"/>
          </w:rPr>
          <w:drawing>
            <wp:inline distT="0" distB="0" distL="114300" distR="114300">
              <wp:extent cx="6076315" cy="1753870"/>
              <wp:effectExtent l="0" t="0" r="635" b="17780"/>
              <wp:docPr id="161" name="图片 161"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16"/>
                      <pic:cNvPicPr>
                        <a:picLocks noChangeAspect="1"/>
                      </pic:cNvPicPr>
                    </pic:nvPicPr>
                    <pic:blipFill>
                      <a:blip r:embed="rId136"/>
                      <a:stretch>
                        <a:fillRect/>
                      </a:stretch>
                    </pic:blipFill>
                    <pic:spPr>
                      <a:xfrm>
                        <a:off x="0" y="0"/>
                        <a:ext cx="6076315" cy="1753870"/>
                      </a:xfrm>
                      <a:prstGeom prst="rect">
                        <a:avLst/>
                      </a:prstGeom>
                    </pic:spPr>
                  </pic:pic>
                </a:graphicData>
              </a:graphic>
            </wp:inline>
          </w:drawing>
        </w:r>
      </w:ins>
      <w:ins w:id="4880" w:author="刘崇麟" w:date="2024-12-20T10:49:18Z">
        <w:r>
          <w:rPr>
            <w:rFonts w:hint="default" w:ascii="楷体" w:hAnsi="楷体" w:eastAsia="楷体" w:cs="楷体"/>
            <w:b/>
            <w:bCs/>
            <w:sz w:val="21"/>
            <w:szCs w:val="21"/>
            <w:lang w:val="en-US" w:eastAsia="zh-CN"/>
          </w:rPr>
          <w:drawing>
            <wp:inline distT="0" distB="0" distL="114300" distR="114300">
              <wp:extent cx="6076315" cy="1753870"/>
              <wp:effectExtent l="0" t="0" r="635" b="17780"/>
              <wp:docPr id="160" name="图片 160"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17"/>
                      <pic:cNvPicPr>
                        <a:picLocks noChangeAspect="1"/>
                      </pic:cNvPicPr>
                    </pic:nvPicPr>
                    <pic:blipFill>
                      <a:blip r:embed="rId137"/>
                      <a:stretch>
                        <a:fillRect/>
                      </a:stretch>
                    </pic:blipFill>
                    <pic:spPr>
                      <a:xfrm>
                        <a:off x="0" y="0"/>
                        <a:ext cx="6076315" cy="1753870"/>
                      </a:xfrm>
                      <a:prstGeom prst="rect">
                        <a:avLst/>
                      </a:prstGeom>
                    </pic:spPr>
                  </pic:pic>
                </a:graphicData>
              </a:graphic>
            </wp:inline>
          </w:drawing>
        </w:r>
      </w:ins>
      <w:ins w:id="4882" w:author="刘崇麟" w:date="2024-12-20T10:49:18Z">
        <w:r>
          <w:rPr>
            <w:rFonts w:hint="default" w:ascii="楷体" w:hAnsi="楷体" w:eastAsia="楷体" w:cs="楷体"/>
            <w:b/>
            <w:bCs/>
            <w:sz w:val="21"/>
            <w:szCs w:val="21"/>
            <w:lang w:val="en-US" w:eastAsia="zh-CN"/>
          </w:rPr>
          <w:drawing>
            <wp:inline distT="0" distB="0" distL="114300" distR="114300">
              <wp:extent cx="6076315" cy="1753870"/>
              <wp:effectExtent l="0" t="0" r="635" b="17780"/>
              <wp:docPr id="159" name="图片 159"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18"/>
                      <pic:cNvPicPr>
                        <a:picLocks noChangeAspect="1"/>
                      </pic:cNvPicPr>
                    </pic:nvPicPr>
                    <pic:blipFill>
                      <a:blip r:embed="rId138"/>
                      <a:stretch>
                        <a:fillRect/>
                      </a:stretch>
                    </pic:blipFill>
                    <pic:spPr>
                      <a:xfrm>
                        <a:off x="0" y="0"/>
                        <a:ext cx="6076315" cy="1753870"/>
                      </a:xfrm>
                      <a:prstGeom prst="rect">
                        <a:avLst/>
                      </a:prstGeom>
                    </pic:spPr>
                  </pic:pic>
                </a:graphicData>
              </a:graphic>
            </wp:inline>
          </w:drawing>
        </w:r>
      </w:ins>
    </w:p>
    <w:p w14:paraId="39F047CF">
      <w:pPr>
        <w:pStyle w:val="22"/>
        <w:keepNext w:val="0"/>
        <w:keepLines w:val="0"/>
        <w:pageBreakBefore w:val="0"/>
        <w:widowControl w:val="0"/>
        <w:kinsoku/>
        <w:wordWrap/>
        <w:overflowPunct/>
        <w:topLinePunct w:val="0"/>
        <w:autoSpaceDE/>
        <w:autoSpaceDN/>
        <w:bidi w:val="0"/>
        <w:adjustRightInd/>
        <w:snapToGrid w:val="0"/>
        <w:jc w:val="center"/>
        <w:textAlignment w:val="auto"/>
        <w:rPr>
          <w:ins w:id="4884" w:author="刘崇麟" w:date="2024-12-20T10:48:43Z"/>
          <w:rFonts w:hint="default" w:ascii="楷体" w:hAnsi="楷体" w:eastAsia="楷体" w:cs="楷体"/>
          <w:b/>
          <w:bCs/>
          <w:sz w:val="21"/>
          <w:szCs w:val="21"/>
          <w:lang w:val="en-US" w:eastAsia="zh-CN"/>
        </w:rPr>
      </w:pPr>
    </w:p>
    <w:p w14:paraId="0FE8E166">
      <w:pPr>
        <w:pStyle w:val="22"/>
        <w:keepNext w:val="0"/>
        <w:keepLines w:val="0"/>
        <w:pageBreakBefore w:val="0"/>
        <w:widowControl w:val="0"/>
        <w:kinsoku/>
        <w:wordWrap/>
        <w:overflowPunct/>
        <w:topLinePunct w:val="0"/>
        <w:autoSpaceDE/>
        <w:autoSpaceDN/>
        <w:bidi w:val="0"/>
        <w:adjustRightInd/>
        <w:snapToGrid w:val="0"/>
        <w:jc w:val="center"/>
        <w:textAlignment w:val="auto"/>
        <w:rPr>
          <w:ins w:id="4885" w:author="刘崇麟" w:date="2024-12-20T10:48:44Z"/>
          <w:rFonts w:hint="default" w:ascii="楷体" w:hAnsi="楷体" w:eastAsia="楷体" w:cs="楷体"/>
          <w:b/>
          <w:bCs/>
          <w:sz w:val="21"/>
          <w:szCs w:val="21"/>
          <w:lang w:val="en-US" w:eastAsia="zh-CN"/>
        </w:rPr>
      </w:pPr>
    </w:p>
    <w:p w14:paraId="71E0DCA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del w:id="4886" w:author="刘崇麟" w:date="2024-12-20T10:44:50Z">
        <w:r>
          <w:rPr>
            <w:rFonts w:hint="default" w:ascii="楷体" w:hAnsi="楷体" w:eastAsia="楷体" w:cs="楷体"/>
            <w:b/>
            <w:bCs/>
            <w:sz w:val="21"/>
            <w:szCs w:val="21"/>
            <w:lang w:val="en-US" w:eastAsia="zh-CN"/>
          </w:rPr>
          <w:drawing>
            <wp:inline distT="0" distB="0" distL="114300" distR="114300">
              <wp:extent cx="6076315" cy="1753870"/>
              <wp:effectExtent l="0" t="0" r="635" b="17780"/>
              <wp:docPr id="71" name="图片 7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
                      <pic:cNvPicPr>
                        <a:picLocks noChangeAspect="1"/>
                      </pic:cNvPicPr>
                    </pic:nvPicPr>
                    <pic:blipFill>
                      <a:blip r:embed="rId139"/>
                      <a:stretch>
                        <a:fillRect/>
                      </a:stretch>
                    </pic:blipFill>
                    <pic:spPr>
                      <a:xfrm>
                        <a:off x="0" y="0"/>
                        <a:ext cx="6076315" cy="1753870"/>
                      </a:xfrm>
                      <a:prstGeom prst="rect">
                        <a:avLst/>
                      </a:prstGeom>
                    </pic:spPr>
                  </pic:pic>
                </a:graphicData>
              </a:graphic>
            </wp:inline>
          </w:drawing>
        </w:r>
      </w:del>
      <w:del w:id="4888" w:author="刘崇麟" w:date="2024-12-20T10:44:51Z">
        <w:r>
          <w:rPr>
            <w:rFonts w:hint="default" w:ascii="楷体" w:hAnsi="楷体" w:eastAsia="楷体" w:cs="楷体"/>
            <w:b/>
            <w:bCs/>
            <w:sz w:val="21"/>
            <w:szCs w:val="21"/>
            <w:lang w:val="en-US" w:eastAsia="zh-CN"/>
          </w:rPr>
          <w:drawing>
            <wp:inline distT="0" distB="0" distL="114300" distR="114300">
              <wp:extent cx="6076315" cy="1753870"/>
              <wp:effectExtent l="0" t="0" r="635" b="17780"/>
              <wp:docPr id="73" name="图片 7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
                      <pic:cNvPicPr>
                        <a:picLocks noChangeAspect="1"/>
                      </pic:cNvPicPr>
                    </pic:nvPicPr>
                    <pic:blipFill>
                      <a:blip r:embed="rId140"/>
                      <a:stretch>
                        <a:fillRect/>
                      </a:stretch>
                    </pic:blipFill>
                    <pic:spPr>
                      <a:xfrm>
                        <a:off x="0" y="0"/>
                        <a:ext cx="6076315" cy="1753870"/>
                      </a:xfrm>
                      <a:prstGeom prst="rect">
                        <a:avLst/>
                      </a:prstGeom>
                    </pic:spPr>
                  </pic:pic>
                </a:graphicData>
              </a:graphic>
            </wp:inline>
          </w:drawing>
        </w:r>
      </w:del>
      <w:del w:id="4890" w:author="刘崇麟" w:date="2024-12-20T10:44:54Z">
        <w:r>
          <w:rPr>
            <w:rFonts w:hint="default" w:ascii="楷体" w:hAnsi="楷体" w:eastAsia="楷体" w:cs="楷体"/>
            <w:b/>
            <w:bCs/>
            <w:sz w:val="21"/>
            <w:szCs w:val="21"/>
            <w:lang w:val="en-US" w:eastAsia="zh-CN"/>
          </w:rPr>
          <w:drawing>
            <wp:inline distT="0" distB="0" distL="114300" distR="114300">
              <wp:extent cx="6076315" cy="1753870"/>
              <wp:effectExtent l="0" t="0" r="635" b="17780"/>
              <wp:docPr id="75" name="图片 7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
                      <pic:cNvPicPr>
                        <a:picLocks noChangeAspect="1"/>
                      </pic:cNvPicPr>
                    </pic:nvPicPr>
                    <pic:blipFill>
                      <a:blip r:embed="rId141"/>
                      <a:stretch>
                        <a:fillRect/>
                      </a:stretch>
                    </pic:blipFill>
                    <pic:spPr>
                      <a:xfrm>
                        <a:off x="0" y="0"/>
                        <a:ext cx="6076315" cy="1753870"/>
                      </a:xfrm>
                      <a:prstGeom prst="rect">
                        <a:avLst/>
                      </a:prstGeom>
                    </pic:spPr>
                  </pic:pic>
                </a:graphicData>
              </a:graphic>
            </wp:inline>
          </w:drawing>
        </w:r>
      </w:del>
      <w:del w:id="4892" w:author="刘崇麟" w:date="2024-12-20T10:44:54Z">
        <w:r>
          <w:rPr>
            <w:rFonts w:hint="default" w:ascii="楷体" w:hAnsi="楷体" w:eastAsia="楷体" w:cs="楷体"/>
            <w:b/>
            <w:bCs/>
            <w:sz w:val="21"/>
            <w:szCs w:val="21"/>
            <w:lang w:val="en-US" w:eastAsia="zh-CN"/>
          </w:rPr>
          <w:drawing>
            <wp:inline distT="0" distB="0" distL="114300" distR="114300">
              <wp:extent cx="6076315" cy="1753870"/>
              <wp:effectExtent l="0" t="0" r="635" b="17780"/>
              <wp:docPr id="78" name="图片 7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4"/>
                      <pic:cNvPicPr>
                        <a:picLocks noChangeAspect="1"/>
                      </pic:cNvPicPr>
                    </pic:nvPicPr>
                    <pic:blipFill>
                      <a:blip r:embed="rId142"/>
                      <a:stretch>
                        <a:fillRect/>
                      </a:stretch>
                    </pic:blipFill>
                    <pic:spPr>
                      <a:xfrm>
                        <a:off x="0" y="0"/>
                        <a:ext cx="6076315" cy="1753870"/>
                      </a:xfrm>
                      <a:prstGeom prst="rect">
                        <a:avLst/>
                      </a:prstGeom>
                    </pic:spPr>
                  </pic:pic>
                </a:graphicData>
              </a:graphic>
            </wp:inline>
          </w:drawing>
        </w:r>
      </w:del>
      <w:del w:id="4894" w:author="刘崇麟" w:date="2024-12-20T10:44:55Z">
        <w:r>
          <w:rPr>
            <w:rFonts w:hint="default" w:ascii="楷体" w:hAnsi="楷体" w:eastAsia="楷体" w:cs="楷体"/>
            <w:b/>
            <w:bCs/>
            <w:sz w:val="21"/>
            <w:szCs w:val="21"/>
            <w:lang w:val="en-US" w:eastAsia="zh-CN"/>
          </w:rPr>
          <w:drawing>
            <wp:inline distT="0" distB="0" distL="114300" distR="114300">
              <wp:extent cx="6076315" cy="1753870"/>
              <wp:effectExtent l="0" t="0" r="635" b="17780"/>
              <wp:docPr id="80" name="图片 8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5"/>
                      <pic:cNvPicPr>
                        <a:picLocks noChangeAspect="1"/>
                      </pic:cNvPicPr>
                    </pic:nvPicPr>
                    <pic:blipFill>
                      <a:blip r:embed="rId143"/>
                      <a:stretch>
                        <a:fillRect/>
                      </a:stretch>
                    </pic:blipFill>
                    <pic:spPr>
                      <a:xfrm>
                        <a:off x="0" y="0"/>
                        <a:ext cx="6076315" cy="1753870"/>
                      </a:xfrm>
                      <a:prstGeom prst="rect">
                        <a:avLst/>
                      </a:prstGeom>
                    </pic:spPr>
                  </pic:pic>
                </a:graphicData>
              </a:graphic>
            </wp:inline>
          </w:drawing>
        </w:r>
      </w:del>
      <w:del w:id="4896" w:author="刘崇麟" w:date="2024-12-20T10:44:56Z">
        <w:r>
          <w:rPr>
            <w:rFonts w:hint="default" w:ascii="楷体" w:hAnsi="楷体" w:eastAsia="楷体" w:cs="楷体"/>
            <w:b/>
            <w:bCs/>
            <w:sz w:val="21"/>
            <w:szCs w:val="21"/>
            <w:lang w:val="en-US" w:eastAsia="zh-CN"/>
          </w:rPr>
          <w:drawing>
            <wp:inline distT="0" distB="0" distL="114300" distR="114300">
              <wp:extent cx="6076315" cy="1753870"/>
              <wp:effectExtent l="0" t="0" r="635" b="17780"/>
              <wp:docPr id="82" name="图片 8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
                      <pic:cNvPicPr>
                        <a:picLocks noChangeAspect="1"/>
                      </pic:cNvPicPr>
                    </pic:nvPicPr>
                    <pic:blipFill>
                      <a:blip r:embed="rId144"/>
                      <a:stretch>
                        <a:fillRect/>
                      </a:stretch>
                    </pic:blipFill>
                    <pic:spPr>
                      <a:xfrm>
                        <a:off x="0" y="0"/>
                        <a:ext cx="6076315" cy="1753870"/>
                      </a:xfrm>
                      <a:prstGeom prst="rect">
                        <a:avLst/>
                      </a:prstGeom>
                    </pic:spPr>
                  </pic:pic>
                </a:graphicData>
              </a:graphic>
            </wp:inline>
          </w:drawing>
        </w:r>
      </w:del>
      <w:del w:id="4898" w:author="刘崇麟" w:date="2024-12-20T10:44:56Z">
        <w:r>
          <w:rPr>
            <w:rFonts w:hint="default" w:ascii="楷体" w:hAnsi="楷体" w:eastAsia="楷体" w:cs="楷体"/>
            <w:b/>
            <w:bCs/>
            <w:sz w:val="21"/>
            <w:szCs w:val="21"/>
            <w:lang w:val="en-US" w:eastAsia="zh-CN"/>
          </w:rPr>
          <w:drawing>
            <wp:inline distT="0" distB="0" distL="114300" distR="114300">
              <wp:extent cx="6076315" cy="1753870"/>
              <wp:effectExtent l="0" t="0" r="635" b="17780"/>
              <wp:docPr id="84" name="图片 8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7"/>
                      <pic:cNvPicPr>
                        <a:picLocks noChangeAspect="1"/>
                      </pic:cNvPicPr>
                    </pic:nvPicPr>
                    <pic:blipFill>
                      <a:blip r:embed="rId145"/>
                      <a:stretch>
                        <a:fillRect/>
                      </a:stretch>
                    </pic:blipFill>
                    <pic:spPr>
                      <a:xfrm>
                        <a:off x="0" y="0"/>
                        <a:ext cx="6076315" cy="1753870"/>
                      </a:xfrm>
                      <a:prstGeom prst="rect">
                        <a:avLst/>
                      </a:prstGeom>
                    </pic:spPr>
                  </pic:pic>
                </a:graphicData>
              </a:graphic>
            </wp:inline>
          </w:drawing>
        </w:r>
      </w:del>
      <w:del w:id="4900" w:author="刘崇麟" w:date="2024-12-20T10:44:57Z">
        <w:r>
          <w:rPr>
            <w:rFonts w:hint="eastAsia" w:ascii="楷体" w:hAnsi="楷体" w:eastAsia="楷体" w:cs="楷体"/>
            <w:b/>
            <w:bCs/>
            <w:sz w:val="21"/>
            <w:szCs w:val="21"/>
            <w:lang w:val="en-US" w:eastAsia="zh-CN"/>
          </w:rPr>
          <w:drawing>
            <wp:inline distT="0" distB="0" distL="114300" distR="114300">
              <wp:extent cx="6076315" cy="1753870"/>
              <wp:effectExtent l="0" t="0" r="635" b="17780"/>
              <wp:docPr id="86" name="图片 8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8"/>
                      <pic:cNvPicPr>
                        <a:picLocks noChangeAspect="1"/>
                      </pic:cNvPicPr>
                    </pic:nvPicPr>
                    <pic:blipFill>
                      <a:blip r:embed="rId146"/>
                      <a:stretch>
                        <a:fillRect/>
                      </a:stretch>
                    </pic:blipFill>
                    <pic:spPr>
                      <a:xfrm>
                        <a:off x="0" y="0"/>
                        <a:ext cx="6076315" cy="1753870"/>
                      </a:xfrm>
                      <a:prstGeom prst="rect">
                        <a:avLst/>
                      </a:prstGeom>
                    </pic:spPr>
                  </pic:pic>
                </a:graphicData>
              </a:graphic>
            </wp:inline>
          </w:drawing>
        </w:r>
      </w:del>
      <w:del w:id="4902" w:author="刘崇麟" w:date="2024-12-20T10:44:58Z">
        <w:r>
          <w:rPr>
            <w:rFonts w:hint="default" w:ascii="楷体" w:hAnsi="楷体" w:eastAsia="楷体" w:cs="楷体"/>
            <w:b/>
            <w:bCs/>
            <w:sz w:val="21"/>
            <w:szCs w:val="21"/>
            <w:lang w:val="en-US" w:eastAsia="zh-CN"/>
          </w:rPr>
          <w:drawing>
            <wp:inline distT="0" distB="0" distL="114300" distR="114300">
              <wp:extent cx="6076315" cy="1753870"/>
              <wp:effectExtent l="0" t="0" r="635" b="17780"/>
              <wp:docPr id="88" name="图片 8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9"/>
                      <pic:cNvPicPr>
                        <a:picLocks noChangeAspect="1"/>
                      </pic:cNvPicPr>
                    </pic:nvPicPr>
                    <pic:blipFill>
                      <a:blip r:embed="rId147"/>
                      <a:stretch>
                        <a:fillRect/>
                      </a:stretch>
                    </pic:blipFill>
                    <pic:spPr>
                      <a:xfrm>
                        <a:off x="0" y="0"/>
                        <a:ext cx="6076315" cy="1753870"/>
                      </a:xfrm>
                      <a:prstGeom prst="rect">
                        <a:avLst/>
                      </a:prstGeom>
                    </pic:spPr>
                  </pic:pic>
                </a:graphicData>
              </a:graphic>
            </wp:inline>
          </w:drawing>
        </w:r>
      </w:del>
      <w:del w:id="4904" w:author="刘崇麟" w:date="2024-12-20T10:44:58Z">
        <w:r>
          <w:rPr>
            <w:rFonts w:hint="default" w:ascii="楷体" w:hAnsi="楷体" w:eastAsia="楷体" w:cs="楷体"/>
            <w:b/>
            <w:bCs/>
            <w:sz w:val="21"/>
            <w:szCs w:val="21"/>
            <w:lang w:val="en-US" w:eastAsia="zh-CN"/>
          </w:rPr>
          <w:drawing>
            <wp:inline distT="0" distB="0" distL="114300" distR="114300">
              <wp:extent cx="6076315" cy="1753870"/>
              <wp:effectExtent l="0" t="0" r="635" b="17780"/>
              <wp:docPr id="90" name="图片 9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0"/>
                      <pic:cNvPicPr>
                        <a:picLocks noChangeAspect="1"/>
                      </pic:cNvPicPr>
                    </pic:nvPicPr>
                    <pic:blipFill>
                      <a:blip r:embed="rId148"/>
                      <a:stretch>
                        <a:fillRect/>
                      </a:stretch>
                    </pic:blipFill>
                    <pic:spPr>
                      <a:xfrm>
                        <a:off x="0" y="0"/>
                        <a:ext cx="6076315" cy="1753870"/>
                      </a:xfrm>
                      <a:prstGeom prst="rect">
                        <a:avLst/>
                      </a:prstGeom>
                    </pic:spPr>
                  </pic:pic>
                </a:graphicData>
              </a:graphic>
            </wp:inline>
          </w:drawing>
        </w:r>
      </w:del>
      <w:del w:id="4906" w:author="刘崇麟" w:date="2024-12-20T10:44:59Z">
        <w:r>
          <w:rPr>
            <w:rFonts w:hint="default" w:ascii="楷体" w:hAnsi="楷体" w:eastAsia="楷体" w:cs="楷体"/>
            <w:b/>
            <w:bCs/>
            <w:sz w:val="21"/>
            <w:szCs w:val="21"/>
            <w:lang w:val="en-US" w:eastAsia="zh-CN"/>
          </w:rPr>
          <w:drawing>
            <wp:inline distT="0" distB="0" distL="114300" distR="114300">
              <wp:extent cx="6076315" cy="1753870"/>
              <wp:effectExtent l="0" t="0" r="635" b="17780"/>
              <wp:docPr id="92" name="图片 9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1"/>
                      <pic:cNvPicPr>
                        <a:picLocks noChangeAspect="1"/>
                      </pic:cNvPicPr>
                    </pic:nvPicPr>
                    <pic:blipFill>
                      <a:blip r:embed="rId149"/>
                      <a:stretch>
                        <a:fillRect/>
                      </a:stretch>
                    </pic:blipFill>
                    <pic:spPr>
                      <a:xfrm>
                        <a:off x="0" y="0"/>
                        <a:ext cx="6076315" cy="1753870"/>
                      </a:xfrm>
                      <a:prstGeom prst="rect">
                        <a:avLst/>
                      </a:prstGeom>
                    </pic:spPr>
                  </pic:pic>
                </a:graphicData>
              </a:graphic>
            </wp:inline>
          </w:drawing>
        </w:r>
      </w:del>
      <w:del w:id="4908" w:author="刘崇麟" w:date="2024-12-20T10:44:59Z">
        <w:r>
          <w:rPr>
            <w:rFonts w:hint="default" w:ascii="楷体" w:hAnsi="楷体" w:eastAsia="楷体" w:cs="楷体"/>
            <w:b/>
            <w:bCs/>
            <w:sz w:val="21"/>
            <w:szCs w:val="21"/>
            <w:lang w:val="en-US" w:eastAsia="zh-CN"/>
          </w:rPr>
          <w:drawing>
            <wp:inline distT="0" distB="0" distL="114300" distR="114300">
              <wp:extent cx="6076315" cy="1753870"/>
              <wp:effectExtent l="0" t="0" r="635" b="17780"/>
              <wp:docPr id="95" name="图片 9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2"/>
                      <pic:cNvPicPr>
                        <a:picLocks noChangeAspect="1"/>
                      </pic:cNvPicPr>
                    </pic:nvPicPr>
                    <pic:blipFill>
                      <a:blip r:embed="rId150"/>
                      <a:stretch>
                        <a:fillRect/>
                      </a:stretch>
                    </pic:blipFill>
                    <pic:spPr>
                      <a:xfrm>
                        <a:off x="0" y="0"/>
                        <a:ext cx="6076315" cy="1753870"/>
                      </a:xfrm>
                      <a:prstGeom prst="rect">
                        <a:avLst/>
                      </a:prstGeom>
                    </pic:spPr>
                  </pic:pic>
                </a:graphicData>
              </a:graphic>
            </wp:inline>
          </w:drawing>
        </w:r>
      </w:del>
      <w:del w:id="4910" w:author="刘崇麟" w:date="2024-12-20T10:45:00Z">
        <w:r>
          <w:rPr>
            <w:rFonts w:hint="default" w:ascii="楷体" w:hAnsi="楷体" w:eastAsia="楷体" w:cs="楷体"/>
            <w:b/>
            <w:bCs/>
            <w:sz w:val="21"/>
            <w:szCs w:val="21"/>
            <w:lang w:val="en-US" w:eastAsia="zh-CN"/>
          </w:rPr>
          <w:drawing>
            <wp:inline distT="0" distB="0" distL="114300" distR="114300">
              <wp:extent cx="6076315" cy="1753870"/>
              <wp:effectExtent l="0" t="0" r="635" b="17780"/>
              <wp:docPr id="97" name="图片 9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13"/>
                      <pic:cNvPicPr>
                        <a:picLocks noChangeAspect="1"/>
                      </pic:cNvPicPr>
                    </pic:nvPicPr>
                    <pic:blipFill>
                      <a:blip r:embed="rId151"/>
                      <a:stretch>
                        <a:fillRect/>
                      </a:stretch>
                    </pic:blipFill>
                    <pic:spPr>
                      <a:xfrm>
                        <a:off x="0" y="0"/>
                        <a:ext cx="6076315" cy="1753870"/>
                      </a:xfrm>
                      <a:prstGeom prst="rect">
                        <a:avLst/>
                      </a:prstGeom>
                    </pic:spPr>
                  </pic:pic>
                </a:graphicData>
              </a:graphic>
            </wp:inline>
          </w:drawing>
        </w:r>
      </w:del>
      <w:del w:id="4912" w:author="刘崇麟" w:date="2024-12-20T10:45:00Z">
        <w:r>
          <w:rPr>
            <w:rFonts w:hint="default" w:ascii="楷体" w:hAnsi="楷体" w:eastAsia="楷体" w:cs="楷体"/>
            <w:b/>
            <w:bCs/>
            <w:sz w:val="21"/>
            <w:szCs w:val="21"/>
            <w:lang w:val="en-US" w:eastAsia="zh-CN"/>
          </w:rPr>
          <w:drawing>
            <wp:inline distT="0" distB="0" distL="114300" distR="114300">
              <wp:extent cx="6076315" cy="1753870"/>
              <wp:effectExtent l="0" t="0" r="635" b="17780"/>
              <wp:docPr id="99" name="图片 99"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14"/>
                      <pic:cNvPicPr>
                        <a:picLocks noChangeAspect="1"/>
                      </pic:cNvPicPr>
                    </pic:nvPicPr>
                    <pic:blipFill>
                      <a:blip r:embed="rId152"/>
                      <a:stretch>
                        <a:fillRect/>
                      </a:stretch>
                    </pic:blipFill>
                    <pic:spPr>
                      <a:xfrm>
                        <a:off x="0" y="0"/>
                        <a:ext cx="6076315" cy="1753870"/>
                      </a:xfrm>
                      <a:prstGeom prst="rect">
                        <a:avLst/>
                      </a:prstGeom>
                    </pic:spPr>
                  </pic:pic>
                </a:graphicData>
              </a:graphic>
            </wp:inline>
          </w:drawing>
        </w:r>
      </w:del>
      <w:del w:id="4914" w:author="刘崇麟" w:date="2024-12-20T10:45:01Z">
        <w:r>
          <w:rPr>
            <w:rFonts w:hint="default" w:ascii="楷体" w:hAnsi="楷体" w:eastAsia="楷体" w:cs="楷体"/>
            <w:b/>
            <w:bCs/>
            <w:sz w:val="21"/>
            <w:szCs w:val="21"/>
            <w:lang w:val="en-US" w:eastAsia="zh-CN"/>
          </w:rPr>
          <w:drawing>
            <wp:inline distT="0" distB="0" distL="114300" distR="114300">
              <wp:extent cx="6076315" cy="1753870"/>
              <wp:effectExtent l="0" t="0" r="635" b="17780"/>
              <wp:docPr id="101" name="图片 10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15"/>
                      <pic:cNvPicPr>
                        <a:picLocks noChangeAspect="1"/>
                      </pic:cNvPicPr>
                    </pic:nvPicPr>
                    <pic:blipFill>
                      <a:blip r:embed="rId153"/>
                      <a:stretch>
                        <a:fillRect/>
                      </a:stretch>
                    </pic:blipFill>
                    <pic:spPr>
                      <a:xfrm>
                        <a:off x="0" y="0"/>
                        <a:ext cx="6076315" cy="1753870"/>
                      </a:xfrm>
                      <a:prstGeom prst="rect">
                        <a:avLst/>
                      </a:prstGeom>
                    </pic:spPr>
                  </pic:pic>
                </a:graphicData>
              </a:graphic>
            </wp:inline>
          </w:drawing>
        </w:r>
      </w:del>
      <w:del w:id="4916" w:author="刘崇麟" w:date="2024-12-20T10:45:02Z">
        <w:r>
          <w:rPr>
            <w:rFonts w:hint="default" w:ascii="楷体" w:hAnsi="楷体" w:eastAsia="楷体" w:cs="楷体"/>
            <w:b/>
            <w:bCs/>
            <w:sz w:val="21"/>
            <w:szCs w:val="21"/>
            <w:lang w:val="en-US" w:eastAsia="zh-CN"/>
          </w:rPr>
          <w:drawing>
            <wp:inline distT="0" distB="0" distL="114300" distR="114300">
              <wp:extent cx="6076315" cy="1753870"/>
              <wp:effectExtent l="0" t="0" r="635" b="17780"/>
              <wp:docPr id="102" name="图片 102"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16"/>
                      <pic:cNvPicPr>
                        <a:picLocks noChangeAspect="1"/>
                      </pic:cNvPicPr>
                    </pic:nvPicPr>
                    <pic:blipFill>
                      <a:blip r:embed="rId154"/>
                      <a:stretch>
                        <a:fillRect/>
                      </a:stretch>
                    </pic:blipFill>
                    <pic:spPr>
                      <a:xfrm>
                        <a:off x="0" y="0"/>
                        <a:ext cx="6076315" cy="1753870"/>
                      </a:xfrm>
                      <a:prstGeom prst="rect">
                        <a:avLst/>
                      </a:prstGeom>
                    </pic:spPr>
                  </pic:pic>
                </a:graphicData>
              </a:graphic>
            </wp:inline>
          </w:drawing>
        </w:r>
      </w:del>
    </w:p>
    <w:p w14:paraId="51E8E93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p w14:paraId="0A51B6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4CCB339E">
      <w:pPr>
        <w:pStyle w:val="22"/>
        <w:keepNext w:val="0"/>
        <w:keepLines w:val="0"/>
        <w:pageBreakBefore w:val="0"/>
        <w:widowControl w:val="0"/>
        <w:kinsoku/>
        <w:wordWrap/>
        <w:overflowPunct/>
        <w:topLinePunct w:val="0"/>
        <w:autoSpaceDE/>
        <w:autoSpaceDN/>
        <w:bidi w:val="0"/>
        <w:adjustRightInd/>
        <w:snapToGrid w:val="0"/>
        <w:jc w:val="both"/>
        <w:textAlignment w:val="auto"/>
        <w:rPr>
          <w:ins w:id="4918" w:author="刘崇麟" w:date="2024-12-20T10:49:55Z"/>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54F1724D">
      <w:pPr>
        <w:pStyle w:val="22"/>
        <w:keepNext w:val="0"/>
        <w:keepLines w:val="0"/>
        <w:pageBreakBefore w:val="0"/>
        <w:widowControl w:val="0"/>
        <w:kinsoku/>
        <w:wordWrap/>
        <w:overflowPunct/>
        <w:topLinePunct w:val="0"/>
        <w:autoSpaceDE/>
        <w:autoSpaceDN/>
        <w:bidi w:val="0"/>
        <w:adjustRightInd/>
        <w:snapToGrid w:val="0"/>
        <w:jc w:val="center"/>
        <w:textAlignment w:val="auto"/>
        <w:rPr>
          <w:ins w:id="4920" w:author="刘崇麟" w:date="2024-12-20T10:50:36Z"/>
          <w:rFonts w:hint="eastAsia" w:ascii="楷体" w:hAnsi="楷体" w:eastAsia="楷体" w:cs="楷体"/>
          <w:b/>
          <w:bCs/>
          <w:sz w:val="21"/>
          <w:szCs w:val="21"/>
          <w:lang w:val="en-US" w:eastAsia="zh-CN"/>
        </w:rPr>
        <w:pPrChange w:id="4919" w:author="刘崇麟" w:date="2024-12-20T10:50:34Z">
          <w:pPr>
            <w:pStyle w:val="22"/>
            <w:keepNext w:val="0"/>
            <w:keepLines w:val="0"/>
            <w:pageBreakBefore w:val="0"/>
            <w:widowControl w:val="0"/>
            <w:kinsoku/>
            <w:wordWrap/>
            <w:overflowPunct/>
            <w:topLinePunct w:val="0"/>
            <w:autoSpaceDE/>
            <w:autoSpaceDN/>
            <w:bidi w:val="0"/>
            <w:adjustRightInd/>
            <w:snapToGrid w:val="0"/>
            <w:jc w:val="both"/>
            <w:textAlignment w:val="auto"/>
          </w:pPr>
        </w:pPrChange>
      </w:pPr>
      <w:ins w:id="4921" w:author="刘崇麟" w:date="2024-12-20T10:51:02Z">
        <w:r>
          <w:rPr>
            <w:rFonts w:hint="eastAsia" w:ascii="楷体" w:hAnsi="楷体" w:eastAsia="楷体" w:cs="楷体"/>
            <w:b/>
            <w:bCs/>
            <w:sz w:val="21"/>
            <w:szCs w:val="21"/>
            <w:lang w:val="en-US" w:eastAsia="zh-CN"/>
          </w:rPr>
          <w:drawing>
            <wp:inline distT="0" distB="0" distL="114300" distR="114300">
              <wp:extent cx="6076315" cy="3288030"/>
              <wp:effectExtent l="0" t="0" r="635" b="7620"/>
              <wp:docPr id="194" name="图片 19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1"/>
                      <pic:cNvPicPr>
                        <a:picLocks noChangeAspect="1"/>
                      </pic:cNvPicPr>
                    </pic:nvPicPr>
                    <pic:blipFill>
                      <a:blip r:embed="rId155"/>
                      <a:stretch>
                        <a:fillRect/>
                      </a:stretch>
                    </pic:blipFill>
                    <pic:spPr>
                      <a:xfrm>
                        <a:off x="0" y="0"/>
                        <a:ext cx="6076315" cy="3288030"/>
                      </a:xfrm>
                      <a:prstGeom prst="rect">
                        <a:avLst/>
                      </a:prstGeom>
                    </pic:spPr>
                  </pic:pic>
                </a:graphicData>
              </a:graphic>
            </wp:inline>
          </w:drawing>
        </w:r>
      </w:ins>
      <w:ins w:id="4923" w:author="刘崇麟" w:date="2024-12-20T10:51:02Z">
        <w:r>
          <w:rPr>
            <w:rFonts w:hint="eastAsia" w:ascii="楷体" w:hAnsi="楷体" w:eastAsia="楷体" w:cs="楷体"/>
            <w:b/>
            <w:bCs/>
            <w:sz w:val="21"/>
            <w:szCs w:val="21"/>
            <w:lang w:val="en-US" w:eastAsia="zh-CN"/>
          </w:rPr>
          <w:drawing>
            <wp:inline distT="0" distB="0" distL="114300" distR="114300">
              <wp:extent cx="6076315" cy="3288030"/>
              <wp:effectExtent l="0" t="0" r="635" b="7620"/>
              <wp:docPr id="193" name="图片 19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2"/>
                      <pic:cNvPicPr>
                        <a:picLocks noChangeAspect="1"/>
                      </pic:cNvPicPr>
                    </pic:nvPicPr>
                    <pic:blipFill>
                      <a:blip r:embed="rId156"/>
                      <a:stretch>
                        <a:fillRect/>
                      </a:stretch>
                    </pic:blipFill>
                    <pic:spPr>
                      <a:xfrm>
                        <a:off x="0" y="0"/>
                        <a:ext cx="6076315" cy="3288030"/>
                      </a:xfrm>
                      <a:prstGeom prst="rect">
                        <a:avLst/>
                      </a:prstGeom>
                    </pic:spPr>
                  </pic:pic>
                </a:graphicData>
              </a:graphic>
            </wp:inline>
          </w:drawing>
        </w:r>
      </w:ins>
      <w:ins w:id="4925" w:author="刘崇麟" w:date="2024-12-20T10:51:02Z">
        <w:r>
          <w:rPr>
            <w:rFonts w:hint="eastAsia" w:ascii="楷体" w:hAnsi="楷体" w:eastAsia="楷体" w:cs="楷体"/>
            <w:b/>
            <w:bCs/>
            <w:sz w:val="21"/>
            <w:szCs w:val="21"/>
            <w:lang w:val="en-US" w:eastAsia="zh-CN"/>
          </w:rPr>
          <w:drawing>
            <wp:inline distT="0" distB="0" distL="114300" distR="114300">
              <wp:extent cx="6076315" cy="3288030"/>
              <wp:effectExtent l="0" t="0" r="635" b="7620"/>
              <wp:docPr id="192" name="图片 19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3"/>
                      <pic:cNvPicPr>
                        <a:picLocks noChangeAspect="1"/>
                      </pic:cNvPicPr>
                    </pic:nvPicPr>
                    <pic:blipFill>
                      <a:blip r:embed="rId157"/>
                      <a:stretch>
                        <a:fillRect/>
                      </a:stretch>
                    </pic:blipFill>
                    <pic:spPr>
                      <a:xfrm>
                        <a:off x="0" y="0"/>
                        <a:ext cx="6076315" cy="3288030"/>
                      </a:xfrm>
                      <a:prstGeom prst="rect">
                        <a:avLst/>
                      </a:prstGeom>
                    </pic:spPr>
                  </pic:pic>
                </a:graphicData>
              </a:graphic>
            </wp:inline>
          </w:drawing>
        </w:r>
      </w:ins>
      <w:ins w:id="4927" w:author="刘崇麟" w:date="2024-12-20T10:51:02Z">
        <w:r>
          <w:rPr>
            <w:rFonts w:hint="eastAsia" w:ascii="楷体" w:hAnsi="楷体" w:eastAsia="楷体" w:cs="楷体"/>
            <w:b/>
            <w:bCs/>
            <w:sz w:val="21"/>
            <w:szCs w:val="21"/>
            <w:lang w:val="en-US" w:eastAsia="zh-CN"/>
          </w:rPr>
          <w:drawing>
            <wp:inline distT="0" distB="0" distL="114300" distR="114300">
              <wp:extent cx="6076315" cy="3288030"/>
              <wp:effectExtent l="0" t="0" r="635" b="7620"/>
              <wp:docPr id="191" name="图片 191"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4"/>
                      <pic:cNvPicPr>
                        <a:picLocks noChangeAspect="1"/>
                      </pic:cNvPicPr>
                    </pic:nvPicPr>
                    <pic:blipFill>
                      <a:blip r:embed="rId158"/>
                      <a:stretch>
                        <a:fillRect/>
                      </a:stretch>
                    </pic:blipFill>
                    <pic:spPr>
                      <a:xfrm>
                        <a:off x="0" y="0"/>
                        <a:ext cx="6076315" cy="3288030"/>
                      </a:xfrm>
                      <a:prstGeom prst="rect">
                        <a:avLst/>
                      </a:prstGeom>
                    </pic:spPr>
                  </pic:pic>
                </a:graphicData>
              </a:graphic>
            </wp:inline>
          </w:drawing>
        </w:r>
      </w:ins>
      <w:ins w:id="4929" w:author="刘崇麟" w:date="2024-12-20T10:51:02Z">
        <w:r>
          <w:rPr>
            <w:rFonts w:hint="eastAsia" w:ascii="楷体" w:hAnsi="楷体" w:eastAsia="楷体" w:cs="楷体"/>
            <w:b/>
            <w:bCs/>
            <w:sz w:val="21"/>
            <w:szCs w:val="21"/>
            <w:lang w:val="en-US" w:eastAsia="zh-CN"/>
          </w:rPr>
          <w:drawing>
            <wp:inline distT="0" distB="0" distL="114300" distR="114300">
              <wp:extent cx="6076315" cy="3288030"/>
              <wp:effectExtent l="0" t="0" r="635" b="7620"/>
              <wp:docPr id="190" name="图片 19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5"/>
                      <pic:cNvPicPr>
                        <a:picLocks noChangeAspect="1"/>
                      </pic:cNvPicPr>
                    </pic:nvPicPr>
                    <pic:blipFill>
                      <a:blip r:embed="rId159"/>
                      <a:stretch>
                        <a:fillRect/>
                      </a:stretch>
                    </pic:blipFill>
                    <pic:spPr>
                      <a:xfrm>
                        <a:off x="0" y="0"/>
                        <a:ext cx="6076315" cy="3288030"/>
                      </a:xfrm>
                      <a:prstGeom prst="rect">
                        <a:avLst/>
                      </a:prstGeom>
                    </pic:spPr>
                  </pic:pic>
                </a:graphicData>
              </a:graphic>
            </wp:inline>
          </w:drawing>
        </w:r>
      </w:ins>
      <w:ins w:id="4931" w:author="刘崇麟" w:date="2024-12-20T10:51:02Z">
        <w:r>
          <w:rPr>
            <w:rFonts w:hint="eastAsia" w:ascii="楷体" w:hAnsi="楷体" w:eastAsia="楷体" w:cs="楷体"/>
            <w:b/>
            <w:bCs/>
            <w:sz w:val="21"/>
            <w:szCs w:val="21"/>
            <w:lang w:val="en-US" w:eastAsia="zh-CN"/>
          </w:rPr>
          <w:drawing>
            <wp:inline distT="0" distB="0" distL="114300" distR="114300">
              <wp:extent cx="6076315" cy="3288030"/>
              <wp:effectExtent l="0" t="0" r="635" b="7620"/>
              <wp:docPr id="189" name="图片 189"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6"/>
                      <pic:cNvPicPr>
                        <a:picLocks noChangeAspect="1"/>
                      </pic:cNvPicPr>
                    </pic:nvPicPr>
                    <pic:blipFill>
                      <a:blip r:embed="rId160"/>
                      <a:stretch>
                        <a:fillRect/>
                      </a:stretch>
                    </pic:blipFill>
                    <pic:spPr>
                      <a:xfrm>
                        <a:off x="0" y="0"/>
                        <a:ext cx="6076315" cy="3288030"/>
                      </a:xfrm>
                      <a:prstGeom prst="rect">
                        <a:avLst/>
                      </a:prstGeom>
                    </pic:spPr>
                  </pic:pic>
                </a:graphicData>
              </a:graphic>
            </wp:inline>
          </w:drawing>
        </w:r>
      </w:ins>
      <w:ins w:id="4933"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8" name="图片 18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7"/>
                      <pic:cNvPicPr>
                        <a:picLocks noChangeAspect="1"/>
                      </pic:cNvPicPr>
                    </pic:nvPicPr>
                    <pic:blipFill>
                      <a:blip r:embed="rId161"/>
                      <a:stretch>
                        <a:fillRect/>
                      </a:stretch>
                    </pic:blipFill>
                    <pic:spPr>
                      <a:xfrm>
                        <a:off x="0" y="0"/>
                        <a:ext cx="6076315" cy="3288030"/>
                      </a:xfrm>
                      <a:prstGeom prst="rect">
                        <a:avLst/>
                      </a:prstGeom>
                    </pic:spPr>
                  </pic:pic>
                </a:graphicData>
              </a:graphic>
            </wp:inline>
          </w:drawing>
        </w:r>
      </w:ins>
      <w:ins w:id="4935"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7" name="图片 18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8"/>
                      <pic:cNvPicPr>
                        <a:picLocks noChangeAspect="1"/>
                      </pic:cNvPicPr>
                    </pic:nvPicPr>
                    <pic:blipFill>
                      <a:blip r:embed="rId162"/>
                      <a:stretch>
                        <a:fillRect/>
                      </a:stretch>
                    </pic:blipFill>
                    <pic:spPr>
                      <a:xfrm>
                        <a:off x="0" y="0"/>
                        <a:ext cx="6076315" cy="3288030"/>
                      </a:xfrm>
                      <a:prstGeom prst="rect">
                        <a:avLst/>
                      </a:prstGeom>
                    </pic:spPr>
                  </pic:pic>
                </a:graphicData>
              </a:graphic>
            </wp:inline>
          </w:drawing>
        </w:r>
      </w:ins>
      <w:ins w:id="4937"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6" name="图片 186"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9"/>
                      <pic:cNvPicPr>
                        <a:picLocks noChangeAspect="1"/>
                      </pic:cNvPicPr>
                    </pic:nvPicPr>
                    <pic:blipFill>
                      <a:blip r:embed="rId163"/>
                      <a:stretch>
                        <a:fillRect/>
                      </a:stretch>
                    </pic:blipFill>
                    <pic:spPr>
                      <a:xfrm>
                        <a:off x="0" y="0"/>
                        <a:ext cx="6076315" cy="3288030"/>
                      </a:xfrm>
                      <a:prstGeom prst="rect">
                        <a:avLst/>
                      </a:prstGeom>
                    </pic:spPr>
                  </pic:pic>
                </a:graphicData>
              </a:graphic>
            </wp:inline>
          </w:drawing>
        </w:r>
      </w:ins>
      <w:ins w:id="4939"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5" name="图片 18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10"/>
                      <pic:cNvPicPr>
                        <a:picLocks noChangeAspect="1"/>
                      </pic:cNvPicPr>
                    </pic:nvPicPr>
                    <pic:blipFill>
                      <a:blip r:embed="rId164"/>
                      <a:stretch>
                        <a:fillRect/>
                      </a:stretch>
                    </pic:blipFill>
                    <pic:spPr>
                      <a:xfrm>
                        <a:off x="0" y="0"/>
                        <a:ext cx="6076315" cy="3288030"/>
                      </a:xfrm>
                      <a:prstGeom prst="rect">
                        <a:avLst/>
                      </a:prstGeom>
                    </pic:spPr>
                  </pic:pic>
                </a:graphicData>
              </a:graphic>
            </wp:inline>
          </w:drawing>
        </w:r>
      </w:ins>
      <w:ins w:id="4941"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4" name="图片 184"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11"/>
                      <pic:cNvPicPr>
                        <a:picLocks noChangeAspect="1"/>
                      </pic:cNvPicPr>
                    </pic:nvPicPr>
                    <pic:blipFill>
                      <a:blip r:embed="rId165"/>
                      <a:stretch>
                        <a:fillRect/>
                      </a:stretch>
                    </pic:blipFill>
                    <pic:spPr>
                      <a:xfrm>
                        <a:off x="0" y="0"/>
                        <a:ext cx="6076315" cy="3288030"/>
                      </a:xfrm>
                      <a:prstGeom prst="rect">
                        <a:avLst/>
                      </a:prstGeom>
                    </pic:spPr>
                  </pic:pic>
                </a:graphicData>
              </a:graphic>
            </wp:inline>
          </w:drawing>
        </w:r>
      </w:ins>
      <w:ins w:id="4943"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3" name="图片 18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12"/>
                      <pic:cNvPicPr>
                        <a:picLocks noChangeAspect="1"/>
                      </pic:cNvPicPr>
                    </pic:nvPicPr>
                    <pic:blipFill>
                      <a:blip r:embed="rId166"/>
                      <a:stretch>
                        <a:fillRect/>
                      </a:stretch>
                    </pic:blipFill>
                    <pic:spPr>
                      <a:xfrm>
                        <a:off x="0" y="0"/>
                        <a:ext cx="6076315" cy="3288030"/>
                      </a:xfrm>
                      <a:prstGeom prst="rect">
                        <a:avLst/>
                      </a:prstGeom>
                    </pic:spPr>
                  </pic:pic>
                </a:graphicData>
              </a:graphic>
            </wp:inline>
          </w:drawing>
        </w:r>
      </w:ins>
      <w:ins w:id="4945"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2" name="图片 18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13"/>
                      <pic:cNvPicPr>
                        <a:picLocks noChangeAspect="1"/>
                      </pic:cNvPicPr>
                    </pic:nvPicPr>
                    <pic:blipFill>
                      <a:blip r:embed="rId167"/>
                      <a:stretch>
                        <a:fillRect/>
                      </a:stretch>
                    </pic:blipFill>
                    <pic:spPr>
                      <a:xfrm>
                        <a:off x="0" y="0"/>
                        <a:ext cx="6076315" cy="3288030"/>
                      </a:xfrm>
                      <a:prstGeom prst="rect">
                        <a:avLst/>
                      </a:prstGeom>
                    </pic:spPr>
                  </pic:pic>
                </a:graphicData>
              </a:graphic>
            </wp:inline>
          </w:drawing>
        </w:r>
      </w:ins>
      <w:ins w:id="4947"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1" name="图片 181"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14"/>
                      <pic:cNvPicPr>
                        <a:picLocks noChangeAspect="1"/>
                      </pic:cNvPicPr>
                    </pic:nvPicPr>
                    <pic:blipFill>
                      <a:blip r:embed="rId168"/>
                      <a:stretch>
                        <a:fillRect/>
                      </a:stretch>
                    </pic:blipFill>
                    <pic:spPr>
                      <a:xfrm>
                        <a:off x="0" y="0"/>
                        <a:ext cx="6076315" cy="3288030"/>
                      </a:xfrm>
                      <a:prstGeom prst="rect">
                        <a:avLst/>
                      </a:prstGeom>
                    </pic:spPr>
                  </pic:pic>
                </a:graphicData>
              </a:graphic>
            </wp:inline>
          </w:drawing>
        </w:r>
      </w:ins>
      <w:ins w:id="4949"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80" name="图片 180"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15"/>
                      <pic:cNvPicPr>
                        <a:picLocks noChangeAspect="1"/>
                      </pic:cNvPicPr>
                    </pic:nvPicPr>
                    <pic:blipFill>
                      <a:blip r:embed="rId169"/>
                      <a:stretch>
                        <a:fillRect/>
                      </a:stretch>
                    </pic:blipFill>
                    <pic:spPr>
                      <a:xfrm>
                        <a:off x="0" y="0"/>
                        <a:ext cx="6076315" cy="3288030"/>
                      </a:xfrm>
                      <a:prstGeom prst="rect">
                        <a:avLst/>
                      </a:prstGeom>
                    </pic:spPr>
                  </pic:pic>
                </a:graphicData>
              </a:graphic>
            </wp:inline>
          </w:drawing>
        </w:r>
      </w:ins>
      <w:ins w:id="4951"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79" name="图片 179"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16"/>
                      <pic:cNvPicPr>
                        <a:picLocks noChangeAspect="1"/>
                      </pic:cNvPicPr>
                    </pic:nvPicPr>
                    <pic:blipFill>
                      <a:blip r:embed="rId170"/>
                      <a:stretch>
                        <a:fillRect/>
                      </a:stretch>
                    </pic:blipFill>
                    <pic:spPr>
                      <a:xfrm>
                        <a:off x="0" y="0"/>
                        <a:ext cx="6076315" cy="3288030"/>
                      </a:xfrm>
                      <a:prstGeom prst="rect">
                        <a:avLst/>
                      </a:prstGeom>
                    </pic:spPr>
                  </pic:pic>
                </a:graphicData>
              </a:graphic>
            </wp:inline>
          </w:drawing>
        </w:r>
      </w:ins>
      <w:ins w:id="4953" w:author="刘崇麟" w:date="2024-12-20T10:51:01Z">
        <w:r>
          <w:rPr>
            <w:rFonts w:hint="eastAsia" w:ascii="楷体" w:hAnsi="楷体" w:eastAsia="楷体" w:cs="楷体"/>
            <w:b/>
            <w:bCs/>
            <w:sz w:val="21"/>
            <w:szCs w:val="21"/>
            <w:lang w:val="en-US" w:eastAsia="zh-CN"/>
          </w:rPr>
          <w:drawing>
            <wp:inline distT="0" distB="0" distL="114300" distR="114300">
              <wp:extent cx="6076315" cy="3288030"/>
              <wp:effectExtent l="0" t="0" r="635" b="7620"/>
              <wp:docPr id="178" name="图片 178"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17"/>
                      <pic:cNvPicPr>
                        <a:picLocks noChangeAspect="1"/>
                      </pic:cNvPicPr>
                    </pic:nvPicPr>
                    <pic:blipFill>
                      <a:blip r:embed="rId171"/>
                      <a:stretch>
                        <a:fillRect/>
                      </a:stretch>
                    </pic:blipFill>
                    <pic:spPr>
                      <a:xfrm>
                        <a:off x="0" y="0"/>
                        <a:ext cx="6076315" cy="3288030"/>
                      </a:xfrm>
                      <a:prstGeom prst="rect">
                        <a:avLst/>
                      </a:prstGeom>
                    </pic:spPr>
                  </pic:pic>
                </a:graphicData>
              </a:graphic>
            </wp:inline>
          </w:drawing>
        </w:r>
      </w:ins>
      <w:ins w:id="4955" w:author="刘崇麟" w:date="2024-12-20T10:51:00Z">
        <w:r>
          <w:rPr>
            <w:rFonts w:hint="eastAsia" w:ascii="楷体" w:hAnsi="楷体" w:eastAsia="楷体" w:cs="楷体"/>
            <w:b/>
            <w:bCs/>
            <w:sz w:val="21"/>
            <w:szCs w:val="21"/>
            <w:lang w:val="en-US" w:eastAsia="zh-CN"/>
          </w:rPr>
          <w:drawing>
            <wp:inline distT="0" distB="0" distL="114300" distR="114300">
              <wp:extent cx="6076315" cy="3288030"/>
              <wp:effectExtent l="0" t="0" r="635" b="7620"/>
              <wp:docPr id="177" name="图片 177"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18"/>
                      <pic:cNvPicPr>
                        <a:picLocks noChangeAspect="1"/>
                      </pic:cNvPicPr>
                    </pic:nvPicPr>
                    <pic:blipFill>
                      <a:blip r:embed="rId172"/>
                      <a:stretch>
                        <a:fillRect/>
                      </a:stretch>
                    </pic:blipFill>
                    <pic:spPr>
                      <a:xfrm>
                        <a:off x="0" y="0"/>
                        <a:ext cx="6076315" cy="3288030"/>
                      </a:xfrm>
                      <a:prstGeom prst="rect">
                        <a:avLst/>
                      </a:prstGeom>
                    </pic:spPr>
                  </pic:pic>
                </a:graphicData>
              </a:graphic>
            </wp:inline>
          </w:drawing>
        </w:r>
      </w:ins>
    </w:p>
    <w:p w14:paraId="1CF9E2FE">
      <w:pPr>
        <w:pStyle w:val="22"/>
        <w:keepNext w:val="0"/>
        <w:keepLines w:val="0"/>
        <w:pageBreakBefore w:val="0"/>
        <w:widowControl w:val="0"/>
        <w:kinsoku/>
        <w:wordWrap/>
        <w:overflowPunct/>
        <w:topLinePunct w:val="0"/>
        <w:autoSpaceDE/>
        <w:autoSpaceDN/>
        <w:bidi w:val="0"/>
        <w:adjustRightInd/>
        <w:snapToGrid w:val="0"/>
        <w:jc w:val="center"/>
        <w:textAlignment w:val="auto"/>
        <w:rPr>
          <w:ins w:id="4958" w:author="刘崇麟" w:date="2024-12-20T10:50:25Z"/>
          <w:rFonts w:hint="eastAsia" w:ascii="楷体" w:hAnsi="楷体" w:eastAsia="楷体" w:cs="楷体"/>
          <w:b/>
          <w:bCs/>
          <w:sz w:val="21"/>
          <w:szCs w:val="21"/>
          <w:lang w:val="en-US" w:eastAsia="zh-CN"/>
          <w:rPrChange w:id="4959" w:author="刘崇麟" w:date="2024-12-20T10:50:34Z">
            <w:rPr>
              <w:ins w:id="4960" w:author="刘崇麟" w:date="2024-12-20T10:50:25Z"/>
              <w:rFonts w:hint="default" w:ascii="黑体" w:hAnsi="黑体" w:eastAsia="黑体" w:cs="黑体"/>
              <w:b/>
              <w:bCs/>
              <w:sz w:val="32"/>
              <w:szCs w:val="32"/>
              <w:lang w:val="en-US" w:eastAsia="zh-CN"/>
            </w:rPr>
          </w:rPrChange>
        </w:rPr>
        <w:pPrChange w:id="4957" w:author="刘崇麟" w:date="2024-12-20T10:50:34Z">
          <w:pPr>
            <w:pStyle w:val="22"/>
            <w:keepNext w:val="0"/>
            <w:keepLines w:val="0"/>
            <w:pageBreakBefore w:val="0"/>
            <w:widowControl w:val="0"/>
            <w:kinsoku/>
            <w:wordWrap/>
            <w:overflowPunct/>
            <w:topLinePunct w:val="0"/>
            <w:autoSpaceDE/>
            <w:autoSpaceDN/>
            <w:bidi w:val="0"/>
            <w:adjustRightInd/>
            <w:snapToGrid w:val="0"/>
            <w:jc w:val="both"/>
            <w:textAlignment w:val="auto"/>
          </w:pPr>
        </w:pPrChange>
      </w:pPr>
      <w:ins w:id="4961" w:author="刘崇麟" w:date="2024-12-20T10:50:25Z">
        <w:r>
          <w:rPr>
            <w:rFonts w:hint="eastAsia" w:ascii="楷体" w:hAnsi="楷体" w:eastAsia="楷体" w:cs="楷体"/>
            <w:b/>
            <w:bCs/>
            <w:sz w:val="21"/>
            <w:szCs w:val="21"/>
            <w:lang w:val="en-US" w:eastAsia="zh-CN"/>
            <w:rPrChange w:id="4962" w:author="刘崇麟" w:date="2024-12-20T10:50:34Z">
              <w:rPr>
                <w:rFonts w:hint="eastAsia" w:ascii="黑体" w:hAnsi="黑体" w:eastAsia="黑体" w:cs="黑体"/>
                <w:b/>
                <w:bCs/>
                <w:sz w:val="32"/>
                <w:szCs w:val="32"/>
                <w:lang w:val="en-US" w:eastAsia="zh-CN"/>
              </w:rPr>
            </w:rPrChange>
          </w:rPr>
          <w:t>图</w:t>
        </w:r>
      </w:ins>
      <w:ins w:id="4963" w:author="刘崇麟" w:date="2024-12-20T10:50:29Z">
        <w:r>
          <w:rPr>
            <w:rFonts w:hint="eastAsia" w:ascii="楷体" w:hAnsi="楷体" w:eastAsia="楷体" w:cs="楷体"/>
            <w:b/>
            <w:bCs/>
            <w:sz w:val="21"/>
            <w:szCs w:val="21"/>
            <w:lang w:val="en-US" w:eastAsia="zh-CN"/>
            <w:rPrChange w:id="4964" w:author="刘崇麟" w:date="2024-12-20T10:50:34Z">
              <w:rPr>
                <w:rFonts w:hint="eastAsia" w:ascii="黑体" w:hAnsi="黑体" w:eastAsia="黑体" w:cs="黑体"/>
                <w:b/>
                <w:bCs/>
                <w:sz w:val="32"/>
                <w:szCs w:val="32"/>
                <w:lang w:val="en-US" w:eastAsia="zh-CN"/>
              </w:rPr>
            </w:rPrChange>
          </w:rPr>
          <w:t>1</w:t>
        </w:r>
      </w:ins>
    </w:p>
    <w:p w14:paraId="70546BDF">
      <w:pPr>
        <w:pStyle w:val="22"/>
        <w:keepNext w:val="0"/>
        <w:keepLines w:val="0"/>
        <w:pageBreakBefore w:val="0"/>
        <w:widowControl w:val="0"/>
        <w:kinsoku/>
        <w:wordWrap/>
        <w:overflowPunct/>
        <w:topLinePunct w:val="0"/>
        <w:autoSpaceDE/>
        <w:autoSpaceDN/>
        <w:bidi w:val="0"/>
        <w:adjustRightInd/>
        <w:snapToGrid w:val="0"/>
        <w:jc w:val="both"/>
        <w:textAlignment w:val="auto"/>
        <w:rPr>
          <w:del w:id="4965" w:author="刘崇麟" w:date="2024-12-20T10:49:52Z"/>
          <w:rFonts w:hint="eastAsia" w:ascii="黑体" w:hAnsi="黑体" w:eastAsia="黑体" w:cs="黑体"/>
          <w:b/>
          <w:bCs/>
          <w:sz w:val="32"/>
          <w:szCs w:val="32"/>
          <w:lang w:eastAsia="zh-CN"/>
        </w:rPr>
      </w:pPr>
      <w:ins w:id="4966" w:author="刘崇麟" w:date="2024-12-20T10:51:19Z">
        <w:r>
          <w:rPr>
            <w:rFonts w:hint="eastAsia" w:ascii="黑体" w:hAnsi="黑体" w:eastAsia="黑体" w:cs="黑体"/>
            <w:b/>
            <w:bCs/>
            <w:sz w:val="32"/>
            <w:szCs w:val="32"/>
            <w:lang w:eastAsia="zh-CN"/>
          </w:rPr>
          <w:drawing>
            <wp:inline distT="0" distB="0" distL="114300" distR="114300">
              <wp:extent cx="6076315" cy="1753870"/>
              <wp:effectExtent l="0" t="0" r="635" b="17780"/>
              <wp:docPr id="212" name="图片 21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1"/>
                      <pic:cNvPicPr>
                        <a:picLocks noChangeAspect="1"/>
                      </pic:cNvPicPr>
                    </pic:nvPicPr>
                    <pic:blipFill>
                      <a:blip r:embed="rId173"/>
                      <a:stretch>
                        <a:fillRect/>
                      </a:stretch>
                    </pic:blipFill>
                    <pic:spPr>
                      <a:xfrm>
                        <a:off x="0" y="0"/>
                        <a:ext cx="6076315" cy="1753870"/>
                      </a:xfrm>
                      <a:prstGeom prst="rect">
                        <a:avLst/>
                      </a:prstGeom>
                    </pic:spPr>
                  </pic:pic>
                </a:graphicData>
              </a:graphic>
            </wp:inline>
          </w:drawing>
        </w:r>
      </w:ins>
      <w:ins w:id="4968" w:author="刘崇麟" w:date="2024-12-20T10:51:19Z">
        <w:r>
          <w:rPr>
            <w:rFonts w:hint="eastAsia" w:ascii="黑体" w:hAnsi="黑体" w:eastAsia="黑体" w:cs="黑体"/>
            <w:b/>
            <w:bCs/>
            <w:sz w:val="32"/>
            <w:szCs w:val="32"/>
            <w:lang w:eastAsia="zh-CN"/>
          </w:rPr>
          <w:drawing>
            <wp:inline distT="0" distB="0" distL="114300" distR="114300">
              <wp:extent cx="6076315" cy="1753870"/>
              <wp:effectExtent l="0" t="0" r="635" b="17780"/>
              <wp:docPr id="211" name="图片 2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2"/>
                      <pic:cNvPicPr>
                        <a:picLocks noChangeAspect="1"/>
                      </pic:cNvPicPr>
                    </pic:nvPicPr>
                    <pic:blipFill>
                      <a:blip r:embed="rId174"/>
                      <a:stretch>
                        <a:fillRect/>
                      </a:stretch>
                    </pic:blipFill>
                    <pic:spPr>
                      <a:xfrm>
                        <a:off x="0" y="0"/>
                        <a:ext cx="6076315" cy="1753870"/>
                      </a:xfrm>
                      <a:prstGeom prst="rect">
                        <a:avLst/>
                      </a:prstGeom>
                    </pic:spPr>
                  </pic:pic>
                </a:graphicData>
              </a:graphic>
            </wp:inline>
          </w:drawing>
        </w:r>
      </w:ins>
      <w:ins w:id="4970" w:author="刘崇麟" w:date="2024-12-20T10:51:19Z">
        <w:r>
          <w:rPr>
            <w:rFonts w:hint="eastAsia" w:ascii="黑体" w:hAnsi="黑体" w:eastAsia="黑体" w:cs="黑体"/>
            <w:b/>
            <w:bCs/>
            <w:sz w:val="32"/>
            <w:szCs w:val="32"/>
            <w:lang w:eastAsia="zh-CN"/>
          </w:rPr>
          <w:drawing>
            <wp:inline distT="0" distB="0" distL="114300" distR="114300">
              <wp:extent cx="6076315" cy="1753870"/>
              <wp:effectExtent l="0" t="0" r="635" b="17780"/>
              <wp:docPr id="210" name="图片 2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3"/>
                      <pic:cNvPicPr>
                        <a:picLocks noChangeAspect="1"/>
                      </pic:cNvPicPr>
                    </pic:nvPicPr>
                    <pic:blipFill>
                      <a:blip r:embed="rId175"/>
                      <a:stretch>
                        <a:fillRect/>
                      </a:stretch>
                    </pic:blipFill>
                    <pic:spPr>
                      <a:xfrm>
                        <a:off x="0" y="0"/>
                        <a:ext cx="6076315" cy="1753870"/>
                      </a:xfrm>
                      <a:prstGeom prst="rect">
                        <a:avLst/>
                      </a:prstGeom>
                    </pic:spPr>
                  </pic:pic>
                </a:graphicData>
              </a:graphic>
            </wp:inline>
          </w:drawing>
        </w:r>
      </w:ins>
      <w:ins w:id="4972" w:author="刘崇麟" w:date="2024-12-20T10:51:19Z">
        <w:r>
          <w:rPr>
            <w:rFonts w:hint="eastAsia" w:ascii="黑体" w:hAnsi="黑体" w:eastAsia="黑体" w:cs="黑体"/>
            <w:b/>
            <w:bCs/>
            <w:sz w:val="32"/>
            <w:szCs w:val="32"/>
            <w:lang w:eastAsia="zh-CN"/>
          </w:rPr>
          <w:drawing>
            <wp:inline distT="0" distB="0" distL="114300" distR="114300">
              <wp:extent cx="6076315" cy="1753870"/>
              <wp:effectExtent l="0" t="0" r="635" b="17780"/>
              <wp:docPr id="209" name="图片 20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4"/>
                      <pic:cNvPicPr>
                        <a:picLocks noChangeAspect="1"/>
                      </pic:cNvPicPr>
                    </pic:nvPicPr>
                    <pic:blipFill>
                      <a:blip r:embed="rId176"/>
                      <a:stretch>
                        <a:fillRect/>
                      </a:stretch>
                    </pic:blipFill>
                    <pic:spPr>
                      <a:xfrm>
                        <a:off x="0" y="0"/>
                        <a:ext cx="6076315" cy="1753870"/>
                      </a:xfrm>
                      <a:prstGeom prst="rect">
                        <a:avLst/>
                      </a:prstGeom>
                    </pic:spPr>
                  </pic:pic>
                </a:graphicData>
              </a:graphic>
            </wp:inline>
          </w:drawing>
        </w:r>
      </w:ins>
      <w:ins w:id="4974"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8" name="图片 20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5"/>
                      <pic:cNvPicPr>
                        <a:picLocks noChangeAspect="1"/>
                      </pic:cNvPicPr>
                    </pic:nvPicPr>
                    <pic:blipFill>
                      <a:blip r:embed="rId177"/>
                      <a:stretch>
                        <a:fillRect/>
                      </a:stretch>
                    </pic:blipFill>
                    <pic:spPr>
                      <a:xfrm>
                        <a:off x="0" y="0"/>
                        <a:ext cx="6076315" cy="1753870"/>
                      </a:xfrm>
                      <a:prstGeom prst="rect">
                        <a:avLst/>
                      </a:prstGeom>
                    </pic:spPr>
                  </pic:pic>
                </a:graphicData>
              </a:graphic>
            </wp:inline>
          </w:drawing>
        </w:r>
      </w:ins>
      <w:ins w:id="4976"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7" name="图片 20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6"/>
                      <pic:cNvPicPr>
                        <a:picLocks noChangeAspect="1"/>
                      </pic:cNvPicPr>
                    </pic:nvPicPr>
                    <pic:blipFill>
                      <a:blip r:embed="rId178"/>
                      <a:stretch>
                        <a:fillRect/>
                      </a:stretch>
                    </pic:blipFill>
                    <pic:spPr>
                      <a:xfrm>
                        <a:off x="0" y="0"/>
                        <a:ext cx="6076315" cy="1753870"/>
                      </a:xfrm>
                      <a:prstGeom prst="rect">
                        <a:avLst/>
                      </a:prstGeom>
                    </pic:spPr>
                  </pic:pic>
                </a:graphicData>
              </a:graphic>
            </wp:inline>
          </w:drawing>
        </w:r>
      </w:ins>
      <w:ins w:id="4978"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6" name="图片 20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7"/>
                      <pic:cNvPicPr>
                        <a:picLocks noChangeAspect="1"/>
                      </pic:cNvPicPr>
                    </pic:nvPicPr>
                    <pic:blipFill>
                      <a:blip r:embed="rId179"/>
                      <a:stretch>
                        <a:fillRect/>
                      </a:stretch>
                    </pic:blipFill>
                    <pic:spPr>
                      <a:xfrm>
                        <a:off x="0" y="0"/>
                        <a:ext cx="6076315" cy="1753870"/>
                      </a:xfrm>
                      <a:prstGeom prst="rect">
                        <a:avLst/>
                      </a:prstGeom>
                    </pic:spPr>
                  </pic:pic>
                </a:graphicData>
              </a:graphic>
            </wp:inline>
          </w:drawing>
        </w:r>
      </w:ins>
      <w:ins w:id="4980"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5" name="图片 205"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8"/>
                      <pic:cNvPicPr>
                        <a:picLocks noChangeAspect="1"/>
                      </pic:cNvPicPr>
                    </pic:nvPicPr>
                    <pic:blipFill>
                      <a:blip r:embed="rId180"/>
                      <a:stretch>
                        <a:fillRect/>
                      </a:stretch>
                    </pic:blipFill>
                    <pic:spPr>
                      <a:xfrm>
                        <a:off x="0" y="0"/>
                        <a:ext cx="6076315" cy="1753870"/>
                      </a:xfrm>
                      <a:prstGeom prst="rect">
                        <a:avLst/>
                      </a:prstGeom>
                    </pic:spPr>
                  </pic:pic>
                </a:graphicData>
              </a:graphic>
            </wp:inline>
          </w:drawing>
        </w:r>
      </w:ins>
      <w:ins w:id="4982"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4" name="图片 20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9"/>
                      <pic:cNvPicPr>
                        <a:picLocks noChangeAspect="1"/>
                      </pic:cNvPicPr>
                    </pic:nvPicPr>
                    <pic:blipFill>
                      <a:blip r:embed="rId181"/>
                      <a:stretch>
                        <a:fillRect/>
                      </a:stretch>
                    </pic:blipFill>
                    <pic:spPr>
                      <a:xfrm>
                        <a:off x="0" y="0"/>
                        <a:ext cx="6076315" cy="1753870"/>
                      </a:xfrm>
                      <a:prstGeom prst="rect">
                        <a:avLst/>
                      </a:prstGeom>
                    </pic:spPr>
                  </pic:pic>
                </a:graphicData>
              </a:graphic>
            </wp:inline>
          </w:drawing>
        </w:r>
      </w:ins>
      <w:ins w:id="4984"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3" name="图片 203"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10"/>
                      <pic:cNvPicPr>
                        <a:picLocks noChangeAspect="1"/>
                      </pic:cNvPicPr>
                    </pic:nvPicPr>
                    <pic:blipFill>
                      <a:blip r:embed="rId182"/>
                      <a:stretch>
                        <a:fillRect/>
                      </a:stretch>
                    </pic:blipFill>
                    <pic:spPr>
                      <a:xfrm>
                        <a:off x="0" y="0"/>
                        <a:ext cx="6076315" cy="1753870"/>
                      </a:xfrm>
                      <a:prstGeom prst="rect">
                        <a:avLst/>
                      </a:prstGeom>
                    </pic:spPr>
                  </pic:pic>
                </a:graphicData>
              </a:graphic>
            </wp:inline>
          </w:drawing>
        </w:r>
      </w:ins>
      <w:ins w:id="4986"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2" name="图片 20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11"/>
                      <pic:cNvPicPr>
                        <a:picLocks noChangeAspect="1"/>
                      </pic:cNvPicPr>
                    </pic:nvPicPr>
                    <pic:blipFill>
                      <a:blip r:embed="rId183"/>
                      <a:stretch>
                        <a:fillRect/>
                      </a:stretch>
                    </pic:blipFill>
                    <pic:spPr>
                      <a:xfrm>
                        <a:off x="0" y="0"/>
                        <a:ext cx="6076315" cy="1753870"/>
                      </a:xfrm>
                      <a:prstGeom prst="rect">
                        <a:avLst/>
                      </a:prstGeom>
                    </pic:spPr>
                  </pic:pic>
                </a:graphicData>
              </a:graphic>
            </wp:inline>
          </w:drawing>
        </w:r>
      </w:ins>
      <w:ins w:id="4988"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1" name="图片 20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12"/>
                      <pic:cNvPicPr>
                        <a:picLocks noChangeAspect="1"/>
                      </pic:cNvPicPr>
                    </pic:nvPicPr>
                    <pic:blipFill>
                      <a:blip r:embed="rId184"/>
                      <a:stretch>
                        <a:fillRect/>
                      </a:stretch>
                    </pic:blipFill>
                    <pic:spPr>
                      <a:xfrm>
                        <a:off x="0" y="0"/>
                        <a:ext cx="6076315" cy="1753870"/>
                      </a:xfrm>
                      <a:prstGeom prst="rect">
                        <a:avLst/>
                      </a:prstGeom>
                    </pic:spPr>
                  </pic:pic>
                </a:graphicData>
              </a:graphic>
            </wp:inline>
          </w:drawing>
        </w:r>
      </w:ins>
      <w:ins w:id="4990"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200" name="图片 200"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13"/>
                      <pic:cNvPicPr>
                        <a:picLocks noChangeAspect="1"/>
                      </pic:cNvPicPr>
                    </pic:nvPicPr>
                    <pic:blipFill>
                      <a:blip r:embed="rId185"/>
                      <a:stretch>
                        <a:fillRect/>
                      </a:stretch>
                    </pic:blipFill>
                    <pic:spPr>
                      <a:xfrm>
                        <a:off x="0" y="0"/>
                        <a:ext cx="6076315" cy="1753870"/>
                      </a:xfrm>
                      <a:prstGeom prst="rect">
                        <a:avLst/>
                      </a:prstGeom>
                    </pic:spPr>
                  </pic:pic>
                </a:graphicData>
              </a:graphic>
            </wp:inline>
          </w:drawing>
        </w:r>
      </w:ins>
      <w:ins w:id="4992"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199" name="图片 199"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14"/>
                      <pic:cNvPicPr>
                        <a:picLocks noChangeAspect="1"/>
                      </pic:cNvPicPr>
                    </pic:nvPicPr>
                    <pic:blipFill>
                      <a:blip r:embed="rId186"/>
                      <a:stretch>
                        <a:fillRect/>
                      </a:stretch>
                    </pic:blipFill>
                    <pic:spPr>
                      <a:xfrm>
                        <a:off x="0" y="0"/>
                        <a:ext cx="6076315" cy="1753870"/>
                      </a:xfrm>
                      <a:prstGeom prst="rect">
                        <a:avLst/>
                      </a:prstGeom>
                    </pic:spPr>
                  </pic:pic>
                </a:graphicData>
              </a:graphic>
            </wp:inline>
          </w:drawing>
        </w:r>
      </w:ins>
      <w:ins w:id="4994"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198" name="图片 198"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15"/>
                      <pic:cNvPicPr>
                        <a:picLocks noChangeAspect="1"/>
                      </pic:cNvPicPr>
                    </pic:nvPicPr>
                    <pic:blipFill>
                      <a:blip r:embed="rId187"/>
                      <a:stretch>
                        <a:fillRect/>
                      </a:stretch>
                    </pic:blipFill>
                    <pic:spPr>
                      <a:xfrm>
                        <a:off x="0" y="0"/>
                        <a:ext cx="6076315" cy="1753870"/>
                      </a:xfrm>
                      <a:prstGeom prst="rect">
                        <a:avLst/>
                      </a:prstGeom>
                    </pic:spPr>
                  </pic:pic>
                </a:graphicData>
              </a:graphic>
            </wp:inline>
          </w:drawing>
        </w:r>
      </w:ins>
      <w:ins w:id="4996"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197" name="图片 19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16"/>
                      <pic:cNvPicPr>
                        <a:picLocks noChangeAspect="1"/>
                      </pic:cNvPicPr>
                    </pic:nvPicPr>
                    <pic:blipFill>
                      <a:blip r:embed="rId188"/>
                      <a:stretch>
                        <a:fillRect/>
                      </a:stretch>
                    </pic:blipFill>
                    <pic:spPr>
                      <a:xfrm>
                        <a:off x="0" y="0"/>
                        <a:ext cx="6076315" cy="1753870"/>
                      </a:xfrm>
                      <a:prstGeom prst="rect">
                        <a:avLst/>
                      </a:prstGeom>
                    </pic:spPr>
                  </pic:pic>
                </a:graphicData>
              </a:graphic>
            </wp:inline>
          </w:drawing>
        </w:r>
      </w:ins>
      <w:ins w:id="4998"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196" name="图片 196"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17"/>
                      <pic:cNvPicPr>
                        <a:picLocks noChangeAspect="1"/>
                      </pic:cNvPicPr>
                    </pic:nvPicPr>
                    <pic:blipFill>
                      <a:blip r:embed="rId189"/>
                      <a:stretch>
                        <a:fillRect/>
                      </a:stretch>
                    </pic:blipFill>
                    <pic:spPr>
                      <a:xfrm>
                        <a:off x="0" y="0"/>
                        <a:ext cx="6076315" cy="1753870"/>
                      </a:xfrm>
                      <a:prstGeom prst="rect">
                        <a:avLst/>
                      </a:prstGeom>
                    </pic:spPr>
                  </pic:pic>
                </a:graphicData>
              </a:graphic>
            </wp:inline>
          </w:drawing>
        </w:r>
      </w:ins>
      <w:ins w:id="5000" w:author="刘崇麟" w:date="2024-12-20T10:51:18Z">
        <w:r>
          <w:rPr>
            <w:rFonts w:hint="eastAsia" w:ascii="黑体" w:hAnsi="黑体" w:eastAsia="黑体" w:cs="黑体"/>
            <w:b/>
            <w:bCs/>
            <w:sz w:val="32"/>
            <w:szCs w:val="32"/>
            <w:lang w:eastAsia="zh-CN"/>
          </w:rPr>
          <w:drawing>
            <wp:inline distT="0" distB="0" distL="114300" distR="114300">
              <wp:extent cx="6076315" cy="1753870"/>
              <wp:effectExtent l="0" t="0" r="635" b="17780"/>
              <wp:docPr id="195" name="图片 195"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18"/>
                      <pic:cNvPicPr>
                        <a:picLocks noChangeAspect="1"/>
                      </pic:cNvPicPr>
                    </pic:nvPicPr>
                    <pic:blipFill>
                      <a:blip r:embed="rId190"/>
                      <a:stretch>
                        <a:fillRect/>
                      </a:stretch>
                    </pic:blipFill>
                    <pic:spPr>
                      <a:xfrm>
                        <a:off x="0" y="0"/>
                        <a:ext cx="6076315" cy="1753870"/>
                      </a:xfrm>
                      <a:prstGeom prst="rect">
                        <a:avLst/>
                      </a:prstGeom>
                    </pic:spPr>
                  </pic:pic>
                </a:graphicData>
              </a:graphic>
            </wp:inline>
          </w:drawing>
        </w:r>
      </w:ins>
    </w:p>
    <w:p w14:paraId="20A5E45E">
      <w:pPr>
        <w:pStyle w:val="22"/>
        <w:keepNext w:val="0"/>
        <w:keepLines w:val="0"/>
        <w:pageBreakBefore w:val="0"/>
        <w:widowControl w:val="0"/>
        <w:kinsoku/>
        <w:wordWrap/>
        <w:overflowPunct/>
        <w:topLinePunct w:val="0"/>
        <w:autoSpaceDE/>
        <w:autoSpaceDN/>
        <w:bidi w:val="0"/>
        <w:adjustRightInd/>
        <w:snapToGrid w:val="0"/>
        <w:jc w:val="center"/>
        <w:textAlignment w:val="auto"/>
        <w:rPr>
          <w:del w:id="5002" w:author="刘崇麟" w:date="2024-12-20T10:49:52Z"/>
          <w:rFonts w:hint="eastAsia" w:ascii="楷体" w:hAnsi="楷体" w:eastAsia="楷体" w:cs="楷体"/>
          <w:b/>
          <w:bCs/>
          <w:sz w:val="21"/>
          <w:szCs w:val="21"/>
          <w:lang w:val="en-US" w:eastAsia="zh-CN"/>
        </w:rPr>
      </w:pPr>
      <w:del w:id="5003" w:author="刘崇麟" w:date="2024-12-20T10:49:52Z">
        <w:r>
          <w:rPr>
            <w:rFonts w:hint="eastAsia" w:ascii="黑体" w:hAnsi="黑体" w:eastAsia="黑体" w:cs="黑体"/>
            <w:b/>
            <w:bCs/>
            <w:sz w:val="32"/>
            <w:szCs w:val="32"/>
            <w:lang w:val="en-US" w:eastAsia="zh-CN"/>
          </w:rPr>
          <w:drawing>
            <wp:inline distT="0" distB="0" distL="114300" distR="114300">
              <wp:extent cx="6076315" cy="3288030"/>
              <wp:effectExtent l="0" t="0" r="635" b="7620"/>
              <wp:docPr id="103" name="图片 10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1"/>
                      <pic:cNvPicPr>
                        <a:picLocks noChangeAspect="1"/>
                      </pic:cNvPicPr>
                    </pic:nvPicPr>
                    <pic:blipFill>
                      <a:blip r:embed="rId191"/>
                      <a:stretch>
                        <a:fillRect/>
                      </a:stretch>
                    </pic:blipFill>
                    <pic:spPr>
                      <a:xfrm>
                        <a:off x="0" y="0"/>
                        <a:ext cx="6076315" cy="3288030"/>
                      </a:xfrm>
                      <a:prstGeom prst="rect">
                        <a:avLst/>
                      </a:prstGeom>
                    </pic:spPr>
                  </pic:pic>
                </a:graphicData>
              </a:graphic>
            </wp:inline>
          </w:drawing>
        </w:r>
      </w:del>
      <w:del w:id="5005" w:author="刘崇麟" w:date="2024-12-20T10:49:52Z">
        <w:r>
          <w:rPr>
            <w:rFonts w:hint="eastAsia" w:ascii="黑体" w:hAnsi="黑体" w:eastAsia="黑体" w:cs="黑体"/>
            <w:b/>
            <w:bCs/>
            <w:sz w:val="32"/>
            <w:szCs w:val="32"/>
            <w:lang w:val="en-US" w:eastAsia="zh-CN"/>
          </w:rPr>
          <w:drawing>
            <wp:inline distT="0" distB="0" distL="114300" distR="114300">
              <wp:extent cx="6076315" cy="3288030"/>
              <wp:effectExtent l="0" t="0" r="635" b="7620"/>
              <wp:docPr id="105" name="图片 10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
                      <pic:cNvPicPr>
                        <a:picLocks noChangeAspect="1"/>
                      </pic:cNvPicPr>
                    </pic:nvPicPr>
                    <pic:blipFill>
                      <a:blip r:embed="rId192"/>
                      <a:stretch>
                        <a:fillRect/>
                      </a:stretch>
                    </pic:blipFill>
                    <pic:spPr>
                      <a:xfrm>
                        <a:off x="0" y="0"/>
                        <a:ext cx="6076315" cy="3288030"/>
                      </a:xfrm>
                      <a:prstGeom prst="rect">
                        <a:avLst/>
                      </a:prstGeom>
                    </pic:spPr>
                  </pic:pic>
                </a:graphicData>
              </a:graphic>
            </wp:inline>
          </w:drawing>
        </w:r>
      </w:del>
      <w:del w:id="5007" w:author="刘崇麟" w:date="2024-12-20T10:49:52Z">
        <w:r>
          <w:rPr>
            <w:rFonts w:hint="eastAsia" w:ascii="黑体" w:hAnsi="黑体" w:eastAsia="黑体" w:cs="黑体"/>
            <w:b/>
            <w:bCs/>
            <w:sz w:val="32"/>
            <w:szCs w:val="32"/>
            <w:lang w:val="en-US" w:eastAsia="zh-CN"/>
          </w:rPr>
          <w:drawing>
            <wp:inline distT="0" distB="0" distL="114300" distR="114300">
              <wp:extent cx="6076315" cy="3288030"/>
              <wp:effectExtent l="0" t="0" r="635" b="7620"/>
              <wp:docPr id="107" name="图片 10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3"/>
                      <pic:cNvPicPr>
                        <a:picLocks noChangeAspect="1"/>
                      </pic:cNvPicPr>
                    </pic:nvPicPr>
                    <pic:blipFill>
                      <a:blip r:embed="rId193"/>
                      <a:stretch>
                        <a:fillRect/>
                      </a:stretch>
                    </pic:blipFill>
                    <pic:spPr>
                      <a:xfrm>
                        <a:off x="0" y="0"/>
                        <a:ext cx="6076315" cy="3288030"/>
                      </a:xfrm>
                      <a:prstGeom prst="rect">
                        <a:avLst/>
                      </a:prstGeom>
                    </pic:spPr>
                  </pic:pic>
                </a:graphicData>
              </a:graphic>
            </wp:inline>
          </w:drawing>
        </w:r>
      </w:del>
      <w:del w:id="5009" w:author="刘崇麟" w:date="2024-12-20T10:49:52Z">
        <w:r>
          <w:rPr>
            <w:rFonts w:hint="eastAsia" w:ascii="黑体" w:hAnsi="黑体" w:eastAsia="黑体" w:cs="黑体"/>
            <w:b/>
            <w:bCs/>
            <w:sz w:val="32"/>
            <w:szCs w:val="32"/>
            <w:lang w:val="en-US" w:eastAsia="zh-CN"/>
          </w:rPr>
          <w:drawing>
            <wp:inline distT="0" distB="0" distL="114300" distR="114300">
              <wp:extent cx="6076315" cy="3288030"/>
              <wp:effectExtent l="0" t="0" r="635" b="7620"/>
              <wp:docPr id="108" name="图片 10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4"/>
                      <pic:cNvPicPr>
                        <a:picLocks noChangeAspect="1"/>
                      </pic:cNvPicPr>
                    </pic:nvPicPr>
                    <pic:blipFill>
                      <a:blip r:embed="rId194"/>
                      <a:stretch>
                        <a:fillRect/>
                      </a:stretch>
                    </pic:blipFill>
                    <pic:spPr>
                      <a:xfrm>
                        <a:off x="0" y="0"/>
                        <a:ext cx="6076315" cy="3288030"/>
                      </a:xfrm>
                      <a:prstGeom prst="rect">
                        <a:avLst/>
                      </a:prstGeom>
                    </pic:spPr>
                  </pic:pic>
                </a:graphicData>
              </a:graphic>
            </wp:inline>
          </w:drawing>
        </w:r>
      </w:del>
      <w:del w:id="5011" w:author="刘崇麟" w:date="2024-12-20T10:49:52Z">
        <w:r>
          <w:rPr>
            <w:rFonts w:hint="eastAsia" w:ascii="黑体" w:hAnsi="黑体" w:eastAsia="黑体" w:cs="黑体"/>
            <w:b/>
            <w:bCs/>
            <w:sz w:val="32"/>
            <w:szCs w:val="32"/>
            <w:lang w:val="en-US" w:eastAsia="zh-CN"/>
          </w:rPr>
          <w:drawing>
            <wp:inline distT="0" distB="0" distL="114300" distR="114300">
              <wp:extent cx="6076315" cy="3288030"/>
              <wp:effectExtent l="0" t="0" r="635" b="7620"/>
              <wp:docPr id="110" name="图片 1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5"/>
                      <pic:cNvPicPr>
                        <a:picLocks noChangeAspect="1"/>
                      </pic:cNvPicPr>
                    </pic:nvPicPr>
                    <pic:blipFill>
                      <a:blip r:embed="rId195"/>
                      <a:stretch>
                        <a:fillRect/>
                      </a:stretch>
                    </pic:blipFill>
                    <pic:spPr>
                      <a:xfrm>
                        <a:off x="0" y="0"/>
                        <a:ext cx="6076315" cy="3288030"/>
                      </a:xfrm>
                      <a:prstGeom prst="rect">
                        <a:avLst/>
                      </a:prstGeom>
                    </pic:spPr>
                  </pic:pic>
                </a:graphicData>
              </a:graphic>
            </wp:inline>
          </w:drawing>
        </w:r>
      </w:del>
      <w:del w:id="5013" w:author="刘崇麟" w:date="2024-12-20T10:49:52Z">
        <w:r>
          <w:rPr>
            <w:rFonts w:hint="eastAsia" w:ascii="黑体" w:hAnsi="黑体" w:eastAsia="黑体" w:cs="黑体"/>
            <w:b/>
            <w:bCs/>
            <w:sz w:val="32"/>
            <w:szCs w:val="32"/>
            <w:lang w:val="en-US" w:eastAsia="zh-CN"/>
          </w:rPr>
          <w:drawing>
            <wp:inline distT="0" distB="0" distL="114300" distR="114300">
              <wp:extent cx="6076315" cy="3288030"/>
              <wp:effectExtent l="0" t="0" r="635" b="7620"/>
              <wp:docPr id="111" name="图片 11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
                      <pic:cNvPicPr>
                        <a:picLocks noChangeAspect="1"/>
                      </pic:cNvPicPr>
                    </pic:nvPicPr>
                    <pic:blipFill>
                      <a:blip r:embed="rId196"/>
                      <a:stretch>
                        <a:fillRect/>
                      </a:stretch>
                    </pic:blipFill>
                    <pic:spPr>
                      <a:xfrm>
                        <a:off x="0" y="0"/>
                        <a:ext cx="6076315" cy="3288030"/>
                      </a:xfrm>
                      <a:prstGeom prst="rect">
                        <a:avLst/>
                      </a:prstGeom>
                    </pic:spPr>
                  </pic:pic>
                </a:graphicData>
              </a:graphic>
            </wp:inline>
          </w:drawing>
        </w:r>
      </w:del>
      <w:del w:id="5015"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8" name="图片 12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7"/>
                      <pic:cNvPicPr>
                        <a:picLocks noChangeAspect="1"/>
                      </pic:cNvPicPr>
                    </pic:nvPicPr>
                    <pic:blipFill>
                      <a:blip r:embed="rId197"/>
                      <a:stretch>
                        <a:fillRect/>
                      </a:stretch>
                    </pic:blipFill>
                    <pic:spPr>
                      <a:xfrm>
                        <a:off x="0" y="0"/>
                        <a:ext cx="6076315" cy="3288030"/>
                      </a:xfrm>
                      <a:prstGeom prst="rect">
                        <a:avLst/>
                      </a:prstGeom>
                    </pic:spPr>
                  </pic:pic>
                </a:graphicData>
              </a:graphic>
            </wp:inline>
          </w:drawing>
        </w:r>
      </w:del>
      <w:del w:id="5017"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9" name="图片 12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8"/>
                      <pic:cNvPicPr>
                        <a:picLocks noChangeAspect="1"/>
                      </pic:cNvPicPr>
                    </pic:nvPicPr>
                    <pic:blipFill>
                      <a:blip r:embed="rId198"/>
                      <a:stretch>
                        <a:fillRect/>
                      </a:stretch>
                    </pic:blipFill>
                    <pic:spPr>
                      <a:xfrm>
                        <a:off x="0" y="0"/>
                        <a:ext cx="6076315" cy="3288030"/>
                      </a:xfrm>
                      <a:prstGeom prst="rect">
                        <a:avLst/>
                      </a:prstGeom>
                    </pic:spPr>
                  </pic:pic>
                </a:graphicData>
              </a:graphic>
            </wp:inline>
          </w:drawing>
        </w:r>
      </w:del>
      <w:del w:id="5019"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30" name="图片 13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9"/>
                      <pic:cNvPicPr>
                        <a:picLocks noChangeAspect="1"/>
                      </pic:cNvPicPr>
                    </pic:nvPicPr>
                    <pic:blipFill>
                      <a:blip r:embed="rId199"/>
                      <a:stretch>
                        <a:fillRect/>
                      </a:stretch>
                    </pic:blipFill>
                    <pic:spPr>
                      <a:xfrm>
                        <a:off x="0" y="0"/>
                        <a:ext cx="6076315" cy="3288030"/>
                      </a:xfrm>
                      <a:prstGeom prst="rect">
                        <a:avLst/>
                      </a:prstGeom>
                    </pic:spPr>
                  </pic:pic>
                </a:graphicData>
              </a:graphic>
            </wp:inline>
          </w:drawing>
        </w:r>
      </w:del>
      <w:del w:id="5021"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0" name="图片 12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10"/>
                      <pic:cNvPicPr>
                        <a:picLocks noChangeAspect="1"/>
                      </pic:cNvPicPr>
                    </pic:nvPicPr>
                    <pic:blipFill>
                      <a:blip r:embed="rId200"/>
                      <a:stretch>
                        <a:fillRect/>
                      </a:stretch>
                    </pic:blipFill>
                    <pic:spPr>
                      <a:xfrm>
                        <a:off x="0" y="0"/>
                        <a:ext cx="6076315" cy="3288030"/>
                      </a:xfrm>
                      <a:prstGeom prst="rect">
                        <a:avLst/>
                      </a:prstGeom>
                    </pic:spPr>
                  </pic:pic>
                </a:graphicData>
              </a:graphic>
            </wp:inline>
          </w:drawing>
        </w:r>
      </w:del>
      <w:del w:id="5023"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2" name="图片 12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1"/>
                      <pic:cNvPicPr>
                        <a:picLocks noChangeAspect="1"/>
                      </pic:cNvPicPr>
                    </pic:nvPicPr>
                    <pic:blipFill>
                      <a:blip r:embed="rId201"/>
                      <a:stretch>
                        <a:fillRect/>
                      </a:stretch>
                    </pic:blipFill>
                    <pic:spPr>
                      <a:xfrm>
                        <a:off x="0" y="0"/>
                        <a:ext cx="6076315" cy="3288030"/>
                      </a:xfrm>
                      <a:prstGeom prst="rect">
                        <a:avLst/>
                      </a:prstGeom>
                    </pic:spPr>
                  </pic:pic>
                </a:graphicData>
              </a:graphic>
            </wp:inline>
          </w:drawing>
        </w:r>
      </w:del>
      <w:del w:id="5025"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3" name="图片 12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12"/>
                      <pic:cNvPicPr>
                        <a:picLocks noChangeAspect="1"/>
                      </pic:cNvPicPr>
                    </pic:nvPicPr>
                    <pic:blipFill>
                      <a:blip r:embed="rId202"/>
                      <a:stretch>
                        <a:fillRect/>
                      </a:stretch>
                    </pic:blipFill>
                    <pic:spPr>
                      <a:xfrm>
                        <a:off x="0" y="0"/>
                        <a:ext cx="6076315" cy="3288030"/>
                      </a:xfrm>
                      <a:prstGeom prst="rect">
                        <a:avLst/>
                      </a:prstGeom>
                    </pic:spPr>
                  </pic:pic>
                </a:graphicData>
              </a:graphic>
            </wp:inline>
          </w:drawing>
        </w:r>
      </w:del>
      <w:del w:id="5027"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4" name="图片 12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13"/>
                      <pic:cNvPicPr>
                        <a:picLocks noChangeAspect="1"/>
                      </pic:cNvPicPr>
                    </pic:nvPicPr>
                    <pic:blipFill>
                      <a:blip r:embed="rId203"/>
                      <a:stretch>
                        <a:fillRect/>
                      </a:stretch>
                    </pic:blipFill>
                    <pic:spPr>
                      <a:xfrm>
                        <a:off x="0" y="0"/>
                        <a:ext cx="6076315" cy="3288030"/>
                      </a:xfrm>
                      <a:prstGeom prst="rect">
                        <a:avLst/>
                      </a:prstGeom>
                    </pic:spPr>
                  </pic:pic>
                </a:graphicData>
              </a:graphic>
            </wp:inline>
          </w:drawing>
        </w:r>
      </w:del>
      <w:del w:id="5029"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5" name="图片 12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14"/>
                      <pic:cNvPicPr>
                        <a:picLocks noChangeAspect="1"/>
                      </pic:cNvPicPr>
                    </pic:nvPicPr>
                    <pic:blipFill>
                      <a:blip r:embed="rId204"/>
                      <a:stretch>
                        <a:fillRect/>
                      </a:stretch>
                    </pic:blipFill>
                    <pic:spPr>
                      <a:xfrm>
                        <a:off x="0" y="0"/>
                        <a:ext cx="6076315" cy="3288030"/>
                      </a:xfrm>
                      <a:prstGeom prst="rect">
                        <a:avLst/>
                      </a:prstGeom>
                    </pic:spPr>
                  </pic:pic>
                </a:graphicData>
              </a:graphic>
            </wp:inline>
          </w:drawing>
        </w:r>
      </w:del>
      <w:del w:id="5031"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6" name="图片 12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15"/>
                      <pic:cNvPicPr>
                        <a:picLocks noChangeAspect="1"/>
                      </pic:cNvPicPr>
                    </pic:nvPicPr>
                    <pic:blipFill>
                      <a:blip r:embed="rId205"/>
                      <a:stretch>
                        <a:fillRect/>
                      </a:stretch>
                    </pic:blipFill>
                    <pic:spPr>
                      <a:xfrm>
                        <a:off x="0" y="0"/>
                        <a:ext cx="6076315" cy="3288030"/>
                      </a:xfrm>
                      <a:prstGeom prst="rect">
                        <a:avLst/>
                      </a:prstGeom>
                    </pic:spPr>
                  </pic:pic>
                </a:graphicData>
              </a:graphic>
            </wp:inline>
          </w:drawing>
        </w:r>
      </w:del>
      <w:del w:id="5033" w:author="刘崇麟" w:date="2024-12-20T10:49:52Z">
        <w:r>
          <w:rPr>
            <w:rFonts w:hint="eastAsia" w:ascii="楷体" w:hAnsi="楷体" w:eastAsia="楷体" w:cs="楷体"/>
            <w:b/>
            <w:bCs/>
            <w:sz w:val="21"/>
            <w:szCs w:val="21"/>
            <w:lang w:val="en-US" w:eastAsia="zh-CN"/>
          </w:rPr>
          <w:drawing>
            <wp:inline distT="0" distB="0" distL="114300" distR="114300">
              <wp:extent cx="6076315" cy="3288030"/>
              <wp:effectExtent l="0" t="0" r="635" b="7620"/>
              <wp:docPr id="127" name="图片 12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16"/>
                      <pic:cNvPicPr>
                        <a:picLocks noChangeAspect="1"/>
                      </pic:cNvPicPr>
                    </pic:nvPicPr>
                    <pic:blipFill>
                      <a:blip r:embed="rId206"/>
                      <a:stretch>
                        <a:fillRect/>
                      </a:stretch>
                    </pic:blipFill>
                    <pic:spPr>
                      <a:xfrm>
                        <a:off x="0" y="0"/>
                        <a:ext cx="6076315" cy="3288030"/>
                      </a:xfrm>
                      <a:prstGeom prst="rect">
                        <a:avLst/>
                      </a:prstGeom>
                    </pic:spPr>
                  </pic:pic>
                </a:graphicData>
              </a:graphic>
            </wp:inline>
          </w:drawing>
        </w:r>
      </w:del>
      <w:del w:id="5035" w:author="刘崇麟" w:date="2024-12-20T10:49:52Z">
        <w:r>
          <w:rPr>
            <w:rFonts w:hint="eastAsia" w:ascii="楷体" w:hAnsi="楷体" w:eastAsia="楷体" w:cs="楷体"/>
            <w:b/>
            <w:bCs/>
            <w:sz w:val="21"/>
            <w:szCs w:val="21"/>
            <w:lang w:val="en-US" w:eastAsia="zh-CN"/>
          </w:rPr>
          <w:delText>图1</w:delText>
        </w:r>
      </w:del>
    </w:p>
    <w:p w14:paraId="5BD4BDD1">
      <w:pPr>
        <w:pStyle w:val="22"/>
        <w:keepNext w:val="0"/>
        <w:keepLines w:val="0"/>
        <w:pageBreakBefore w:val="0"/>
        <w:widowControl w:val="0"/>
        <w:kinsoku/>
        <w:wordWrap/>
        <w:overflowPunct/>
        <w:topLinePunct w:val="0"/>
        <w:autoSpaceDE/>
        <w:autoSpaceDN/>
        <w:bidi w:val="0"/>
        <w:adjustRightInd/>
        <w:snapToGrid w:val="0"/>
        <w:jc w:val="center"/>
        <w:textAlignment w:val="auto"/>
        <w:rPr>
          <w:del w:id="5036" w:author="刘崇麟" w:date="2024-12-20T10:49:52Z"/>
          <w:rFonts w:hint="eastAsia" w:ascii="楷体" w:hAnsi="楷体" w:eastAsia="楷体" w:cs="楷体"/>
          <w:b/>
          <w:bCs/>
          <w:sz w:val="21"/>
          <w:szCs w:val="21"/>
          <w:lang w:val="en-US" w:eastAsia="zh-CN"/>
        </w:rPr>
      </w:pPr>
    </w:p>
    <w:p w14:paraId="0BC39FB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del w:id="5037"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1" name="图片 1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1"/>
                      <pic:cNvPicPr>
                        <a:picLocks noChangeAspect="1"/>
                      </pic:cNvPicPr>
                    </pic:nvPicPr>
                    <pic:blipFill>
                      <a:blip r:embed="rId207"/>
                      <a:stretch>
                        <a:fillRect/>
                      </a:stretch>
                    </pic:blipFill>
                    <pic:spPr>
                      <a:xfrm>
                        <a:off x="0" y="0"/>
                        <a:ext cx="6076315" cy="1753870"/>
                      </a:xfrm>
                      <a:prstGeom prst="rect">
                        <a:avLst/>
                      </a:prstGeom>
                    </pic:spPr>
                  </pic:pic>
                </a:graphicData>
              </a:graphic>
            </wp:inline>
          </w:drawing>
        </w:r>
      </w:del>
      <w:del w:id="5039"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3" name="图片 1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2"/>
                      <pic:cNvPicPr>
                        <a:picLocks noChangeAspect="1"/>
                      </pic:cNvPicPr>
                    </pic:nvPicPr>
                    <pic:blipFill>
                      <a:blip r:embed="rId208"/>
                      <a:stretch>
                        <a:fillRect/>
                      </a:stretch>
                    </pic:blipFill>
                    <pic:spPr>
                      <a:xfrm>
                        <a:off x="0" y="0"/>
                        <a:ext cx="6076315" cy="1753870"/>
                      </a:xfrm>
                      <a:prstGeom prst="rect">
                        <a:avLst/>
                      </a:prstGeom>
                    </pic:spPr>
                  </pic:pic>
                </a:graphicData>
              </a:graphic>
            </wp:inline>
          </w:drawing>
        </w:r>
      </w:del>
      <w:del w:id="5041"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5" name="图片 13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3"/>
                      <pic:cNvPicPr>
                        <a:picLocks noChangeAspect="1"/>
                      </pic:cNvPicPr>
                    </pic:nvPicPr>
                    <pic:blipFill>
                      <a:blip r:embed="rId209"/>
                      <a:stretch>
                        <a:fillRect/>
                      </a:stretch>
                    </pic:blipFill>
                    <pic:spPr>
                      <a:xfrm>
                        <a:off x="0" y="0"/>
                        <a:ext cx="6076315" cy="1753870"/>
                      </a:xfrm>
                      <a:prstGeom prst="rect">
                        <a:avLst/>
                      </a:prstGeom>
                    </pic:spPr>
                  </pic:pic>
                </a:graphicData>
              </a:graphic>
            </wp:inline>
          </w:drawing>
        </w:r>
      </w:del>
      <w:del w:id="5043"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6" name="图片 13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4"/>
                      <pic:cNvPicPr>
                        <a:picLocks noChangeAspect="1"/>
                      </pic:cNvPicPr>
                    </pic:nvPicPr>
                    <pic:blipFill>
                      <a:blip r:embed="rId210"/>
                      <a:stretch>
                        <a:fillRect/>
                      </a:stretch>
                    </pic:blipFill>
                    <pic:spPr>
                      <a:xfrm>
                        <a:off x="0" y="0"/>
                        <a:ext cx="6076315" cy="1753870"/>
                      </a:xfrm>
                      <a:prstGeom prst="rect">
                        <a:avLst/>
                      </a:prstGeom>
                    </pic:spPr>
                  </pic:pic>
                </a:graphicData>
              </a:graphic>
            </wp:inline>
          </w:drawing>
        </w:r>
      </w:del>
      <w:del w:id="5045"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7" name="图片 13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5"/>
                      <pic:cNvPicPr>
                        <a:picLocks noChangeAspect="1"/>
                      </pic:cNvPicPr>
                    </pic:nvPicPr>
                    <pic:blipFill>
                      <a:blip r:embed="rId211"/>
                      <a:stretch>
                        <a:fillRect/>
                      </a:stretch>
                    </pic:blipFill>
                    <pic:spPr>
                      <a:xfrm>
                        <a:off x="0" y="0"/>
                        <a:ext cx="6076315" cy="1753870"/>
                      </a:xfrm>
                      <a:prstGeom prst="rect">
                        <a:avLst/>
                      </a:prstGeom>
                    </pic:spPr>
                  </pic:pic>
                </a:graphicData>
              </a:graphic>
            </wp:inline>
          </w:drawing>
        </w:r>
      </w:del>
      <w:del w:id="5047"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8" name="图片 13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6"/>
                      <pic:cNvPicPr>
                        <a:picLocks noChangeAspect="1"/>
                      </pic:cNvPicPr>
                    </pic:nvPicPr>
                    <pic:blipFill>
                      <a:blip r:embed="rId212"/>
                      <a:stretch>
                        <a:fillRect/>
                      </a:stretch>
                    </pic:blipFill>
                    <pic:spPr>
                      <a:xfrm>
                        <a:off x="0" y="0"/>
                        <a:ext cx="6076315" cy="1753870"/>
                      </a:xfrm>
                      <a:prstGeom prst="rect">
                        <a:avLst/>
                      </a:prstGeom>
                    </pic:spPr>
                  </pic:pic>
                </a:graphicData>
              </a:graphic>
            </wp:inline>
          </w:drawing>
        </w:r>
      </w:del>
      <w:del w:id="5049"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9" name="图片 13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7"/>
                      <pic:cNvPicPr>
                        <a:picLocks noChangeAspect="1"/>
                      </pic:cNvPicPr>
                    </pic:nvPicPr>
                    <pic:blipFill>
                      <a:blip r:embed="rId213"/>
                      <a:stretch>
                        <a:fillRect/>
                      </a:stretch>
                    </pic:blipFill>
                    <pic:spPr>
                      <a:xfrm>
                        <a:off x="0" y="0"/>
                        <a:ext cx="6076315" cy="1753870"/>
                      </a:xfrm>
                      <a:prstGeom prst="rect">
                        <a:avLst/>
                      </a:prstGeom>
                    </pic:spPr>
                  </pic:pic>
                </a:graphicData>
              </a:graphic>
            </wp:inline>
          </w:drawing>
        </w:r>
      </w:del>
      <w:del w:id="5051"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0" name="图片 14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8"/>
                      <pic:cNvPicPr>
                        <a:picLocks noChangeAspect="1"/>
                      </pic:cNvPicPr>
                    </pic:nvPicPr>
                    <pic:blipFill>
                      <a:blip r:embed="rId214"/>
                      <a:stretch>
                        <a:fillRect/>
                      </a:stretch>
                    </pic:blipFill>
                    <pic:spPr>
                      <a:xfrm>
                        <a:off x="0" y="0"/>
                        <a:ext cx="6076315" cy="1753870"/>
                      </a:xfrm>
                      <a:prstGeom prst="rect">
                        <a:avLst/>
                      </a:prstGeom>
                    </pic:spPr>
                  </pic:pic>
                </a:graphicData>
              </a:graphic>
            </wp:inline>
          </w:drawing>
        </w:r>
      </w:del>
      <w:del w:id="5053"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1" name="图片 14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9"/>
                      <pic:cNvPicPr>
                        <a:picLocks noChangeAspect="1"/>
                      </pic:cNvPicPr>
                    </pic:nvPicPr>
                    <pic:blipFill>
                      <a:blip r:embed="rId215"/>
                      <a:stretch>
                        <a:fillRect/>
                      </a:stretch>
                    </pic:blipFill>
                    <pic:spPr>
                      <a:xfrm>
                        <a:off x="0" y="0"/>
                        <a:ext cx="6076315" cy="1753870"/>
                      </a:xfrm>
                      <a:prstGeom prst="rect">
                        <a:avLst/>
                      </a:prstGeom>
                    </pic:spPr>
                  </pic:pic>
                </a:graphicData>
              </a:graphic>
            </wp:inline>
          </w:drawing>
        </w:r>
      </w:del>
      <w:del w:id="5055"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2" name="图片 14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10"/>
                      <pic:cNvPicPr>
                        <a:picLocks noChangeAspect="1"/>
                      </pic:cNvPicPr>
                    </pic:nvPicPr>
                    <pic:blipFill>
                      <a:blip r:embed="rId216"/>
                      <a:stretch>
                        <a:fillRect/>
                      </a:stretch>
                    </pic:blipFill>
                    <pic:spPr>
                      <a:xfrm>
                        <a:off x="0" y="0"/>
                        <a:ext cx="6076315" cy="1753870"/>
                      </a:xfrm>
                      <a:prstGeom prst="rect">
                        <a:avLst/>
                      </a:prstGeom>
                    </pic:spPr>
                  </pic:pic>
                </a:graphicData>
              </a:graphic>
            </wp:inline>
          </w:drawing>
        </w:r>
      </w:del>
      <w:del w:id="5057"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3" name="图片 14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11"/>
                      <pic:cNvPicPr>
                        <a:picLocks noChangeAspect="1"/>
                      </pic:cNvPicPr>
                    </pic:nvPicPr>
                    <pic:blipFill>
                      <a:blip r:embed="rId217"/>
                      <a:stretch>
                        <a:fillRect/>
                      </a:stretch>
                    </pic:blipFill>
                    <pic:spPr>
                      <a:xfrm>
                        <a:off x="0" y="0"/>
                        <a:ext cx="6076315" cy="1753870"/>
                      </a:xfrm>
                      <a:prstGeom prst="rect">
                        <a:avLst/>
                      </a:prstGeom>
                    </pic:spPr>
                  </pic:pic>
                </a:graphicData>
              </a:graphic>
            </wp:inline>
          </w:drawing>
        </w:r>
      </w:del>
      <w:del w:id="5059"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4" name="图片 14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12"/>
                      <pic:cNvPicPr>
                        <a:picLocks noChangeAspect="1"/>
                      </pic:cNvPicPr>
                    </pic:nvPicPr>
                    <pic:blipFill>
                      <a:blip r:embed="rId218"/>
                      <a:stretch>
                        <a:fillRect/>
                      </a:stretch>
                    </pic:blipFill>
                    <pic:spPr>
                      <a:xfrm>
                        <a:off x="0" y="0"/>
                        <a:ext cx="6076315" cy="1753870"/>
                      </a:xfrm>
                      <a:prstGeom prst="rect">
                        <a:avLst/>
                      </a:prstGeom>
                    </pic:spPr>
                  </pic:pic>
                </a:graphicData>
              </a:graphic>
            </wp:inline>
          </w:drawing>
        </w:r>
      </w:del>
      <w:del w:id="5061"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5" name="图片 14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13"/>
                      <pic:cNvPicPr>
                        <a:picLocks noChangeAspect="1"/>
                      </pic:cNvPicPr>
                    </pic:nvPicPr>
                    <pic:blipFill>
                      <a:blip r:embed="rId219"/>
                      <a:stretch>
                        <a:fillRect/>
                      </a:stretch>
                    </pic:blipFill>
                    <pic:spPr>
                      <a:xfrm>
                        <a:off x="0" y="0"/>
                        <a:ext cx="6076315" cy="1753870"/>
                      </a:xfrm>
                      <a:prstGeom prst="rect">
                        <a:avLst/>
                      </a:prstGeom>
                    </pic:spPr>
                  </pic:pic>
                </a:graphicData>
              </a:graphic>
            </wp:inline>
          </w:drawing>
        </w:r>
      </w:del>
      <w:del w:id="5063"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6" name="图片 14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14"/>
                      <pic:cNvPicPr>
                        <a:picLocks noChangeAspect="1"/>
                      </pic:cNvPicPr>
                    </pic:nvPicPr>
                    <pic:blipFill>
                      <a:blip r:embed="rId220"/>
                      <a:stretch>
                        <a:fillRect/>
                      </a:stretch>
                    </pic:blipFill>
                    <pic:spPr>
                      <a:xfrm>
                        <a:off x="0" y="0"/>
                        <a:ext cx="6076315" cy="1753870"/>
                      </a:xfrm>
                      <a:prstGeom prst="rect">
                        <a:avLst/>
                      </a:prstGeom>
                    </pic:spPr>
                  </pic:pic>
                </a:graphicData>
              </a:graphic>
            </wp:inline>
          </w:drawing>
        </w:r>
      </w:del>
      <w:del w:id="5065"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7" name="图片 14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15"/>
                      <pic:cNvPicPr>
                        <a:picLocks noChangeAspect="1"/>
                      </pic:cNvPicPr>
                    </pic:nvPicPr>
                    <pic:blipFill>
                      <a:blip r:embed="rId221"/>
                      <a:stretch>
                        <a:fillRect/>
                      </a:stretch>
                    </pic:blipFill>
                    <pic:spPr>
                      <a:xfrm>
                        <a:off x="0" y="0"/>
                        <a:ext cx="6076315" cy="1753870"/>
                      </a:xfrm>
                      <a:prstGeom prst="rect">
                        <a:avLst/>
                      </a:prstGeom>
                    </pic:spPr>
                  </pic:pic>
                </a:graphicData>
              </a:graphic>
            </wp:inline>
          </w:drawing>
        </w:r>
      </w:del>
      <w:del w:id="5067" w:author="刘崇麟" w:date="2024-12-20T10:49:5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8" name="图片 14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16"/>
                      <pic:cNvPicPr>
                        <a:picLocks noChangeAspect="1"/>
                      </pic:cNvPicPr>
                    </pic:nvPicPr>
                    <pic:blipFill>
                      <a:blip r:embed="rId222"/>
                      <a:stretch>
                        <a:fillRect/>
                      </a:stretch>
                    </pic:blipFill>
                    <pic:spPr>
                      <a:xfrm>
                        <a:off x="0" y="0"/>
                        <a:ext cx="6076315" cy="1753870"/>
                      </a:xfrm>
                      <a:prstGeom prst="rect">
                        <a:avLst/>
                      </a:prstGeom>
                    </pic:spPr>
                  </pic:pic>
                </a:graphicData>
              </a:graphic>
            </wp:inline>
          </w:drawing>
        </w:r>
      </w:del>
    </w:p>
    <w:p w14:paraId="0488DB8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bookmarkStart w:id="300" w:name="OLE_LINK22"/>
      <w:r>
        <w:rPr>
          <w:rFonts w:hint="eastAsia" w:ascii="楷体" w:hAnsi="楷体" w:eastAsia="楷体" w:cs="楷体"/>
          <w:b/>
          <w:bCs/>
          <w:sz w:val="21"/>
          <w:szCs w:val="21"/>
          <w:lang w:val="en-US" w:eastAsia="zh-CN"/>
        </w:rPr>
        <w:t>图2</w:t>
      </w:r>
    </w:p>
    <w:bookmarkEnd w:id="300"/>
    <w:p w14:paraId="417A4656"/>
    <w:p w14:paraId="169BAE2E"/>
    <w:p w14:paraId="468E5ECE"/>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8CE98">
    <w:pPr>
      <w:pStyle w:val="22"/>
    </w:pPr>
  </w:p>
  <w:p w14:paraId="29981F18">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F5A56">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w:t>
    </w:r>
    <w:ins w:id="27" w:author="赵翔-深圳" w:date="2024-12-23T12:30:10Z">
      <w:r>
        <w:rPr>
          <w:rFonts w:hint="eastAsia" w:ascii="楷体_GB2312" w:eastAsia="楷体_GB2312"/>
          <w:lang w:val="en-US" w:eastAsia="zh-CN"/>
        </w:rPr>
        <w:t>工程</w:t>
      </w:r>
    </w:ins>
    <w:r>
      <w:rPr>
        <w:rFonts w:hint="eastAsia" w:ascii="楷体_GB2312" w:eastAsia="楷体_GB2312"/>
        <w:lang w:val="en-US" w:eastAsia="zh-CN"/>
      </w:rPr>
      <w:t>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21B22">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3B19BD">
    <w:pPr>
      <w:pStyle w:val="22"/>
      <w:pBdr>
        <w:top w:val="single" w:color="auto" w:sz="4" w:space="1"/>
      </w:pBdr>
      <w:tabs>
        <w:tab w:val="right" w:pos="8900"/>
      </w:tabs>
      <w:rPr>
        <w:rFonts w:eastAsia="楷体_GB2312"/>
      </w:rPr>
    </w:pPr>
    <w:ins w:id="41" w:author="钟志琛" w:date="2024-12-23T00:05:55Z">
      <w:r>
        <w:rPr>
          <w:rFonts w:hint="eastAsia" w:eastAsia="楷体_GB2312"/>
          <w:szCs w:val="18"/>
          <w:rPrChange w:id="42" w:author="钟志琛" w:date="2024-12-23T00:05:55Z">
            <w:rPr>
              <w:rFonts w:hint="eastAsia"/>
            </w:rPr>
          </w:rPrChange>
        </w:rPr>
        <w:t>湖南高速</w:t>
      </w:r>
    </w:ins>
    <w:ins w:id="43" w:author="赵翔-深圳" w:date="2024-12-23T12:29:42Z">
      <w:r>
        <w:rPr>
          <w:rFonts w:hint="eastAsia" w:eastAsia="楷体_GB2312"/>
          <w:szCs w:val="18"/>
          <w:lang w:val="en-US" w:eastAsia="zh-CN"/>
        </w:rPr>
        <w:t>工程</w:t>
      </w:r>
    </w:ins>
    <w:ins w:id="44" w:author="钟志琛" w:date="2024-12-23T00:05:55Z">
      <w:r>
        <w:rPr>
          <w:rFonts w:hint="eastAsia" w:eastAsia="楷体_GB2312"/>
          <w:szCs w:val="18"/>
          <w:rPrChange w:id="45" w:author="钟志琛" w:date="2024-12-23T00:05:55Z">
            <w:rPr>
              <w:rFonts w:hint="eastAsia"/>
            </w:rPr>
          </w:rPrChange>
        </w:rPr>
        <w:t>咨询有限公司</w:t>
      </w:r>
    </w:ins>
    <w:del w:id="46" w:author="钟志琛" w:date="2024-12-23T00:05:28Z">
      <w:r>
        <w:rPr>
          <w:rFonts w:hint="eastAsia" w:eastAsia="楷体_GB2312"/>
          <w:szCs w:val="18"/>
          <w:lang w:val="en-US" w:eastAsia="zh-CN"/>
        </w:rPr>
        <w:delText>湖南高速工程咨询有限</w:delText>
      </w:r>
    </w:del>
    <w:del w:id="47" w:author="钟志琛" w:date="2024-12-23T00:05:28Z">
      <w:r>
        <w:rPr>
          <w:rFonts w:hint="eastAsia" w:eastAsia="楷体_GB2312"/>
          <w:szCs w:val="18"/>
        </w:rPr>
        <w:delText>公司</w:delText>
      </w:r>
    </w:del>
    <w:del w:id="48" w:author="钟志琛" w:date="2024-12-23T00:05:28Z">
      <w:r>
        <w:rPr>
          <w:rFonts w:hint="eastAsia" w:eastAsia="楷体_GB2312"/>
          <w:szCs w:val="18"/>
        </w:rPr>
        <w:tab/>
      </w:r>
    </w:del>
    <w:del w:id="49" w:author="钟志琛" w:date="2024-12-23T00:05:28Z">
      <w:r>
        <w:rPr>
          <w:rFonts w:hint="eastAsia" w:ascii="仿宋_GB2312" w:eastAsia="仿宋_GB2312"/>
        </w:rPr>
        <w:delText>第</w:delText>
      </w:r>
    </w:del>
    <w:del w:id="50" w:author="钟志琛" w:date="2024-12-23T00:05:28Z">
      <w:r>
        <w:rPr>
          <w:rFonts w:hint="eastAsia" w:ascii="仿宋_GB2312" w:eastAsia="仿宋_GB2312"/>
        </w:rPr>
        <w:fldChar w:fldCharType="begin"/>
      </w:r>
    </w:del>
    <w:del w:id="51" w:author="钟志琛" w:date="2024-12-23T00:05:28Z">
      <w:r>
        <w:rPr>
          <w:rFonts w:hint="eastAsia" w:ascii="仿宋_GB2312" w:eastAsia="仿宋_GB2312"/>
        </w:rPr>
        <w:delInstrText xml:space="preserve"> PAGE  \* MERGEFORMAT </w:delInstrText>
      </w:r>
    </w:del>
    <w:del w:id="52" w:author="钟志琛" w:date="2024-12-23T00:05:28Z">
      <w:r>
        <w:rPr>
          <w:rFonts w:hint="eastAsia" w:ascii="仿宋_GB2312" w:eastAsia="仿宋_GB2312"/>
        </w:rPr>
        <w:fldChar w:fldCharType="separate"/>
      </w:r>
    </w:del>
    <w:del w:id="53" w:author="钟志琛" w:date="2024-12-23T00:05:28Z">
      <w:r>
        <w:rPr>
          <w:rFonts w:hint="eastAsia" w:ascii="仿宋_GB2312" w:eastAsia="仿宋_GB2312"/>
        </w:rPr>
        <w:delText>1</w:delText>
      </w:r>
    </w:del>
    <w:del w:id="54" w:author="钟志琛" w:date="2024-12-23T00:05:28Z">
      <w:r>
        <w:rPr>
          <w:rFonts w:hint="eastAsia" w:ascii="仿宋_GB2312" w:eastAsia="仿宋_GB2312"/>
        </w:rPr>
        <w:fldChar w:fldCharType="end"/>
      </w:r>
    </w:del>
    <w:del w:id="55" w:author="钟志琛" w:date="2024-12-23T00:05:28Z">
      <w:r>
        <w:rPr>
          <w:rFonts w:hint="eastAsia" w:ascii="仿宋_GB2312" w:eastAsia="仿宋_GB2312"/>
        </w:rPr>
        <w:delText>页 共</w:delText>
      </w:r>
    </w:del>
    <w:del w:id="56" w:author="钟志琛" w:date="2024-12-23T00:05:28Z">
      <w:r>
        <w:rPr>
          <w:rFonts w:hint="eastAsia" w:ascii="仿宋_GB2312" w:eastAsia="仿宋_GB2312"/>
        </w:rPr>
        <w:fldChar w:fldCharType="begin"/>
      </w:r>
    </w:del>
    <w:del w:id="57" w:author="钟志琛" w:date="2024-12-23T00:05:28Z">
      <w:r>
        <w:rPr>
          <w:rFonts w:hint="eastAsia" w:ascii="仿宋_GB2312" w:eastAsia="仿宋_GB2312"/>
        </w:rPr>
        <w:delInstrText xml:space="preserve">=</w:delInstrText>
      </w:r>
    </w:del>
    <w:del w:id="58" w:author="钟志琛" w:date="2024-12-23T00:05:28Z">
      <w:r>
        <w:rPr>
          <w:rFonts w:hint="eastAsia" w:ascii="仿宋_GB2312" w:eastAsia="仿宋_GB2312"/>
        </w:rPr>
        <w:fldChar w:fldCharType="begin"/>
      </w:r>
    </w:del>
    <w:del w:id="59" w:author="钟志琛" w:date="2024-12-23T00:05:28Z">
      <w:r>
        <w:rPr>
          <w:rFonts w:hint="eastAsia" w:ascii="仿宋_GB2312" w:eastAsia="仿宋_GB2312"/>
        </w:rPr>
        <w:delInstrText xml:space="preserve"> NUMPAGES </w:delInstrText>
      </w:r>
    </w:del>
    <w:del w:id="60" w:author="钟志琛" w:date="2024-12-23T00:05:28Z">
      <w:r>
        <w:rPr>
          <w:rFonts w:hint="eastAsia" w:ascii="仿宋_GB2312" w:eastAsia="仿宋_GB2312"/>
        </w:rPr>
        <w:fldChar w:fldCharType="separate"/>
      </w:r>
    </w:del>
    <w:del w:id="61" w:author="钟志琛" w:date="2024-12-23T00:05:28Z">
      <w:r>
        <w:rPr>
          <w:rFonts w:ascii="仿宋_GB2312" w:eastAsia="仿宋_GB2312"/>
        </w:rPr>
        <w:delInstrText xml:space="preserve">63</w:delInstrText>
      </w:r>
    </w:del>
    <w:del w:id="62" w:author="钟志琛" w:date="2024-12-23T00:05:28Z">
      <w:r>
        <w:rPr>
          <w:rFonts w:hint="eastAsia" w:ascii="仿宋_GB2312" w:eastAsia="仿宋_GB2312"/>
        </w:rPr>
        <w:fldChar w:fldCharType="end"/>
      </w:r>
    </w:del>
    <w:del w:id="63" w:author="钟志琛" w:date="2024-12-23T00:05:28Z">
      <w:r>
        <w:rPr>
          <w:rFonts w:hint="eastAsia" w:ascii="仿宋_GB2312" w:eastAsia="仿宋_GB2312"/>
        </w:rPr>
        <w:delInstrText xml:space="preserve">-9</w:delInstrText>
      </w:r>
    </w:del>
    <w:del w:id="64" w:author="钟志琛" w:date="2024-12-23T00:05:28Z">
      <w:r>
        <w:rPr>
          <w:rFonts w:hint="eastAsia" w:ascii="仿宋_GB2312" w:eastAsia="仿宋_GB2312"/>
        </w:rPr>
        <w:fldChar w:fldCharType="separate"/>
      </w:r>
    </w:del>
    <w:del w:id="65" w:author="钟志琛" w:date="2024-12-23T00:05:28Z">
      <w:r>
        <w:rPr>
          <w:rFonts w:ascii="仿宋_GB2312" w:eastAsia="仿宋_GB2312"/>
        </w:rPr>
        <w:delText>54</w:delText>
      </w:r>
    </w:del>
    <w:del w:id="66" w:author="钟志琛" w:date="2024-12-23T00:05:28Z">
      <w:r>
        <w:rPr>
          <w:rFonts w:hint="eastAsia" w:ascii="仿宋_GB2312" w:eastAsia="仿宋_GB2312"/>
        </w:rPr>
        <w:fldChar w:fldCharType="end"/>
      </w:r>
    </w:del>
    <w:del w:id="67" w:author="钟志琛" w:date="2024-12-23T00:05:28Z">
      <w:r>
        <w:rPr>
          <w:rFonts w:hint="eastAsia" w:ascii="仿宋_GB2312" w:eastAsia="仿宋_GB2312"/>
        </w:rPr>
        <w:delText>页</w:delText>
      </w:r>
    </w:del>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4BB83">
    <w:pPr>
      <w:pStyle w:val="22"/>
      <w:pBdr>
        <w:top w:val="single" w:color="auto" w:sz="4" w:space="1"/>
      </w:pBdr>
      <w:tabs>
        <w:tab w:val="right" w:pos="8900"/>
      </w:tabs>
      <w:rPr>
        <w:rFonts w:eastAsia="楷体_GB2312"/>
      </w:rPr>
    </w:pPr>
    <w:ins w:id="68" w:author="钟志琛" w:date="2024-12-23T00:06:10Z">
      <w:r>
        <w:rPr>
          <w:rFonts w:hint="eastAsia" w:eastAsia="楷体_GB2312"/>
          <w:szCs w:val="18"/>
          <w:rPrChange w:id="69" w:author="钟志琛" w:date="2024-12-23T00:06:10Z">
            <w:rPr>
              <w:rFonts w:hint="eastAsia"/>
            </w:rPr>
          </w:rPrChange>
        </w:rPr>
        <w:t>湖南高速</w:t>
      </w:r>
    </w:ins>
    <w:ins w:id="70" w:author="赵翔-深圳" w:date="2024-12-23T12:29:46Z">
      <w:r>
        <w:rPr>
          <w:rFonts w:hint="eastAsia" w:eastAsia="楷体_GB2312"/>
          <w:szCs w:val="18"/>
          <w:lang w:val="en-US" w:eastAsia="zh-CN"/>
        </w:rPr>
        <w:t>工程</w:t>
      </w:r>
    </w:ins>
    <w:ins w:id="71" w:author="钟志琛" w:date="2024-12-23T00:06:10Z">
      <w:r>
        <w:rPr>
          <w:rFonts w:hint="eastAsia" w:eastAsia="楷体_GB2312"/>
          <w:szCs w:val="18"/>
          <w:rPrChange w:id="72" w:author="钟志琛" w:date="2024-12-23T00:06:10Z">
            <w:rPr>
              <w:rFonts w:hint="eastAsia"/>
            </w:rPr>
          </w:rPrChange>
        </w:rPr>
        <w:t>咨询有限公司</w:t>
      </w:r>
    </w:ins>
    <w:del w:id="73" w:author="钟志琛" w:date="2024-12-23T00:06:06Z">
      <w:r>
        <w:rPr>
          <w:rFonts w:hint="eastAsia" w:eastAsia="楷体_GB2312"/>
          <w:szCs w:val="18"/>
          <w:lang w:val="en-US" w:eastAsia="zh-CN"/>
        </w:rPr>
        <w:delText>湖南高速工程咨询有限</w:delText>
      </w:r>
    </w:del>
    <w:del w:id="74" w:author="钟志琛" w:date="2024-12-23T00:06:06Z">
      <w:r>
        <w:rPr>
          <w:rFonts w:hint="eastAsia" w:eastAsia="楷体_GB2312"/>
          <w:szCs w:val="18"/>
        </w:rPr>
        <w:delText>公司</w:delText>
      </w:r>
    </w:del>
    <w:del w:id="75" w:author="钟志琛" w:date="2024-12-23T00:06:06Z">
      <w:r>
        <w:rPr>
          <w:rFonts w:hint="eastAsia" w:eastAsia="楷体_GB2312"/>
          <w:szCs w:val="18"/>
        </w:rPr>
        <w:tab/>
      </w:r>
    </w:del>
    <w:del w:id="76" w:author="钟志琛" w:date="2024-12-23T00:06:06Z">
      <w:r>
        <w:rPr>
          <w:rFonts w:hint="eastAsia" w:ascii="仿宋_GB2312" w:eastAsia="仿宋_GB2312"/>
        </w:rPr>
        <w:delText>第</w:delText>
      </w:r>
    </w:del>
    <w:del w:id="77" w:author="钟志琛" w:date="2024-12-23T00:06:06Z">
      <w:r>
        <w:rPr>
          <w:rFonts w:hint="eastAsia" w:ascii="仿宋_GB2312" w:eastAsia="仿宋_GB2312"/>
        </w:rPr>
        <w:fldChar w:fldCharType="begin"/>
      </w:r>
    </w:del>
    <w:del w:id="78" w:author="钟志琛" w:date="2024-12-23T00:06:06Z">
      <w:r>
        <w:rPr>
          <w:rFonts w:hint="eastAsia" w:ascii="仿宋_GB2312" w:eastAsia="仿宋_GB2312"/>
        </w:rPr>
        <w:delInstrText xml:space="preserve"> PAGE  \* MERGEFORMAT </w:delInstrText>
      </w:r>
    </w:del>
    <w:del w:id="79" w:author="钟志琛" w:date="2024-12-23T00:06:06Z">
      <w:r>
        <w:rPr>
          <w:rFonts w:hint="eastAsia" w:ascii="仿宋_GB2312" w:eastAsia="仿宋_GB2312"/>
        </w:rPr>
        <w:fldChar w:fldCharType="separate"/>
      </w:r>
    </w:del>
    <w:del w:id="80" w:author="钟志琛" w:date="2024-12-23T00:06:06Z">
      <w:r>
        <w:rPr>
          <w:rFonts w:hint="eastAsia" w:ascii="仿宋_GB2312" w:eastAsia="仿宋_GB2312"/>
        </w:rPr>
        <w:delText>1</w:delText>
      </w:r>
    </w:del>
    <w:del w:id="81" w:author="钟志琛" w:date="2024-12-23T00:06:06Z">
      <w:r>
        <w:rPr>
          <w:rFonts w:hint="eastAsia" w:ascii="仿宋_GB2312" w:eastAsia="仿宋_GB2312"/>
        </w:rPr>
        <w:fldChar w:fldCharType="end"/>
      </w:r>
    </w:del>
    <w:del w:id="82" w:author="钟志琛" w:date="2024-12-23T00:06:06Z">
      <w:r>
        <w:rPr>
          <w:rFonts w:hint="eastAsia" w:ascii="仿宋_GB2312" w:eastAsia="仿宋_GB2312"/>
        </w:rPr>
        <w:delText>页 共</w:delText>
      </w:r>
    </w:del>
    <w:del w:id="83" w:author="钟志琛" w:date="2024-12-23T00:06:06Z">
      <w:r>
        <w:rPr>
          <w:rFonts w:hint="eastAsia" w:ascii="仿宋_GB2312" w:eastAsia="仿宋_GB2312"/>
        </w:rPr>
        <w:fldChar w:fldCharType="begin"/>
      </w:r>
    </w:del>
    <w:del w:id="84" w:author="钟志琛" w:date="2024-12-23T00:06:06Z">
      <w:r>
        <w:rPr>
          <w:rFonts w:hint="eastAsia" w:ascii="仿宋_GB2312" w:eastAsia="仿宋_GB2312"/>
        </w:rPr>
        <w:delInstrText xml:space="preserve">=</w:delInstrText>
      </w:r>
    </w:del>
    <w:del w:id="85" w:author="钟志琛" w:date="2024-12-23T00:06:06Z">
      <w:r>
        <w:rPr>
          <w:rFonts w:hint="eastAsia" w:ascii="仿宋_GB2312" w:eastAsia="仿宋_GB2312"/>
        </w:rPr>
        <w:fldChar w:fldCharType="begin"/>
      </w:r>
    </w:del>
    <w:del w:id="86" w:author="钟志琛" w:date="2024-12-23T00:06:06Z">
      <w:r>
        <w:rPr>
          <w:rFonts w:hint="eastAsia" w:ascii="仿宋_GB2312" w:eastAsia="仿宋_GB2312"/>
        </w:rPr>
        <w:delInstrText xml:space="preserve"> NUMPAGES </w:delInstrText>
      </w:r>
    </w:del>
    <w:del w:id="87" w:author="钟志琛" w:date="2024-12-23T00:06:06Z">
      <w:r>
        <w:rPr>
          <w:rFonts w:hint="eastAsia" w:ascii="仿宋_GB2312" w:eastAsia="仿宋_GB2312"/>
        </w:rPr>
        <w:fldChar w:fldCharType="separate"/>
      </w:r>
    </w:del>
    <w:del w:id="88" w:author="钟志琛" w:date="2024-12-23T00:06:06Z">
      <w:r>
        <w:rPr>
          <w:rFonts w:ascii="仿宋_GB2312" w:eastAsia="仿宋_GB2312"/>
        </w:rPr>
        <w:delInstrText xml:space="preserve">63</w:delInstrText>
      </w:r>
    </w:del>
    <w:del w:id="89" w:author="钟志琛" w:date="2024-12-23T00:06:06Z">
      <w:r>
        <w:rPr>
          <w:rFonts w:hint="eastAsia" w:ascii="仿宋_GB2312" w:eastAsia="仿宋_GB2312"/>
        </w:rPr>
        <w:fldChar w:fldCharType="end"/>
      </w:r>
    </w:del>
    <w:del w:id="90" w:author="钟志琛" w:date="2024-12-23T00:06:06Z">
      <w:r>
        <w:rPr>
          <w:rFonts w:hint="eastAsia" w:ascii="仿宋_GB2312" w:eastAsia="仿宋_GB2312"/>
        </w:rPr>
        <w:delInstrText xml:space="preserve">-9</w:delInstrText>
      </w:r>
    </w:del>
    <w:del w:id="91" w:author="钟志琛" w:date="2024-12-23T00:06:06Z">
      <w:r>
        <w:rPr>
          <w:rFonts w:hint="eastAsia" w:ascii="仿宋_GB2312" w:eastAsia="仿宋_GB2312"/>
        </w:rPr>
        <w:fldChar w:fldCharType="separate"/>
      </w:r>
    </w:del>
    <w:del w:id="92" w:author="钟志琛" w:date="2024-12-23T00:06:06Z">
      <w:r>
        <w:rPr>
          <w:rFonts w:ascii="仿宋_GB2312" w:eastAsia="仿宋_GB2312"/>
        </w:rPr>
        <w:delText>54</w:delText>
      </w:r>
    </w:del>
    <w:del w:id="93" w:author="钟志琛" w:date="2024-12-23T00:06:06Z">
      <w:r>
        <w:rPr>
          <w:rFonts w:hint="eastAsia" w:ascii="仿宋_GB2312" w:eastAsia="仿宋_GB2312"/>
        </w:rPr>
        <w:fldChar w:fldCharType="end"/>
      </w:r>
    </w:del>
    <w:del w:id="94" w:author="钟志琛" w:date="2024-12-23T00:06:06Z">
      <w:r>
        <w:rPr>
          <w:rFonts w:hint="eastAsia" w:ascii="仿宋_GB2312" w:eastAsia="仿宋_GB2312"/>
        </w:rPr>
        <w:delText>页</w:delText>
      </w:r>
    </w:del>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E37AB">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212E1">
    <w:pPr>
      <w:pStyle w:val="23"/>
      <w:pBdr>
        <w:bottom w:val="single" w:color="auto" w:sz="4" w:space="0"/>
      </w:pBdr>
      <w:tabs>
        <w:tab w:val="right" w:pos="9921"/>
      </w:tabs>
      <w:rPr>
        <w:rFonts w:eastAsia="楷体_GB2312"/>
      </w:rPr>
    </w:pPr>
    <w:ins w:id="0" w:author="赵翔-深圳" w:date="2024-12-23T12:29:26Z">
      <w:r>
        <w:rPr>
          <w:rFonts w:hint="eastAsia" w:ascii="楷体_GB2312" w:eastAsia="楷体_GB2312"/>
          <w:lang w:val="en-US" w:eastAsia="zh-CN"/>
        </w:rPr>
        <w:t>益阳分公司赤水溪隧道</w:t>
      </w:r>
    </w:ins>
    <w:ins w:id="1" w:author="赵翔-深圳" w:date="2024-12-23T12:29:26Z">
      <w:r>
        <w:rPr>
          <w:rFonts w:hint="eastAsia" w:ascii="楷体_GB2312" w:eastAsia="楷体_GB2312"/>
        </w:rPr>
        <w:t>检</w:t>
      </w:r>
    </w:ins>
    <w:ins w:id="2" w:author="赵翔-深圳" w:date="2024-12-23T12:29:26Z">
      <w:r>
        <w:rPr>
          <w:rFonts w:hint="eastAsia" w:ascii="楷体_GB2312" w:eastAsia="楷体_GB2312"/>
          <w:lang w:val="en-US" w:eastAsia="zh-CN"/>
        </w:rPr>
        <w:t>测（</w:t>
      </w:r>
    </w:ins>
    <w:ins w:id="3" w:author="赵翔-深圳" w:date="2024-12-23T12:29:26Z">
      <w:r>
        <w:rPr>
          <w:rFonts w:hint="eastAsia" w:ascii="楷体_GB2312" w:eastAsia="楷体_GB2312"/>
        </w:rPr>
        <w:t>验</w:t>
      </w:r>
    </w:ins>
    <w:ins w:id="4" w:author="赵翔-深圳" w:date="2024-12-23T12:29:26Z">
      <w:r>
        <w:rPr>
          <w:rFonts w:hint="eastAsia" w:ascii="楷体_GB2312" w:eastAsia="楷体_GB2312"/>
          <w:lang w:eastAsia="zh-CN"/>
        </w:rPr>
        <w:t>）</w:t>
      </w:r>
    </w:ins>
    <w:ins w:id="5" w:author="赵翔-深圳" w:date="2024-12-23T12:29:26Z">
      <w:r>
        <w:rPr>
          <w:rFonts w:ascii="楷体_GB2312" w:eastAsia="楷体_GB2312"/>
        </w:rPr>
        <w:t>报告</w:t>
      </w:r>
    </w:ins>
    <w:del w:id="6" w:author="赵翔-深圳" w:date="2024-12-23T12:29:26Z">
      <w:r>
        <w:rPr>
          <w:rFonts w:hint="eastAsia" w:ascii="楷体_GB2312" w:eastAsia="楷体_GB2312"/>
          <w:lang w:val="en-US" w:eastAsia="zh-CN"/>
        </w:rPr>
        <w:delText>湖南高速工程咨询有限</w:delText>
      </w:r>
    </w:del>
    <w:del w:id="7" w:author="赵翔-深圳" w:date="2024-12-23T12:29:26Z">
      <w:r>
        <w:rPr>
          <w:rFonts w:hint="eastAsia" w:ascii="楷体_GB2312" w:eastAsia="楷体_GB2312"/>
        </w:rPr>
        <w:delText>公司</w:delText>
      </w:r>
    </w:del>
    <w:del w:id="8" w:author="赵翔-深圳" w:date="2024-12-23T12:29:26Z">
      <w:r>
        <w:rPr>
          <w:rFonts w:hint="eastAsia" w:ascii="楷体_GB2312" w:eastAsia="楷体_GB2312"/>
          <w:lang w:val="en-US" w:eastAsia="zh-CN"/>
        </w:rPr>
        <w:delText>赤水溪隧道</w:delText>
      </w:r>
    </w:del>
    <w:del w:id="9" w:author="赵翔-深圳" w:date="2024-12-23T12:29:26Z">
      <w:r>
        <w:rPr>
          <w:rFonts w:hint="eastAsia" w:ascii="楷体_GB2312" w:eastAsia="楷体_GB2312"/>
        </w:rPr>
        <w:delText>检测（验）</w:delText>
      </w:r>
    </w:del>
    <w:del w:id="10" w:author="赵翔-深圳" w:date="2024-12-23T12:29:26Z">
      <w:r>
        <w:rPr>
          <w:rFonts w:ascii="楷体_GB2312" w:eastAsia="楷体_GB2312"/>
        </w:rPr>
        <w:delText>报告</w:delText>
      </w:r>
    </w:del>
    <w:r>
      <w:rPr>
        <w:rFonts w:ascii="楷体_GB2312" w:eastAsia="楷体_GB2312"/>
      </w:rPr>
      <w:tab/>
    </w:r>
    <w:ins w:id="11" w:author="钟志琛" w:date="2024-12-23T00:03:31Z">
      <w:r>
        <w:rPr>
          <w:rFonts w:hint="eastAsia" w:eastAsia="楷体_GB2312"/>
        </w:rPr>
        <w:t>BG2024SDJ-益阳公司-006-13</w:t>
      </w:r>
    </w:ins>
    <w:del w:id="12" w:author="钟志琛" w:date="2024-12-23T00:03:31Z">
      <w:r>
        <w:rPr>
          <w:rFonts w:eastAsia="楷体_GB2312"/>
        </w:rPr>
        <w:delText>CTCHE-</w:delText>
      </w:r>
    </w:del>
    <w:del w:id="13" w:author="钟志琛" w:date="2024-12-23T00:03:31Z">
      <w:r>
        <w:rPr>
          <w:rFonts w:hint="eastAsia" w:eastAsia="楷体_GB2312"/>
        </w:rPr>
        <w:delText>JY</w:delText>
      </w:r>
    </w:del>
    <w:del w:id="14" w:author="钟志琛" w:date="2024-12-23T00:03:31Z">
      <w:r>
        <w:rPr>
          <w:rFonts w:eastAsia="楷体_GB2312"/>
        </w:rPr>
        <w:delText xml:space="preserve">( </w:delText>
      </w:r>
    </w:del>
    <w:del w:id="15" w:author="钟志琛" w:date="2024-12-23T00:03:31Z">
      <w:r>
        <w:rPr>
          <w:rFonts w:hint="eastAsia" w:eastAsia="楷体_GB2312"/>
        </w:rPr>
        <w:delText>SW</w:delText>
      </w:r>
    </w:del>
    <w:del w:id="16" w:author="钟志琛" w:date="2024-12-23T00:03:31Z">
      <w:r>
        <w:rPr>
          <w:rFonts w:eastAsia="楷体_GB2312"/>
        </w:rPr>
        <w:delText xml:space="preserve"> )-[20  ]第</w:delText>
      </w:r>
    </w:del>
    <w:del w:id="17" w:author="钟志琛" w:date="2024-12-23T00:03:31Z">
      <w:r>
        <w:rPr>
          <w:rFonts w:hint="eastAsia" w:eastAsia="楷体_GB2312"/>
        </w:rPr>
        <w:delText xml:space="preserve">   </w:delText>
      </w:r>
    </w:del>
    <w:del w:id="18" w:author="钟志琛" w:date="2024-12-23T00:03:31Z">
      <w:r>
        <w:rPr>
          <w:rFonts w:eastAsia="楷体_GB2312"/>
        </w:rPr>
        <w:delText>号</w:delText>
      </w:r>
    </w:de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A87B0">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益阳分公司赤水溪隧道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ins w:id="19" w:author="钟志琛" w:date="2024-12-23T00:04:23Z">
      <w:r>
        <w:rPr>
          <w:rFonts w:hint="eastAsia" w:eastAsia="楷体_GB2312"/>
        </w:rPr>
        <w:t>BG2024SDJ-益阳公司-006-13</w:t>
      </w:r>
    </w:ins>
    <w:del w:id="20" w:author="钟志琛" w:date="2024-12-23T00:04:23Z">
      <w:r>
        <w:rPr>
          <w:rFonts w:eastAsia="楷体_GB2312"/>
        </w:rPr>
        <w:delText>CTCHE-</w:delText>
      </w:r>
    </w:del>
    <w:del w:id="21" w:author="钟志琛" w:date="2024-12-23T00:04:23Z">
      <w:r>
        <w:rPr>
          <w:rFonts w:hint="eastAsia" w:eastAsia="楷体_GB2312"/>
        </w:rPr>
        <w:delText>JY</w:delText>
      </w:r>
    </w:del>
    <w:del w:id="22" w:author="钟志琛" w:date="2024-12-23T00:04:23Z">
      <w:r>
        <w:rPr>
          <w:rFonts w:eastAsia="楷体_GB2312"/>
        </w:rPr>
        <w:delText xml:space="preserve">( </w:delText>
      </w:r>
    </w:del>
    <w:del w:id="23" w:author="钟志琛" w:date="2024-12-23T00:04:23Z">
      <w:r>
        <w:rPr>
          <w:rFonts w:hint="eastAsia" w:eastAsia="楷体_GB2312"/>
        </w:rPr>
        <w:delText>SW</w:delText>
      </w:r>
    </w:del>
    <w:del w:id="24" w:author="钟志琛" w:date="2024-12-23T00:04:23Z">
      <w:r>
        <w:rPr>
          <w:rFonts w:eastAsia="楷体_GB2312"/>
        </w:rPr>
        <w:delText xml:space="preserve"> )-[20  ]第</w:delText>
      </w:r>
    </w:del>
    <w:del w:id="25" w:author="钟志琛" w:date="2024-12-23T00:04:23Z">
      <w:r>
        <w:rPr>
          <w:rFonts w:hint="eastAsia" w:eastAsia="楷体_GB2312"/>
        </w:rPr>
        <w:delText xml:space="preserve">   </w:delText>
      </w:r>
    </w:del>
    <w:del w:id="26" w:author="钟志琛" w:date="2024-12-23T00:04:23Z">
      <w:r>
        <w:rPr>
          <w:rFonts w:eastAsia="楷体_GB2312"/>
        </w:rPr>
        <w:delText>号</w:delText>
      </w:r>
    </w:del>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5A5E4">
    <w:pPr>
      <w:pStyle w:val="23"/>
      <w:pBdr>
        <w:bottom w:val="single" w:color="auto" w:sz="4" w:space="0"/>
      </w:pBdr>
      <w:tabs>
        <w:tab w:val="right" w:pos="8900"/>
      </w:tabs>
      <w:rPr>
        <w:rFonts w:eastAsia="楷体_GB2312"/>
      </w:rPr>
    </w:pPr>
    <w:ins w:id="28" w:author="赵翔-深圳" w:date="2024-12-23T08:33:28Z">
      <w:r>
        <w:rPr>
          <w:rFonts w:hint="eastAsia" w:ascii="楷体_GB2312" w:eastAsia="楷体_GB2312"/>
          <w:rPrChange w:id="29" w:author="赵翔-深圳" w:date="2024-12-23T08:33:28Z">
            <w:rPr>
              <w:rFonts w:hint="eastAsia"/>
            </w:rPr>
          </w:rPrChange>
        </w:rPr>
        <w:t>益阳分公司赤水溪隧道检测（验）报告</w:t>
      </w:r>
    </w:ins>
    <w:del w:id="30" w:author="赵翔-深圳" w:date="2024-12-23T08:33:28Z">
      <w:r>
        <w:rPr>
          <w:rFonts w:hint="eastAsia" w:ascii="楷体_GB2312" w:eastAsia="楷体_GB2312"/>
          <w:lang w:val="en-US" w:eastAsia="zh-CN"/>
        </w:rPr>
        <w:delText>赤水溪隧道</w:delText>
      </w:r>
    </w:del>
    <w:del w:id="31" w:author="赵翔-深圳" w:date="2024-12-23T08:33:28Z">
      <w:r>
        <w:rPr>
          <w:rFonts w:hint="eastAsia" w:ascii="楷体_GB2312" w:eastAsia="楷体_GB2312"/>
        </w:rPr>
        <w:delText>检验</w:delText>
      </w:r>
    </w:del>
    <w:del w:id="32" w:author="赵翔-深圳" w:date="2024-12-23T08:33:28Z">
      <w:r>
        <w:rPr>
          <w:rFonts w:ascii="楷体_GB2312" w:eastAsia="楷体_GB2312"/>
        </w:rPr>
        <w:delText>报告</w:delText>
      </w:r>
    </w:del>
    <w:r>
      <w:rPr>
        <w:rFonts w:ascii="楷体_GB2312" w:eastAsia="楷体_GB2312"/>
      </w:rPr>
      <w:tab/>
    </w:r>
    <w:ins w:id="33" w:author="钟志琛" w:date="2024-12-23T00:04:45Z">
      <w:r>
        <w:rPr>
          <w:rFonts w:hint="eastAsia" w:eastAsia="楷体_GB2312"/>
        </w:rPr>
        <w:t>BG2024SDJ-益阳公司-006-13</w:t>
      </w:r>
    </w:ins>
    <w:del w:id="34" w:author="钟志琛" w:date="2024-12-23T00:04:45Z">
      <w:r>
        <w:rPr>
          <w:rFonts w:eastAsia="楷体_GB2312"/>
        </w:rPr>
        <w:delText>CTCHE-</w:delText>
      </w:r>
    </w:del>
    <w:del w:id="35" w:author="钟志琛" w:date="2024-12-23T00:04:45Z">
      <w:r>
        <w:rPr>
          <w:rFonts w:hint="eastAsia" w:eastAsia="楷体_GB2312"/>
        </w:rPr>
        <w:delText>JY</w:delText>
      </w:r>
    </w:del>
    <w:del w:id="36" w:author="钟志琛" w:date="2024-12-23T00:04:45Z">
      <w:r>
        <w:rPr>
          <w:rFonts w:eastAsia="楷体_GB2312"/>
        </w:rPr>
        <w:delText xml:space="preserve">( </w:delText>
      </w:r>
    </w:del>
    <w:del w:id="37" w:author="钟志琛" w:date="2024-12-23T00:04:45Z">
      <w:r>
        <w:rPr>
          <w:rFonts w:hint="eastAsia" w:eastAsia="楷体_GB2312"/>
        </w:rPr>
        <w:delText>SW</w:delText>
      </w:r>
    </w:del>
    <w:del w:id="38" w:author="钟志琛" w:date="2024-12-23T00:04:45Z">
      <w:r>
        <w:rPr>
          <w:rFonts w:eastAsia="楷体_GB2312"/>
        </w:rPr>
        <w:delText xml:space="preserve"> )-[20  ]第</w:delText>
      </w:r>
    </w:del>
    <w:del w:id="39" w:author="钟志琛" w:date="2024-12-23T00:04:45Z">
      <w:r>
        <w:rPr>
          <w:rFonts w:hint="eastAsia" w:eastAsia="楷体_GB2312"/>
        </w:rPr>
        <w:delText xml:space="preserve">   </w:delText>
      </w:r>
    </w:del>
    <w:del w:id="40" w:author="钟志琛" w:date="2024-12-23T00:04:45Z">
      <w:r>
        <w:rPr>
          <w:rFonts w:eastAsia="楷体_GB2312"/>
        </w:rPr>
        <w:delText>号</w:delText>
      </w:r>
    </w:de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2B286E9"/>
    <w:multiLevelType w:val="singleLevel"/>
    <w:tmpl w:val="F2B286E9"/>
    <w:lvl w:ilvl="0" w:tentative="0">
      <w:start w:val="1"/>
      <w:numFmt w:val="decimal"/>
      <w:suff w:val="nothing"/>
      <w:lvlText w:val="%1）"/>
      <w:lvlJc w:val="left"/>
    </w:lvl>
  </w:abstractNum>
  <w:abstractNum w:abstractNumId="5">
    <w:nsid w:val="FF63AF1D"/>
    <w:multiLevelType w:val="singleLevel"/>
    <w:tmpl w:val="FF63AF1D"/>
    <w:lvl w:ilvl="0" w:tentative="0">
      <w:start w:val="2"/>
      <w:numFmt w:val="decimal"/>
      <w:suff w:val="nothing"/>
      <w:lvlText w:val="（%1）"/>
      <w:lvlJc w:val="left"/>
    </w:lvl>
  </w:abstractNum>
  <w:abstractNum w:abstractNumId="6">
    <w:nsid w:val="1E92CE97"/>
    <w:multiLevelType w:val="singleLevel"/>
    <w:tmpl w:val="1E92CE97"/>
    <w:lvl w:ilvl="0" w:tentative="0">
      <w:start w:val="1"/>
      <w:numFmt w:val="decimal"/>
      <w:suff w:val="nothing"/>
      <w:lvlText w:val="%1）"/>
      <w:lvlJc w:val="left"/>
    </w:lvl>
  </w:abstractNum>
  <w:abstractNum w:abstractNumId="7">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5"/>
  </w:num>
  <w:num w:numId="5">
    <w:abstractNumId w:val="6"/>
  </w:num>
  <w:num w:numId="6">
    <w:abstractNumId w:val="3"/>
  </w:num>
  <w:num w:numId="7">
    <w:abstractNumId w:val="4"/>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钟志琛">
    <w15:presenceInfo w15:providerId="WPS Office" w15:userId="1249094601"/>
  </w15:person>
  <w15:person w15:author="赵翔-深圳">
    <w15:presenceInfo w15:providerId="WPS Office" w15:userId="345327160"/>
  </w15:person>
  <w15:person w15:author="刘崇麟">
    <w15:presenceInfo w15:providerId="WPS Office" w15:userId="1769623197"/>
  </w15:person>
  <w15:person w15:author="蒙水儒">
    <w15:presenceInfo w15:providerId="WPS Office" w15:userId="9330058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revisionView w:markup="0"/>
  <w:trackRevisions w:val="1"/>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BiNzRmOGVlZjM3Y2E2NjBkNzg1MWVkNTY2YzlhN2E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1216A4"/>
    <w:rsid w:val="027D2D3A"/>
    <w:rsid w:val="02867E41"/>
    <w:rsid w:val="02A16C15"/>
    <w:rsid w:val="02A46519"/>
    <w:rsid w:val="02AE1145"/>
    <w:rsid w:val="02D23086"/>
    <w:rsid w:val="02D30AFD"/>
    <w:rsid w:val="02D8427D"/>
    <w:rsid w:val="02E64D83"/>
    <w:rsid w:val="02EF1E8A"/>
    <w:rsid w:val="02F65D8A"/>
    <w:rsid w:val="03075710"/>
    <w:rsid w:val="031A4A2D"/>
    <w:rsid w:val="03321D76"/>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41554F"/>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CF672D"/>
    <w:rsid w:val="11E82916"/>
    <w:rsid w:val="121C75C3"/>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EC43DC"/>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5A67DE"/>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8596F"/>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35353"/>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5C02C36"/>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4C2825"/>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AF6A2A"/>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42257"/>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4D49E3"/>
    <w:rsid w:val="7C613B24"/>
    <w:rsid w:val="7C684EB3"/>
    <w:rsid w:val="7CB579CC"/>
    <w:rsid w:val="7CCF0A8E"/>
    <w:rsid w:val="7CF36E72"/>
    <w:rsid w:val="7D625DA6"/>
    <w:rsid w:val="7D851A94"/>
    <w:rsid w:val="7DB36601"/>
    <w:rsid w:val="7DD7642B"/>
    <w:rsid w:val="7DDC7906"/>
    <w:rsid w:val="7E0230E5"/>
    <w:rsid w:val="7E2748F9"/>
    <w:rsid w:val="7E3A63DB"/>
    <w:rsid w:val="7EAA1AA3"/>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pn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pn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png"/><Relationship Id="rId36" Type="http://schemas.openxmlformats.org/officeDocument/2006/relationships/image" Target="media/image24.wmf"/><Relationship Id="rId35" Type="http://schemas.openxmlformats.org/officeDocument/2006/relationships/image" Target="media/image23.wmf"/><Relationship Id="rId34" Type="http://schemas.openxmlformats.org/officeDocument/2006/relationships/image" Target="media/image22.wmf"/><Relationship Id="rId33" Type="http://schemas.openxmlformats.org/officeDocument/2006/relationships/image" Target="media/image21.emf"/><Relationship Id="rId32" Type="http://schemas.openxmlformats.org/officeDocument/2006/relationships/image" Target="media/image20.jpe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5" Type="http://schemas.microsoft.com/office/2011/relationships/people" Target="people.xml"/><Relationship Id="rId224" Type="http://schemas.openxmlformats.org/officeDocument/2006/relationships/fontTable" Target="fontTable.xml"/><Relationship Id="rId223" Type="http://schemas.openxmlformats.org/officeDocument/2006/relationships/numbering" Target="numbering.xml"/><Relationship Id="rId222" Type="http://schemas.openxmlformats.org/officeDocument/2006/relationships/image" Target="media/image210.jpeg"/><Relationship Id="rId221" Type="http://schemas.openxmlformats.org/officeDocument/2006/relationships/image" Target="media/image209.jpeg"/><Relationship Id="rId220" Type="http://schemas.openxmlformats.org/officeDocument/2006/relationships/image" Target="media/image208.jpeg"/><Relationship Id="rId22" Type="http://schemas.openxmlformats.org/officeDocument/2006/relationships/image" Target="media/image10.jpeg"/><Relationship Id="rId219" Type="http://schemas.openxmlformats.org/officeDocument/2006/relationships/image" Target="media/image207.jpeg"/><Relationship Id="rId218" Type="http://schemas.openxmlformats.org/officeDocument/2006/relationships/image" Target="media/image206.jpeg"/><Relationship Id="rId217" Type="http://schemas.openxmlformats.org/officeDocument/2006/relationships/image" Target="media/image205.jpeg"/><Relationship Id="rId216" Type="http://schemas.openxmlformats.org/officeDocument/2006/relationships/image" Target="media/image204.jpeg"/><Relationship Id="rId215" Type="http://schemas.openxmlformats.org/officeDocument/2006/relationships/image" Target="media/image203.jpeg"/><Relationship Id="rId214" Type="http://schemas.openxmlformats.org/officeDocument/2006/relationships/image" Target="media/image202.jpeg"/><Relationship Id="rId213" Type="http://schemas.openxmlformats.org/officeDocument/2006/relationships/image" Target="media/image201.jpeg"/><Relationship Id="rId212" Type="http://schemas.openxmlformats.org/officeDocument/2006/relationships/image" Target="media/image200.jpeg"/><Relationship Id="rId211" Type="http://schemas.openxmlformats.org/officeDocument/2006/relationships/image" Target="media/image199.jpeg"/><Relationship Id="rId210" Type="http://schemas.openxmlformats.org/officeDocument/2006/relationships/image" Target="media/image198.jpeg"/><Relationship Id="rId21" Type="http://schemas.openxmlformats.org/officeDocument/2006/relationships/image" Target="media/image9.jpeg"/><Relationship Id="rId209" Type="http://schemas.openxmlformats.org/officeDocument/2006/relationships/image" Target="media/image197.jpeg"/><Relationship Id="rId208" Type="http://schemas.openxmlformats.org/officeDocument/2006/relationships/image" Target="media/image196.jpeg"/><Relationship Id="rId207" Type="http://schemas.openxmlformats.org/officeDocument/2006/relationships/image" Target="media/image195.jpeg"/><Relationship Id="rId206" Type="http://schemas.openxmlformats.org/officeDocument/2006/relationships/image" Target="media/image194.jpeg"/><Relationship Id="rId205" Type="http://schemas.openxmlformats.org/officeDocument/2006/relationships/image" Target="media/image193.jpeg"/><Relationship Id="rId204" Type="http://schemas.openxmlformats.org/officeDocument/2006/relationships/image" Target="media/image192.jpeg"/><Relationship Id="rId203" Type="http://schemas.openxmlformats.org/officeDocument/2006/relationships/image" Target="media/image191.jpeg"/><Relationship Id="rId202" Type="http://schemas.openxmlformats.org/officeDocument/2006/relationships/image" Target="media/image190.jpeg"/><Relationship Id="rId201" Type="http://schemas.openxmlformats.org/officeDocument/2006/relationships/image" Target="media/image189.jpeg"/><Relationship Id="rId200" Type="http://schemas.openxmlformats.org/officeDocument/2006/relationships/image" Target="media/image188.jpeg"/><Relationship Id="rId20" Type="http://schemas.openxmlformats.org/officeDocument/2006/relationships/image" Target="media/image8.jpeg"/><Relationship Id="rId2" Type="http://schemas.openxmlformats.org/officeDocument/2006/relationships/settings" Target="settings.xml"/><Relationship Id="rId199" Type="http://schemas.openxmlformats.org/officeDocument/2006/relationships/image" Target="media/image187.jpeg"/><Relationship Id="rId198" Type="http://schemas.openxmlformats.org/officeDocument/2006/relationships/image" Target="media/image186.jpeg"/><Relationship Id="rId197" Type="http://schemas.openxmlformats.org/officeDocument/2006/relationships/image" Target="media/image185.jpeg"/><Relationship Id="rId196" Type="http://schemas.openxmlformats.org/officeDocument/2006/relationships/image" Target="media/image184.jpeg"/><Relationship Id="rId195" Type="http://schemas.openxmlformats.org/officeDocument/2006/relationships/image" Target="media/image183.jpeg"/><Relationship Id="rId194" Type="http://schemas.openxmlformats.org/officeDocument/2006/relationships/image" Target="media/image182.jpeg"/><Relationship Id="rId193" Type="http://schemas.openxmlformats.org/officeDocument/2006/relationships/image" Target="media/image181.jpeg"/><Relationship Id="rId192" Type="http://schemas.openxmlformats.org/officeDocument/2006/relationships/image" Target="media/image180.jpeg"/><Relationship Id="rId191" Type="http://schemas.openxmlformats.org/officeDocument/2006/relationships/image" Target="media/image179.jpeg"/><Relationship Id="rId190" Type="http://schemas.openxmlformats.org/officeDocument/2006/relationships/image" Target="media/image178.jpeg"/><Relationship Id="rId19" Type="http://schemas.openxmlformats.org/officeDocument/2006/relationships/image" Target="media/image7.jpeg"/><Relationship Id="rId189" Type="http://schemas.openxmlformats.org/officeDocument/2006/relationships/image" Target="media/image177.jpeg"/><Relationship Id="rId188" Type="http://schemas.openxmlformats.org/officeDocument/2006/relationships/image" Target="media/image176.jpeg"/><Relationship Id="rId187" Type="http://schemas.openxmlformats.org/officeDocument/2006/relationships/image" Target="media/image175.jpeg"/><Relationship Id="rId186" Type="http://schemas.openxmlformats.org/officeDocument/2006/relationships/image" Target="media/image174.jpeg"/><Relationship Id="rId185" Type="http://schemas.openxmlformats.org/officeDocument/2006/relationships/image" Target="media/image173.jpeg"/><Relationship Id="rId184" Type="http://schemas.openxmlformats.org/officeDocument/2006/relationships/image" Target="media/image172.jpeg"/><Relationship Id="rId183" Type="http://schemas.openxmlformats.org/officeDocument/2006/relationships/image" Target="media/image171.jpeg"/><Relationship Id="rId182" Type="http://schemas.openxmlformats.org/officeDocument/2006/relationships/image" Target="media/image170.jpeg"/><Relationship Id="rId181" Type="http://schemas.openxmlformats.org/officeDocument/2006/relationships/image" Target="media/image169.jpeg"/><Relationship Id="rId180" Type="http://schemas.openxmlformats.org/officeDocument/2006/relationships/image" Target="media/image168.jpeg"/><Relationship Id="rId18" Type="http://schemas.openxmlformats.org/officeDocument/2006/relationships/image" Target="media/image6.jpeg"/><Relationship Id="rId179" Type="http://schemas.openxmlformats.org/officeDocument/2006/relationships/image" Target="media/image167.jpeg"/><Relationship Id="rId178" Type="http://schemas.openxmlformats.org/officeDocument/2006/relationships/image" Target="media/image166.jpeg"/><Relationship Id="rId177" Type="http://schemas.openxmlformats.org/officeDocument/2006/relationships/image" Target="media/image165.jpeg"/><Relationship Id="rId176" Type="http://schemas.openxmlformats.org/officeDocument/2006/relationships/image" Target="media/image164.jpeg"/><Relationship Id="rId175" Type="http://schemas.openxmlformats.org/officeDocument/2006/relationships/image" Target="media/image163.jpeg"/><Relationship Id="rId174" Type="http://schemas.openxmlformats.org/officeDocument/2006/relationships/image" Target="media/image162.jpeg"/><Relationship Id="rId173" Type="http://schemas.openxmlformats.org/officeDocument/2006/relationships/image" Target="media/image161.jpeg"/><Relationship Id="rId172" Type="http://schemas.openxmlformats.org/officeDocument/2006/relationships/image" Target="media/image160.jpeg"/><Relationship Id="rId171" Type="http://schemas.openxmlformats.org/officeDocument/2006/relationships/image" Target="media/image159.jpeg"/><Relationship Id="rId170" Type="http://schemas.openxmlformats.org/officeDocument/2006/relationships/image" Target="media/image158.jpeg"/><Relationship Id="rId17" Type="http://schemas.openxmlformats.org/officeDocument/2006/relationships/image" Target="media/image5.jpeg"/><Relationship Id="rId169" Type="http://schemas.openxmlformats.org/officeDocument/2006/relationships/image" Target="media/image157.jpeg"/><Relationship Id="rId168" Type="http://schemas.openxmlformats.org/officeDocument/2006/relationships/image" Target="media/image156.jpeg"/><Relationship Id="rId167" Type="http://schemas.openxmlformats.org/officeDocument/2006/relationships/image" Target="media/image155.jpeg"/><Relationship Id="rId166" Type="http://schemas.openxmlformats.org/officeDocument/2006/relationships/image" Target="media/image154.jpeg"/><Relationship Id="rId165" Type="http://schemas.openxmlformats.org/officeDocument/2006/relationships/image" Target="media/image153.jpeg"/><Relationship Id="rId164" Type="http://schemas.openxmlformats.org/officeDocument/2006/relationships/image" Target="media/image152.jpeg"/><Relationship Id="rId163" Type="http://schemas.openxmlformats.org/officeDocument/2006/relationships/image" Target="media/image151.jpeg"/><Relationship Id="rId162" Type="http://schemas.openxmlformats.org/officeDocument/2006/relationships/image" Target="media/image150.jpeg"/><Relationship Id="rId161" Type="http://schemas.openxmlformats.org/officeDocument/2006/relationships/image" Target="media/image149.jpeg"/><Relationship Id="rId160" Type="http://schemas.openxmlformats.org/officeDocument/2006/relationships/image" Target="media/image148.jpeg"/><Relationship Id="rId16" Type="http://schemas.openxmlformats.org/officeDocument/2006/relationships/image" Target="media/image4.jpeg"/><Relationship Id="rId159" Type="http://schemas.openxmlformats.org/officeDocument/2006/relationships/image" Target="media/image147.jpeg"/><Relationship Id="rId158" Type="http://schemas.openxmlformats.org/officeDocument/2006/relationships/image" Target="media/image146.jpeg"/><Relationship Id="rId157" Type="http://schemas.openxmlformats.org/officeDocument/2006/relationships/image" Target="media/image145.jpeg"/><Relationship Id="rId156" Type="http://schemas.openxmlformats.org/officeDocument/2006/relationships/image" Target="media/image144.jpeg"/><Relationship Id="rId155" Type="http://schemas.openxmlformats.org/officeDocument/2006/relationships/image" Target="media/image143.jpeg"/><Relationship Id="rId154" Type="http://schemas.openxmlformats.org/officeDocument/2006/relationships/image" Target="media/image142.jpeg"/><Relationship Id="rId153" Type="http://schemas.openxmlformats.org/officeDocument/2006/relationships/image" Target="media/image141.jpeg"/><Relationship Id="rId152" Type="http://schemas.openxmlformats.org/officeDocument/2006/relationships/image" Target="media/image140.jpeg"/><Relationship Id="rId151" Type="http://schemas.openxmlformats.org/officeDocument/2006/relationships/image" Target="media/image139.jpeg"/><Relationship Id="rId150" Type="http://schemas.openxmlformats.org/officeDocument/2006/relationships/image" Target="media/image138.jpeg"/><Relationship Id="rId15" Type="http://schemas.openxmlformats.org/officeDocument/2006/relationships/image" Target="media/image3.jpeg"/><Relationship Id="rId149" Type="http://schemas.openxmlformats.org/officeDocument/2006/relationships/image" Target="media/image137.jpeg"/><Relationship Id="rId148" Type="http://schemas.openxmlformats.org/officeDocument/2006/relationships/image" Target="media/image136.jpeg"/><Relationship Id="rId147" Type="http://schemas.openxmlformats.org/officeDocument/2006/relationships/image" Target="media/image135.jpeg"/><Relationship Id="rId146" Type="http://schemas.openxmlformats.org/officeDocument/2006/relationships/image" Target="media/image134.jpeg"/><Relationship Id="rId145" Type="http://schemas.openxmlformats.org/officeDocument/2006/relationships/image" Target="media/image133.jpeg"/><Relationship Id="rId144" Type="http://schemas.openxmlformats.org/officeDocument/2006/relationships/image" Target="media/image132.jpeg"/><Relationship Id="rId143" Type="http://schemas.openxmlformats.org/officeDocument/2006/relationships/image" Target="media/image131.jpeg"/><Relationship Id="rId142" Type="http://schemas.openxmlformats.org/officeDocument/2006/relationships/image" Target="media/image130.jpeg"/><Relationship Id="rId141" Type="http://schemas.openxmlformats.org/officeDocument/2006/relationships/image" Target="media/image129.jpeg"/><Relationship Id="rId140" Type="http://schemas.openxmlformats.org/officeDocument/2006/relationships/image" Target="media/image128.jpeg"/><Relationship Id="rId14" Type="http://schemas.openxmlformats.org/officeDocument/2006/relationships/image" Target="media/image2.png"/><Relationship Id="rId139" Type="http://schemas.openxmlformats.org/officeDocument/2006/relationships/image" Target="media/image127.jpeg"/><Relationship Id="rId138" Type="http://schemas.openxmlformats.org/officeDocument/2006/relationships/image" Target="media/image126.jpeg"/><Relationship Id="rId137" Type="http://schemas.openxmlformats.org/officeDocument/2006/relationships/image" Target="media/image125.jpeg"/><Relationship Id="rId136" Type="http://schemas.openxmlformats.org/officeDocument/2006/relationships/image" Target="media/image124.jpeg"/><Relationship Id="rId135" Type="http://schemas.openxmlformats.org/officeDocument/2006/relationships/image" Target="media/image123.jpeg"/><Relationship Id="rId134" Type="http://schemas.openxmlformats.org/officeDocument/2006/relationships/image" Target="media/image122.jpeg"/><Relationship Id="rId133" Type="http://schemas.openxmlformats.org/officeDocument/2006/relationships/image" Target="media/image121.jpeg"/><Relationship Id="rId132" Type="http://schemas.openxmlformats.org/officeDocument/2006/relationships/image" Target="media/image120.jpeg"/><Relationship Id="rId131" Type="http://schemas.openxmlformats.org/officeDocument/2006/relationships/image" Target="media/image119.jpeg"/><Relationship Id="rId130" Type="http://schemas.openxmlformats.org/officeDocument/2006/relationships/image" Target="media/image118.jpeg"/><Relationship Id="rId13" Type="http://schemas.openxmlformats.org/officeDocument/2006/relationships/image" Target="media/image1.png"/><Relationship Id="rId129" Type="http://schemas.openxmlformats.org/officeDocument/2006/relationships/image" Target="media/image117.jpeg"/><Relationship Id="rId128" Type="http://schemas.openxmlformats.org/officeDocument/2006/relationships/image" Target="media/image116.jpeg"/><Relationship Id="rId127" Type="http://schemas.openxmlformats.org/officeDocument/2006/relationships/image" Target="media/image115.jpeg"/><Relationship Id="rId126" Type="http://schemas.openxmlformats.org/officeDocument/2006/relationships/image" Target="media/image114.jpeg"/><Relationship Id="rId125" Type="http://schemas.openxmlformats.org/officeDocument/2006/relationships/image" Target="media/image113.jpeg"/><Relationship Id="rId124" Type="http://schemas.openxmlformats.org/officeDocument/2006/relationships/image" Target="media/image112.jpeg"/><Relationship Id="rId123" Type="http://schemas.openxmlformats.org/officeDocument/2006/relationships/image" Target="media/image111.jpeg"/><Relationship Id="rId122" Type="http://schemas.openxmlformats.org/officeDocument/2006/relationships/image" Target="media/image110.jpeg"/><Relationship Id="rId121" Type="http://schemas.openxmlformats.org/officeDocument/2006/relationships/image" Target="media/image109.jpeg"/><Relationship Id="rId120" Type="http://schemas.openxmlformats.org/officeDocument/2006/relationships/image" Target="media/image108.jpeg"/><Relationship Id="rId12" Type="http://schemas.openxmlformats.org/officeDocument/2006/relationships/theme" Target="theme/theme1.xml"/><Relationship Id="rId119" Type="http://schemas.openxmlformats.org/officeDocument/2006/relationships/image" Target="media/image107.jpeg"/><Relationship Id="rId118" Type="http://schemas.openxmlformats.org/officeDocument/2006/relationships/image" Target="media/image106.jpeg"/><Relationship Id="rId117" Type="http://schemas.openxmlformats.org/officeDocument/2006/relationships/image" Target="media/image105.jpeg"/><Relationship Id="rId116" Type="http://schemas.openxmlformats.org/officeDocument/2006/relationships/image" Target="media/image104.jpeg"/><Relationship Id="rId115" Type="http://schemas.openxmlformats.org/officeDocument/2006/relationships/image" Target="media/image103.jpeg"/><Relationship Id="rId114" Type="http://schemas.openxmlformats.org/officeDocument/2006/relationships/image" Target="media/image102.jpeg"/><Relationship Id="rId113" Type="http://schemas.openxmlformats.org/officeDocument/2006/relationships/image" Target="media/image101.jpeg"/><Relationship Id="rId112" Type="http://schemas.openxmlformats.org/officeDocument/2006/relationships/image" Target="media/image100.jpeg"/><Relationship Id="rId111" Type="http://schemas.openxmlformats.org/officeDocument/2006/relationships/image" Target="media/image99.jpeg"/><Relationship Id="rId110" Type="http://schemas.openxmlformats.org/officeDocument/2006/relationships/image" Target="media/image98.jpeg"/><Relationship Id="rId11" Type="http://schemas.openxmlformats.org/officeDocument/2006/relationships/footer" Target="footer6.xml"/><Relationship Id="rId109" Type="http://schemas.openxmlformats.org/officeDocument/2006/relationships/image" Target="media/image97.jpe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jpeg"/><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69</Pages>
  <Words>2682</Words>
  <Characters>3329</Characters>
  <Lines>239</Lines>
  <Paragraphs>67</Paragraphs>
  <TotalTime>1</TotalTime>
  <ScaleCrop>false</ScaleCrop>
  <LinksUpToDate>false</LinksUpToDate>
  <CharactersWithSpaces>3392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2024-12-23T06:42:40Z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22EAD28356924AC2B50DF40081568161_13</vt:lpwstr>
  </property>
</Properties>
</file>